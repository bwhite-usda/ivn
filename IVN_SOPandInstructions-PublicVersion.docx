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989D0" w14:textId="2BB92479" w:rsidR="00945D5E" w:rsidRDefault="00945D5E" w:rsidP="00945D5E">
      <w:r>
        <w:t>Integrated Value Network (IVN</w:t>
      </w:r>
      <w:r w:rsidR="002457BB">
        <w:fldChar w:fldCharType="begin"/>
      </w:r>
      <w:r w:rsidR="002457BB">
        <w:instrText xml:space="preserve"> XE "IVN" </w:instrText>
      </w:r>
      <w:r w:rsidR="002457BB">
        <w:fldChar w:fldCharType="end"/>
      </w:r>
      <w:r>
        <w:t xml:space="preserve">) Program </w:t>
      </w:r>
    </w:p>
    <w:p w14:paraId="564BB5B6" w14:textId="77777777" w:rsidR="00945D5E" w:rsidRDefault="00367085" w:rsidP="00945D5E">
      <w:r w:rsidRPr="00506F64">
        <w:t>Standard Operating Procedure</w:t>
      </w:r>
      <w:r w:rsidR="0037342D">
        <w:t>s</w:t>
      </w:r>
      <w:r w:rsidRPr="00506F64">
        <w:t xml:space="preserve"> (SOP)</w:t>
      </w:r>
      <w:r w:rsidR="00EE7A0D">
        <w:rPr>
          <w:rStyle w:val="CommentReference"/>
        </w:rPr>
        <w:t xml:space="preserve"> </w:t>
      </w:r>
      <w:r w:rsidR="00945D5E">
        <w:t xml:space="preserve">Handbook </w:t>
      </w:r>
    </w:p>
    <w:p w14:paraId="770C60F8" w14:textId="25CFFDA2" w:rsidR="00945D5E" w:rsidRDefault="00945D5E" w:rsidP="00945D5E">
      <w:r>
        <w:t>(</w:t>
      </w:r>
      <w:r w:rsidR="00AF10E8">
        <w:t>Public</w:t>
      </w:r>
      <w:r>
        <w:t xml:space="preserve"> Version)</w:t>
      </w:r>
    </w:p>
    <w:p w14:paraId="580D8F00" w14:textId="274218AB" w:rsidR="00367085" w:rsidRPr="00506F64" w:rsidRDefault="00367085" w:rsidP="00367085"/>
    <w:p w14:paraId="1B33CA72" w14:textId="7E83FBC6" w:rsidR="00367085" w:rsidRPr="00506F64" w:rsidRDefault="00E17A72" w:rsidP="00367085">
      <w:pPr>
        <w:rPr>
          <w:b/>
          <w:bCs/>
        </w:rPr>
      </w:pPr>
      <w:r w:rsidRPr="00E17A72">
        <w:rPr>
          <w:noProof/>
        </w:rPr>
        <w:t xml:space="preserve"> </w:t>
      </w:r>
      <w:r w:rsidRPr="00E17A72">
        <w:rPr>
          <w:b/>
          <w:bCs/>
          <w:noProof/>
        </w:rPr>
        <w:drawing>
          <wp:inline distT="0" distB="0" distL="0" distR="0" wp14:anchorId="7C1205BA" wp14:editId="48C99AC9">
            <wp:extent cx="5943600" cy="3230880"/>
            <wp:effectExtent l="0" t="0" r="0" b="7620"/>
            <wp:docPr id="1819852628" name="Picture 1819852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52628" name=""/>
                    <pic:cNvPicPr/>
                  </pic:nvPicPr>
                  <pic:blipFill>
                    <a:blip r:embed="rId11"/>
                    <a:stretch>
                      <a:fillRect/>
                    </a:stretch>
                  </pic:blipFill>
                  <pic:spPr>
                    <a:xfrm>
                      <a:off x="0" y="0"/>
                      <a:ext cx="5943600" cy="3230880"/>
                    </a:xfrm>
                    <a:prstGeom prst="rect">
                      <a:avLst/>
                    </a:prstGeom>
                  </pic:spPr>
                </pic:pic>
              </a:graphicData>
            </a:graphic>
          </wp:inline>
        </w:drawing>
      </w:r>
    </w:p>
    <w:p w14:paraId="2CEA29EB" w14:textId="77777777" w:rsidR="00367085" w:rsidRPr="00506F64" w:rsidRDefault="00367085" w:rsidP="00367085">
      <w:pPr>
        <w:rPr>
          <w:b/>
          <w:bCs/>
        </w:rPr>
      </w:pPr>
    </w:p>
    <w:p w14:paraId="2E56E02F" w14:textId="22D78F02" w:rsidR="00367085" w:rsidRPr="00506F64" w:rsidRDefault="00367085" w:rsidP="00367085">
      <w:pPr>
        <w:rPr>
          <w:b/>
          <w:bCs/>
        </w:rPr>
      </w:pPr>
      <w:r w:rsidRPr="00506F64">
        <w:rPr>
          <w:b/>
          <w:bCs/>
        </w:rPr>
        <w:t xml:space="preserve">Note: </w:t>
      </w:r>
      <w:r w:rsidR="0036512B">
        <w:rPr>
          <w:b/>
          <w:bCs/>
        </w:rPr>
        <w:t>Feel free to</w:t>
      </w:r>
      <w:r w:rsidRPr="00506F64">
        <w:rPr>
          <w:b/>
          <w:bCs/>
        </w:rPr>
        <w:t xml:space="preserve"> enter any comments and questions as Word comments.</w:t>
      </w:r>
    </w:p>
    <w:p w14:paraId="55E32D4F" w14:textId="66E6CBF2" w:rsidR="00367085" w:rsidRPr="00506F64" w:rsidRDefault="00367085" w:rsidP="00367085">
      <w:pPr>
        <w:rPr>
          <w:b/>
          <w:bCs/>
        </w:rPr>
      </w:pPr>
    </w:p>
    <w:p w14:paraId="074E1F6C" w14:textId="77777777" w:rsidR="00367085" w:rsidRPr="00506F64" w:rsidRDefault="00367085" w:rsidP="00367085">
      <w:pPr>
        <w:rPr>
          <w:b/>
          <w:bCs/>
        </w:rPr>
      </w:pPr>
    </w:p>
    <w:p w14:paraId="5B181F0A" w14:textId="77777777" w:rsidR="00367085" w:rsidRPr="00506F64" w:rsidRDefault="00367085" w:rsidP="00367085">
      <w:pPr>
        <w:rPr>
          <w:b/>
          <w:bCs/>
        </w:rPr>
      </w:pPr>
    </w:p>
    <w:p w14:paraId="476BB44D" w14:textId="77777777" w:rsidR="00367085" w:rsidRPr="00506F64" w:rsidRDefault="00367085" w:rsidP="00367085">
      <w:pPr>
        <w:rPr>
          <w:b/>
          <w:bCs/>
        </w:rPr>
      </w:pPr>
    </w:p>
    <w:p w14:paraId="09F0B682" w14:textId="1A765226" w:rsidR="00367085" w:rsidRPr="00506F64" w:rsidRDefault="00367085" w:rsidP="00367085">
      <w:pPr>
        <w:rPr>
          <w:b/>
          <w:bCs/>
        </w:rPr>
      </w:pPr>
    </w:p>
    <w:p w14:paraId="7296461B" w14:textId="77777777" w:rsidR="00367085" w:rsidRPr="00506F64" w:rsidRDefault="00367085" w:rsidP="00367085">
      <w:pPr>
        <w:rPr>
          <w:b/>
          <w:bCs/>
        </w:rPr>
      </w:pPr>
    </w:p>
    <w:p w14:paraId="0A0C7272" w14:textId="77777777" w:rsidR="00367085" w:rsidRPr="00506F64" w:rsidRDefault="00367085" w:rsidP="00367085">
      <w:pPr>
        <w:rPr>
          <w:b/>
          <w:bCs/>
        </w:rPr>
      </w:pPr>
    </w:p>
    <w:p w14:paraId="1A8F43FA" w14:textId="77777777" w:rsidR="00367085" w:rsidRPr="00506F64" w:rsidRDefault="00367085" w:rsidP="00367085">
      <w:pPr>
        <w:rPr>
          <w:b/>
          <w:bCs/>
        </w:rPr>
      </w:pPr>
    </w:p>
    <w:p w14:paraId="052F8905" w14:textId="77777777" w:rsidR="00367085" w:rsidRPr="00506F64" w:rsidRDefault="00367085" w:rsidP="00367085">
      <w:pPr>
        <w:rPr>
          <w:b/>
          <w:bCs/>
        </w:rPr>
      </w:pPr>
    </w:p>
    <w:p w14:paraId="7BC50475" w14:textId="0C115633" w:rsidR="00367085" w:rsidRPr="00506F64" w:rsidRDefault="00367085" w:rsidP="00367085">
      <w:pPr>
        <w:rPr>
          <w:b/>
        </w:rPr>
      </w:pPr>
      <w:r w:rsidRPr="00506F64">
        <w:br w:type="column"/>
      </w:r>
      <w:r w:rsidRPr="00506F64">
        <w:rPr>
          <w:b/>
          <w:sz w:val="28"/>
          <w:szCs w:val="24"/>
        </w:rPr>
        <w:t>IV</w:t>
      </w:r>
      <w:r w:rsidR="00495950" w:rsidRPr="00506F64">
        <w:rPr>
          <w:b/>
          <w:sz w:val="28"/>
          <w:szCs w:val="24"/>
        </w:rPr>
        <w:t>N</w:t>
      </w:r>
      <w:r w:rsidR="000160C7">
        <w:rPr>
          <w:b/>
          <w:sz w:val="28"/>
          <w:szCs w:val="24"/>
        </w:rPr>
        <w:fldChar w:fldCharType="begin"/>
      </w:r>
      <w:r w:rsidR="000160C7">
        <w:instrText xml:space="preserve"> XE "</w:instrText>
      </w:r>
      <w:r w:rsidR="000160C7" w:rsidRPr="001E2032">
        <w:instrText>IVN</w:instrText>
      </w:r>
      <w:r w:rsidR="000160C7">
        <w:instrText xml:space="preserve">" </w:instrText>
      </w:r>
      <w:r w:rsidR="000160C7">
        <w:rPr>
          <w:b/>
          <w:sz w:val="28"/>
          <w:szCs w:val="24"/>
        </w:rPr>
        <w:fldChar w:fldCharType="end"/>
      </w:r>
      <w:r w:rsidRPr="00506F64">
        <w:rPr>
          <w:b/>
          <w:sz w:val="28"/>
          <w:szCs w:val="24"/>
        </w:rPr>
        <w:t xml:space="preserve"> Data Management and Reporting SOP</w:t>
      </w:r>
    </w:p>
    <w:p w14:paraId="66BAA53D" w14:textId="77777777" w:rsidR="00516279" w:rsidRPr="00506F64" w:rsidRDefault="00516279" w:rsidP="00390887"/>
    <w:sdt>
      <w:sdtPr>
        <w:rPr>
          <w:rFonts w:ascii="Arial" w:eastAsia="Calibri" w:hAnsi="Arial" w:cs="Arial"/>
          <w:noProof/>
          <w:color w:val="auto"/>
          <w:sz w:val="24"/>
          <w:szCs w:val="24"/>
        </w:rPr>
        <w:id w:val="1274402221"/>
        <w:docPartObj>
          <w:docPartGallery w:val="Table of Contents"/>
          <w:docPartUnique/>
        </w:docPartObj>
      </w:sdtPr>
      <w:sdtContent>
        <w:p w14:paraId="596928E1" w14:textId="2430A997" w:rsidR="003C0CBB" w:rsidRPr="00506F64" w:rsidRDefault="003C0CBB">
          <w:pPr>
            <w:pStyle w:val="TOCHeading"/>
          </w:pPr>
          <w:r>
            <w:t>Contents</w:t>
          </w:r>
        </w:p>
        <w:p w14:paraId="036A8B72" w14:textId="3D2C77B3" w:rsidR="00B6647E" w:rsidRDefault="2CD7C5F4">
          <w:pPr>
            <w:pStyle w:val="TOC1"/>
            <w:rPr>
              <w:rFonts w:asciiTheme="minorHAnsi" w:eastAsiaTheme="minorEastAsia" w:hAnsiTheme="minorHAnsi" w:cstheme="minorBidi"/>
              <w:kern w:val="2"/>
              <w14:ligatures w14:val="standardContextual"/>
            </w:rPr>
          </w:pPr>
          <w:r>
            <w:fldChar w:fldCharType="begin"/>
          </w:r>
          <w:r w:rsidR="73403955">
            <w:instrText>TOC \o "1-3" \h \z \u</w:instrText>
          </w:r>
          <w:r>
            <w:fldChar w:fldCharType="separate"/>
          </w:r>
          <w:hyperlink w:anchor="_Toc189238946" w:history="1">
            <w:r w:rsidR="00B6647E" w:rsidRPr="00D849DB">
              <w:rPr>
                <w:rStyle w:val="Hyperlink"/>
              </w:rPr>
              <w:t>FAQs, Q&amp;A, and Request for Input</w:t>
            </w:r>
            <w:r w:rsidR="00B6647E">
              <w:rPr>
                <w:webHidden/>
              </w:rPr>
              <w:tab/>
            </w:r>
            <w:r w:rsidR="00B6647E">
              <w:rPr>
                <w:webHidden/>
              </w:rPr>
              <w:fldChar w:fldCharType="begin"/>
            </w:r>
            <w:r w:rsidR="00B6647E">
              <w:rPr>
                <w:webHidden/>
              </w:rPr>
              <w:instrText xml:space="preserve"> PAGEREF _Toc189238946 \h </w:instrText>
            </w:r>
            <w:r w:rsidR="00B6647E">
              <w:rPr>
                <w:webHidden/>
              </w:rPr>
            </w:r>
            <w:r w:rsidR="00B6647E">
              <w:rPr>
                <w:webHidden/>
              </w:rPr>
              <w:fldChar w:fldCharType="separate"/>
            </w:r>
            <w:r w:rsidR="00B6647E">
              <w:rPr>
                <w:webHidden/>
              </w:rPr>
              <w:t>8</w:t>
            </w:r>
            <w:r w:rsidR="00B6647E">
              <w:rPr>
                <w:webHidden/>
              </w:rPr>
              <w:fldChar w:fldCharType="end"/>
            </w:r>
          </w:hyperlink>
        </w:p>
        <w:p w14:paraId="29743F93" w14:textId="7DADE64E" w:rsidR="00B6647E" w:rsidRDefault="00B6647E">
          <w:pPr>
            <w:pStyle w:val="TOC1"/>
            <w:rPr>
              <w:rFonts w:asciiTheme="minorHAnsi" w:eastAsiaTheme="minorEastAsia" w:hAnsiTheme="minorHAnsi" w:cstheme="minorBidi"/>
              <w:kern w:val="2"/>
              <w14:ligatures w14:val="standardContextual"/>
            </w:rPr>
          </w:pPr>
          <w:hyperlink w:anchor="_Toc189238947" w:history="1">
            <w:r w:rsidRPr="00D849DB">
              <w:rPr>
                <w:rStyle w:val="Hyperlink"/>
              </w:rPr>
              <w:t>Description and purpose of this document</w:t>
            </w:r>
            <w:r>
              <w:rPr>
                <w:webHidden/>
              </w:rPr>
              <w:tab/>
            </w:r>
            <w:r>
              <w:rPr>
                <w:webHidden/>
              </w:rPr>
              <w:fldChar w:fldCharType="begin"/>
            </w:r>
            <w:r>
              <w:rPr>
                <w:webHidden/>
              </w:rPr>
              <w:instrText xml:space="preserve"> PAGEREF _Toc189238947 \h </w:instrText>
            </w:r>
            <w:r>
              <w:rPr>
                <w:webHidden/>
              </w:rPr>
            </w:r>
            <w:r>
              <w:rPr>
                <w:webHidden/>
              </w:rPr>
              <w:fldChar w:fldCharType="separate"/>
            </w:r>
            <w:r>
              <w:rPr>
                <w:webHidden/>
              </w:rPr>
              <w:t>10</w:t>
            </w:r>
            <w:r>
              <w:rPr>
                <w:webHidden/>
              </w:rPr>
              <w:fldChar w:fldCharType="end"/>
            </w:r>
          </w:hyperlink>
        </w:p>
        <w:p w14:paraId="6BB7B5DA" w14:textId="45E79905" w:rsidR="00B6647E" w:rsidRDefault="00B6647E">
          <w:pPr>
            <w:pStyle w:val="TOC2"/>
            <w:rPr>
              <w:rFonts w:asciiTheme="minorHAnsi" w:eastAsiaTheme="minorEastAsia" w:hAnsiTheme="minorHAnsi" w:cstheme="minorBidi"/>
              <w:kern w:val="2"/>
              <w:sz w:val="24"/>
              <w:szCs w:val="24"/>
              <w14:ligatures w14:val="standardContextual"/>
            </w:rPr>
          </w:pPr>
          <w:hyperlink w:anchor="_Toc189238948" w:history="1">
            <w:r w:rsidRPr="00D849DB">
              <w:rPr>
                <w:rStyle w:val="Hyperlink"/>
              </w:rPr>
              <w:t>Description:</w:t>
            </w:r>
            <w:r>
              <w:rPr>
                <w:webHidden/>
              </w:rPr>
              <w:tab/>
            </w:r>
            <w:r>
              <w:rPr>
                <w:webHidden/>
              </w:rPr>
              <w:fldChar w:fldCharType="begin"/>
            </w:r>
            <w:r>
              <w:rPr>
                <w:webHidden/>
              </w:rPr>
              <w:instrText xml:space="preserve"> PAGEREF _Toc189238948 \h </w:instrText>
            </w:r>
            <w:r>
              <w:rPr>
                <w:webHidden/>
              </w:rPr>
            </w:r>
            <w:r>
              <w:rPr>
                <w:webHidden/>
              </w:rPr>
              <w:fldChar w:fldCharType="separate"/>
            </w:r>
            <w:r>
              <w:rPr>
                <w:webHidden/>
              </w:rPr>
              <w:t>10</w:t>
            </w:r>
            <w:r>
              <w:rPr>
                <w:webHidden/>
              </w:rPr>
              <w:fldChar w:fldCharType="end"/>
            </w:r>
          </w:hyperlink>
        </w:p>
        <w:p w14:paraId="01C86908" w14:textId="79FD502C" w:rsidR="00B6647E" w:rsidRDefault="00B6647E">
          <w:pPr>
            <w:pStyle w:val="TOC2"/>
            <w:rPr>
              <w:rFonts w:asciiTheme="minorHAnsi" w:eastAsiaTheme="minorEastAsia" w:hAnsiTheme="minorHAnsi" w:cstheme="minorBidi"/>
              <w:kern w:val="2"/>
              <w:sz w:val="24"/>
              <w:szCs w:val="24"/>
              <w14:ligatures w14:val="standardContextual"/>
            </w:rPr>
          </w:pPr>
          <w:hyperlink w:anchor="_Toc189238949" w:history="1">
            <w:r w:rsidRPr="00D849DB">
              <w:rPr>
                <w:rStyle w:val="Hyperlink"/>
              </w:rPr>
              <w:t>Purpose:</w:t>
            </w:r>
            <w:r>
              <w:rPr>
                <w:webHidden/>
              </w:rPr>
              <w:tab/>
            </w:r>
            <w:r>
              <w:rPr>
                <w:webHidden/>
              </w:rPr>
              <w:fldChar w:fldCharType="begin"/>
            </w:r>
            <w:r>
              <w:rPr>
                <w:webHidden/>
              </w:rPr>
              <w:instrText xml:space="preserve"> PAGEREF _Toc189238949 \h </w:instrText>
            </w:r>
            <w:r>
              <w:rPr>
                <w:webHidden/>
              </w:rPr>
            </w:r>
            <w:r>
              <w:rPr>
                <w:webHidden/>
              </w:rPr>
              <w:fldChar w:fldCharType="separate"/>
            </w:r>
            <w:r>
              <w:rPr>
                <w:webHidden/>
              </w:rPr>
              <w:t>10</w:t>
            </w:r>
            <w:r>
              <w:rPr>
                <w:webHidden/>
              </w:rPr>
              <w:fldChar w:fldCharType="end"/>
            </w:r>
          </w:hyperlink>
        </w:p>
        <w:p w14:paraId="0071FCB3" w14:textId="57065BFA" w:rsidR="00B6647E" w:rsidRDefault="00B6647E">
          <w:pPr>
            <w:pStyle w:val="TOC1"/>
            <w:rPr>
              <w:rFonts w:asciiTheme="minorHAnsi" w:eastAsiaTheme="minorEastAsia" w:hAnsiTheme="minorHAnsi" w:cstheme="minorBidi"/>
              <w:kern w:val="2"/>
              <w14:ligatures w14:val="standardContextual"/>
            </w:rPr>
          </w:pPr>
          <w:hyperlink w:anchor="_Toc189238950" w:history="1">
            <w:r w:rsidRPr="00D849DB">
              <w:rPr>
                <w:rStyle w:val="Hyperlink"/>
              </w:rPr>
              <w:t>Introduction</w:t>
            </w:r>
            <w:r>
              <w:rPr>
                <w:webHidden/>
              </w:rPr>
              <w:tab/>
            </w:r>
            <w:r>
              <w:rPr>
                <w:webHidden/>
              </w:rPr>
              <w:fldChar w:fldCharType="begin"/>
            </w:r>
            <w:r>
              <w:rPr>
                <w:webHidden/>
              </w:rPr>
              <w:instrText xml:space="preserve"> PAGEREF _Toc189238950 \h </w:instrText>
            </w:r>
            <w:r>
              <w:rPr>
                <w:webHidden/>
              </w:rPr>
            </w:r>
            <w:r>
              <w:rPr>
                <w:webHidden/>
              </w:rPr>
              <w:fldChar w:fldCharType="separate"/>
            </w:r>
            <w:r>
              <w:rPr>
                <w:webHidden/>
              </w:rPr>
              <w:t>11</w:t>
            </w:r>
            <w:r>
              <w:rPr>
                <w:webHidden/>
              </w:rPr>
              <w:fldChar w:fldCharType="end"/>
            </w:r>
          </w:hyperlink>
        </w:p>
        <w:p w14:paraId="2FF819A0" w14:textId="60E3AC42" w:rsidR="00B6647E" w:rsidRDefault="00B6647E">
          <w:pPr>
            <w:pStyle w:val="TOC2"/>
            <w:rPr>
              <w:rFonts w:asciiTheme="minorHAnsi" w:eastAsiaTheme="minorEastAsia" w:hAnsiTheme="minorHAnsi" w:cstheme="minorBidi"/>
              <w:kern w:val="2"/>
              <w:sz w:val="24"/>
              <w:szCs w:val="24"/>
              <w14:ligatures w14:val="standardContextual"/>
            </w:rPr>
          </w:pPr>
          <w:hyperlink w:anchor="_Toc189238951" w:history="1">
            <w:r w:rsidRPr="00D849DB">
              <w:rPr>
                <w:rStyle w:val="Hyperlink"/>
              </w:rPr>
              <w:t>What is an IVN?</w:t>
            </w:r>
            <w:r>
              <w:rPr>
                <w:webHidden/>
              </w:rPr>
              <w:tab/>
            </w:r>
            <w:r>
              <w:rPr>
                <w:webHidden/>
              </w:rPr>
              <w:fldChar w:fldCharType="begin"/>
            </w:r>
            <w:r>
              <w:rPr>
                <w:webHidden/>
              </w:rPr>
              <w:instrText xml:space="preserve"> PAGEREF _Toc189238951 \h </w:instrText>
            </w:r>
            <w:r>
              <w:rPr>
                <w:webHidden/>
              </w:rPr>
            </w:r>
            <w:r>
              <w:rPr>
                <w:webHidden/>
              </w:rPr>
              <w:fldChar w:fldCharType="separate"/>
            </w:r>
            <w:r>
              <w:rPr>
                <w:webHidden/>
              </w:rPr>
              <w:t>11</w:t>
            </w:r>
            <w:r>
              <w:rPr>
                <w:webHidden/>
              </w:rPr>
              <w:fldChar w:fldCharType="end"/>
            </w:r>
          </w:hyperlink>
        </w:p>
        <w:p w14:paraId="5BFBDB3F" w14:textId="545C7D7F" w:rsidR="00B6647E" w:rsidRDefault="00B6647E">
          <w:pPr>
            <w:pStyle w:val="TOC2"/>
            <w:rPr>
              <w:rFonts w:asciiTheme="minorHAnsi" w:eastAsiaTheme="minorEastAsia" w:hAnsiTheme="minorHAnsi" w:cstheme="minorBidi"/>
              <w:kern w:val="2"/>
              <w:sz w:val="24"/>
              <w:szCs w:val="24"/>
              <w14:ligatures w14:val="standardContextual"/>
            </w:rPr>
          </w:pPr>
          <w:hyperlink w:anchor="_Toc189238952" w:history="1">
            <w:r w:rsidRPr="00D849DB">
              <w:rPr>
                <w:rStyle w:val="Hyperlink"/>
              </w:rPr>
              <w:t>Strategic goals for the IVN Program</w:t>
            </w:r>
            <w:r>
              <w:rPr>
                <w:webHidden/>
              </w:rPr>
              <w:tab/>
            </w:r>
            <w:r>
              <w:rPr>
                <w:webHidden/>
              </w:rPr>
              <w:fldChar w:fldCharType="begin"/>
            </w:r>
            <w:r>
              <w:rPr>
                <w:webHidden/>
              </w:rPr>
              <w:instrText xml:space="preserve"> PAGEREF _Toc189238952 \h </w:instrText>
            </w:r>
            <w:r>
              <w:rPr>
                <w:webHidden/>
              </w:rPr>
            </w:r>
            <w:r>
              <w:rPr>
                <w:webHidden/>
              </w:rPr>
              <w:fldChar w:fldCharType="separate"/>
            </w:r>
            <w:r>
              <w:rPr>
                <w:webHidden/>
              </w:rPr>
              <w:t>14</w:t>
            </w:r>
            <w:r>
              <w:rPr>
                <w:webHidden/>
              </w:rPr>
              <w:fldChar w:fldCharType="end"/>
            </w:r>
          </w:hyperlink>
        </w:p>
        <w:p w14:paraId="6816DB8F" w14:textId="787BD158" w:rsidR="00B6647E" w:rsidRDefault="00B6647E">
          <w:pPr>
            <w:pStyle w:val="TOC2"/>
            <w:rPr>
              <w:rFonts w:asciiTheme="minorHAnsi" w:eastAsiaTheme="minorEastAsia" w:hAnsiTheme="minorHAnsi" w:cstheme="minorBidi"/>
              <w:kern w:val="2"/>
              <w:sz w:val="24"/>
              <w:szCs w:val="24"/>
              <w14:ligatures w14:val="standardContextual"/>
            </w:rPr>
          </w:pPr>
          <w:hyperlink w:anchor="_Toc189238953" w:history="1">
            <w:r w:rsidRPr="00D849DB">
              <w:rPr>
                <w:rStyle w:val="Hyperlink"/>
              </w:rPr>
              <w:t>Who creates governance sources indexed in an IVN?</w:t>
            </w:r>
            <w:r>
              <w:rPr>
                <w:webHidden/>
              </w:rPr>
              <w:tab/>
            </w:r>
            <w:r>
              <w:rPr>
                <w:webHidden/>
              </w:rPr>
              <w:fldChar w:fldCharType="begin"/>
            </w:r>
            <w:r>
              <w:rPr>
                <w:webHidden/>
              </w:rPr>
              <w:instrText xml:space="preserve"> PAGEREF _Toc189238953 \h </w:instrText>
            </w:r>
            <w:r>
              <w:rPr>
                <w:webHidden/>
              </w:rPr>
            </w:r>
            <w:r>
              <w:rPr>
                <w:webHidden/>
              </w:rPr>
              <w:fldChar w:fldCharType="separate"/>
            </w:r>
            <w:r>
              <w:rPr>
                <w:webHidden/>
              </w:rPr>
              <w:t>14</w:t>
            </w:r>
            <w:r>
              <w:rPr>
                <w:webHidden/>
              </w:rPr>
              <w:fldChar w:fldCharType="end"/>
            </w:r>
          </w:hyperlink>
        </w:p>
        <w:p w14:paraId="4FF1F309" w14:textId="466947AF" w:rsidR="00B6647E" w:rsidRDefault="00B6647E">
          <w:pPr>
            <w:pStyle w:val="TOC2"/>
            <w:rPr>
              <w:rFonts w:asciiTheme="minorHAnsi" w:eastAsiaTheme="minorEastAsia" w:hAnsiTheme="minorHAnsi" w:cstheme="minorBidi"/>
              <w:kern w:val="2"/>
              <w:sz w:val="24"/>
              <w:szCs w:val="24"/>
              <w14:ligatures w14:val="standardContextual"/>
            </w:rPr>
          </w:pPr>
          <w:hyperlink w:anchor="_Toc189238954" w:history="1">
            <w:r w:rsidRPr="00D849DB">
              <w:rPr>
                <w:rStyle w:val="Hyperlink"/>
              </w:rPr>
              <w:t>Who uses IVN and what goals does IVN help them achieve?</w:t>
            </w:r>
            <w:r>
              <w:rPr>
                <w:webHidden/>
              </w:rPr>
              <w:tab/>
            </w:r>
            <w:r>
              <w:rPr>
                <w:webHidden/>
              </w:rPr>
              <w:fldChar w:fldCharType="begin"/>
            </w:r>
            <w:r>
              <w:rPr>
                <w:webHidden/>
              </w:rPr>
              <w:instrText xml:space="preserve"> PAGEREF _Toc189238954 \h </w:instrText>
            </w:r>
            <w:r>
              <w:rPr>
                <w:webHidden/>
              </w:rPr>
            </w:r>
            <w:r>
              <w:rPr>
                <w:webHidden/>
              </w:rPr>
              <w:fldChar w:fldCharType="separate"/>
            </w:r>
            <w:r>
              <w:rPr>
                <w:webHidden/>
              </w:rPr>
              <w:t>14</w:t>
            </w:r>
            <w:r>
              <w:rPr>
                <w:webHidden/>
              </w:rPr>
              <w:fldChar w:fldCharType="end"/>
            </w:r>
          </w:hyperlink>
        </w:p>
        <w:p w14:paraId="1005844D" w14:textId="3DBED681" w:rsidR="00B6647E" w:rsidRDefault="00B6647E">
          <w:pPr>
            <w:pStyle w:val="TOC2"/>
            <w:rPr>
              <w:rFonts w:asciiTheme="minorHAnsi" w:eastAsiaTheme="minorEastAsia" w:hAnsiTheme="minorHAnsi" w:cstheme="minorBidi"/>
              <w:kern w:val="2"/>
              <w:sz w:val="24"/>
              <w:szCs w:val="24"/>
              <w14:ligatures w14:val="standardContextual"/>
            </w:rPr>
          </w:pPr>
          <w:hyperlink w:anchor="_Toc189238955" w:history="1">
            <w:r w:rsidRPr="00D849DB">
              <w:rPr>
                <w:rStyle w:val="Hyperlink"/>
              </w:rPr>
              <w:t>What are the risks that an IVN would help you mitigate?</w:t>
            </w:r>
            <w:r>
              <w:rPr>
                <w:webHidden/>
              </w:rPr>
              <w:tab/>
            </w:r>
            <w:r>
              <w:rPr>
                <w:webHidden/>
              </w:rPr>
              <w:fldChar w:fldCharType="begin"/>
            </w:r>
            <w:r>
              <w:rPr>
                <w:webHidden/>
              </w:rPr>
              <w:instrText xml:space="preserve"> PAGEREF _Toc189238955 \h </w:instrText>
            </w:r>
            <w:r>
              <w:rPr>
                <w:webHidden/>
              </w:rPr>
            </w:r>
            <w:r>
              <w:rPr>
                <w:webHidden/>
              </w:rPr>
              <w:fldChar w:fldCharType="separate"/>
            </w:r>
            <w:r>
              <w:rPr>
                <w:webHidden/>
              </w:rPr>
              <w:t>15</w:t>
            </w:r>
            <w:r>
              <w:rPr>
                <w:webHidden/>
              </w:rPr>
              <w:fldChar w:fldCharType="end"/>
            </w:r>
          </w:hyperlink>
        </w:p>
        <w:p w14:paraId="3EB14441" w14:textId="42B4C744" w:rsidR="00B6647E" w:rsidRDefault="00B6647E">
          <w:pPr>
            <w:pStyle w:val="TOC2"/>
            <w:rPr>
              <w:rFonts w:asciiTheme="minorHAnsi" w:eastAsiaTheme="minorEastAsia" w:hAnsiTheme="minorHAnsi" w:cstheme="minorBidi"/>
              <w:kern w:val="2"/>
              <w:sz w:val="24"/>
              <w:szCs w:val="24"/>
              <w14:ligatures w14:val="standardContextual"/>
            </w:rPr>
          </w:pPr>
          <w:hyperlink w:anchor="_Toc189238956" w:history="1">
            <w:r w:rsidRPr="00D849DB">
              <w:rPr>
                <w:rStyle w:val="Hyperlink"/>
              </w:rPr>
              <w:t>What are the currently missed opportunities that an IVN would help you recognize and leverage?</w:t>
            </w:r>
            <w:r>
              <w:rPr>
                <w:webHidden/>
              </w:rPr>
              <w:tab/>
            </w:r>
            <w:r>
              <w:rPr>
                <w:webHidden/>
              </w:rPr>
              <w:fldChar w:fldCharType="begin"/>
            </w:r>
            <w:r>
              <w:rPr>
                <w:webHidden/>
              </w:rPr>
              <w:instrText xml:space="preserve"> PAGEREF _Toc189238956 \h </w:instrText>
            </w:r>
            <w:r>
              <w:rPr>
                <w:webHidden/>
              </w:rPr>
            </w:r>
            <w:r>
              <w:rPr>
                <w:webHidden/>
              </w:rPr>
              <w:fldChar w:fldCharType="separate"/>
            </w:r>
            <w:r>
              <w:rPr>
                <w:webHidden/>
              </w:rPr>
              <w:t>15</w:t>
            </w:r>
            <w:r>
              <w:rPr>
                <w:webHidden/>
              </w:rPr>
              <w:fldChar w:fldCharType="end"/>
            </w:r>
          </w:hyperlink>
        </w:p>
        <w:p w14:paraId="319459FD" w14:textId="2C5378A1" w:rsidR="00B6647E" w:rsidRDefault="00B6647E">
          <w:pPr>
            <w:pStyle w:val="TOC2"/>
            <w:rPr>
              <w:rFonts w:asciiTheme="minorHAnsi" w:eastAsiaTheme="minorEastAsia" w:hAnsiTheme="minorHAnsi" w:cstheme="minorBidi"/>
              <w:kern w:val="2"/>
              <w:sz w:val="24"/>
              <w:szCs w:val="24"/>
              <w14:ligatures w14:val="standardContextual"/>
            </w:rPr>
          </w:pPr>
          <w:hyperlink w:anchor="_Toc189238957" w:history="1">
            <w:r w:rsidRPr="00D849DB">
              <w:rPr>
                <w:rStyle w:val="Hyperlink"/>
              </w:rPr>
              <w:t>What products do IVN users create based on IVN data?</w:t>
            </w:r>
            <w:r>
              <w:rPr>
                <w:webHidden/>
              </w:rPr>
              <w:tab/>
            </w:r>
            <w:r>
              <w:rPr>
                <w:webHidden/>
              </w:rPr>
              <w:fldChar w:fldCharType="begin"/>
            </w:r>
            <w:r>
              <w:rPr>
                <w:webHidden/>
              </w:rPr>
              <w:instrText xml:space="preserve"> PAGEREF _Toc189238957 \h </w:instrText>
            </w:r>
            <w:r>
              <w:rPr>
                <w:webHidden/>
              </w:rPr>
            </w:r>
            <w:r>
              <w:rPr>
                <w:webHidden/>
              </w:rPr>
              <w:fldChar w:fldCharType="separate"/>
            </w:r>
            <w:r>
              <w:rPr>
                <w:webHidden/>
              </w:rPr>
              <w:t>15</w:t>
            </w:r>
            <w:r>
              <w:rPr>
                <w:webHidden/>
              </w:rPr>
              <w:fldChar w:fldCharType="end"/>
            </w:r>
          </w:hyperlink>
        </w:p>
        <w:p w14:paraId="234D19BA" w14:textId="66D733F1" w:rsidR="00B6647E" w:rsidRDefault="00B6647E">
          <w:pPr>
            <w:pStyle w:val="TOC2"/>
            <w:rPr>
              <w:rFonts w:asciiTheme="minorHAnsi" w:eastAsiaTheme="minorEastAsia" w:hAnsiTheme="minorHAnsi" w:cstheme="minorBidi"/>
              <w:kern w:val="2"/>
              <w:sz w:val="24"/>
              <w:szCs w:val="24"/>
              <w14:ligatures w14:val="standardContextual"/>
            </w:rPr>
          </w:pPr>
          <w:hyperlink w:anchor="_Toc189238958" w:history="1">
            <w:r w:rsidRPr="00D849DB">
              <w:rPr>
                <w:rStyle w:val="Hyperlink"/>
              </w:rPr>
              <w:t>Federal Governance Structure (FGS)</w:t>
            </w:r>
            <w:r>
              <w:rPr>
                <w:webHidden/>
              </w:rPr>
              <w:tab/>
            </w:r>
            <w:r>
              <w:rPr>
                <w:webHidden/>
              </w:rPr>
              <w:fldChar w:fldCharType="begin"/>
            </w:r>
            <w:r>
              <w:rPr>
                <w:webHidden/>
              </w:rPr>
              <w:instrText xml:space="preserve"> PAGEREF _Toc189238958 \h </w:instrText>
            </w:r>
            <w:r>
              <w:rPr>
                <w:webHidden/>
              </w:rPr>
            </w:r>
            <w:r>
              <w:rPr>
                <w:webHidden/>
              </w:rPr>
              <w:fldChar w:fldCharType="separate"/>
            </w:r>
            <w:r>
              <w:rPr>
                <w:webHidden/>
              </w:rPr>
              <w:t>16</w:t>
            </w:r>
            <w:r>
              <w:rPr>
                <w:webHidden/>
              </w:rPr>
              <w:fldChar w:fldCharType="end"/>
            </w:r>
          </w:hyperlink>
        </w:p>
        <w:p w14:paraId="5FE0ADBD" w14:textId="6D52F251" w:rsidR="00B6647E" w:rsidRDefault="00B6647E">
          <w:pPr>
            <w:pStyle w:val="TOC2"/>
            <w:rPr>
              <w:rFonts w:asciiTheme="minorHAnsi" w:eastAsiaTheme="minorEastAsia" w:hAnsiTheme="minorHAnsi" w:cstheme="minorBidi"/>
              <w:kern w:val="2"/>
              <w:sz w:val="24"/>
              <w:szCs w:val="24"/>
              <w14:ligatures w14:val="standardContextual"/>
            </w:rPr>
          </w:pPr>
          <w:hyperlink w:anchor="_Toc189238959" w:history="1">
            <w:r w:rsidRPr="00D849DB">
              <w:rPr>
                <w:rStyle w:val="Hyperlink"/>
              </w:rPr>
              <w:t>IVN Business Process</w:t>
            </w:r>
            <w:r>
              <w:rPr>
                <w:webHidden/>
              </w:rPr>
              <w:tab/>
            </w:r>
            <w:r>
              <w:rPr>
                <w:webHidden/>
              </w:rPr>
              <w:fldChar w:fldCharType="begin"/>
            </w:r>
            <w:r>
              <w:rPr>
                <w:webHidden/>
              </w:rPr>
              <w:instrText xml:space="preserve"> PAGEREF _Toc189238959 \h </w:instrText>
            </w:r>
            <w:r>
              <w:rPr>
                <w:webHidden/>
              </w:rPr>
            </w:r>
            <w:r>
              <w:rPr>
                <w:webHidden/>
              </w:rPr>
              <w:fldChar w:fldCharType="separate"/>
            </w:r>
            <w:r>
              <w:rPr>
                <w:webHidden/>
              </w:rPr>
              <w:t>19</w:t>
            </w:r>
            <w:r>
              <w:rPr>
                <w:webHidden/>
              </w:rPr>
              <w:fldChar w:fldCharType="end"/>
            </w:r>
          </w:hyperlink>
        </w:p>
        <w:p w14:paraId="49761C34" w14:textId="4CE9E657" w:rsidR="00B6647E" w:rsidRDefault="00B6647E">
          <w:pPr>
            <w:pStyle w:val="TOC1"/>
            <w:rPr>
              <w:rFonts w:asciiTheme="minorHAnsi" w:eastAsiaTheme="minorEastAsia" w:hAnsiTheme="minorHAnsi" w:cstheme="minorBidi"/>
              <w:kern w:val="2"/>
              <w14:ligatures w14:val="standardContextual"/>
            </w:rPr>
          </w:pPr>
          <w:hyperlink w:anchor="_Toc189238960" w:history="1">
            <w:r w:rsidRPr="00D849DB">
              <w:rPr>
                <w:rStyle w:val="Hyperlink"/>
              </w:rPr>
              <w:t>Identify Client Document</w:t>
            </w:r>
            <w:r>
              <w:rPr>
                <w:webHidden/>
              </w:rPr>
              <w:tab/>
            </w:r>
            <w:r>
              <w:rPr>
                <w:webHidden/>
              </w:rPr>
              <w:fldChar w:fldCharType="begin"/>
            </w:r>
            <w:r>
              <w:rPr>
                <w:webHidden/>
              </w:rPr>
              <w:instrText xml:space="preserve"> PAGEREF _Toc189238960 \h </w:instrText>
            </w:r>
            <w:r>
              <w:rPr>
                <w:webHidden/>
              </w:rPr>
            </w:r>
            <w:r>
              <w:rPr>
                <w:webHidden/>
              </w:rPr>
              <w:fldChar w:fldCharType="separate"/>
            </w:r>
            <w:r>
              <w:rPr>
                <w:webHidden/>
              </w:rPr>
              <w:t>22</w:t>
            </w:r>
            <w:r>
              <w:rPr>
                <w:webHidden/>
              </w:rPr>
              <w:fldChar w:fldCharType="end"/>
            </w:r>
          </w:hyperlink>
        </w:p>
        <w:p w14:paraId="5324C9FC" w14:textId="7688A125" w:rsidR="00B6647E" w:rsidRDefault="00B6647E">
          <w:pPr>
            <w:pStyle w:val="TOC1"/>
            <w:rPr>
              <w:rFonts w:asciiTheme="minorHAnsi" w:eastAsiaTheme="minorEastAsia" w:hAnsiTheme="minorHAnsi" w:cstheme="minorBidi"/>
              <w:kern w:val="2"/>
              <w14:ligatures w14:val="standardContextual"/>
            </w:rPr>
          </w:pPr>
          <w:hyperlink w:anchor="_Toc189238961" w:history="1">
            <w:r w:rsidRPr="00D849DB">
              <w:rPr>
                <w:rStyle w:val="Hyperlink"/>
              </w:rPr>
              <w:t>Define Gap Statement</w:t>
            </w:r>
            <w:r>
              <w:rPr>
                <w:webHidden/>
              </w:rPr>
              <w:tab/>
            </w:r>
            <w:r>
              <w:rPr>
                <w:webHidden/>
              </w:rPr>
              <w:fldChar w:fldCharType="begin"/>
            </w:r>
            <w:r>
              <w:rPr>
                <w:webHidden/>
              </w:rPr>
              <w:instrText xml:space="preserve"> PAGEREF _Toc189238961 \h </w:instrText>
            </w:r>
            <w:r>
              <w:rPr>
                <w:webHidden/>
              </w:rPr>
            </w:r>
            <w:r>
              <w:rPr>
                <w:webHidden/>
              </w:rPr>
              <w:fldChar w:fldCharType="separate"/>
            </w:r>
            <w:r>
              <w:rPr>
                <w:webHidden/>
              </w:rPr>
              <w:t>22</w:t>
            </w:r>
            <w:r>
              <w:rPr>
                <w:webHidden/>
              </w:rPr>
              <w:fldChar w:fldCharType="end"/>
            </w:r>
          </w:hyperlink>
        </w:p>
        <w:p w14:paraId="4565B33F" w14:textId="3FB8DE59" w:rsidR="00B6647E" w:rsidRDefault="00B6647E">
          <w:pPr>
            <w:pStyle w:val="TOC2"/>
            <w:rPr>
              <w:rFonts w:asciiTheme="minorHAnsi" w:eastAsiaTheme="minorEastAsia" w:hAnsiTheme="minorHAnsi" w:cstheme="minorBidi"/>
              <w:kern w:val="2"/>
              <w:sz w:val="24"/>
              <w:szCs w:val="24"/>
              <w14:ligatures w14:val="standardContextual"/>
            </w:rPr>
          </w:pPr>
          <w:hyperlink w:anchor="_Toc189238962" w:history="1">
            <w:r w:rsidRPr="00D849DB">
              <w:rPr>
                <w:rStyle w:val="Hyperlink"/>
              </w:rPr>
              <w:t>Purpose of Gap Statement</w:t>
            </w:r>
            <w:r>
              <w:rPr>
                <w:webHidden/>
              </w:rPr>
              <w:tab/>
            </w:r>
            <w:r>
              <w:rPr>
                <w:webHidden/>
              </w:rPr>
              <w:fldChar w:fldCharType="begin"/>
            </w:r>
            <w:r>
              <w:rPr>
                <w:webHidden/>
              </w:rPr>
              <w:instrText xml:space="preserve"> PAGEREF _Toc189238962 \h </w:instrText>
            </w:r>
            <w:r>
              <w:rPr>
                <w:webHidden/>
              </w:rPr>
            </w:r>
            <w:r>
              <w:rPr>
                <w:webHidden/>
              </w:rPr>
              <w:fldChar w:fldCharType="separate"/>
            </w:r>
            <w:r>
              <w:rPr>
                <w:webHidden/>
              </w:rPr>
              <w:t>22</w:t>
            </w:r>
            <w:r>
              <w:rPr>
                <w:webHidden/>
              </w:rPr>
              <w:fldChar w:fldCharType="end"/>
            </w:r>
          </w:hyperlink>
        </w:p>
        <w:p w14:paraId="699A4489" w14:textId="7C392DDC" w:rsidR="00B6647E" w:rsidRDefault="00B6647E">
          <w:pPr>
            <w:pStyle w:val="TOC2"/>
            <w:rPr>
              <w:rFonts w:asciiTheme="minorHAnsi" w:eastAsiaTheme="minorEastAsia" w:hAnsiTheme="minorHAnsi" w:cstheme="minorBidi"/>
              <w:kern w:val="2"/>
              <w:sz w:val="24"/>
              <w:szCs w:val="24"/>
              <w14:ligatures w14:val="standardContextual"/>
            </w:rPr>
          </w:pPr>
          <w:hyperlink w:anchor="_Toc189238963" w:history="1">
            <w:r w:rsidRPr="00D849DB">
              <w:rPr>
                <w:rStyle w:val="Hyperlink"/>
              </w:rPr>
              <w:t>How IVN Clients, Report Managers and Analysts Use the Gap Statement</w:t>
            </w:r>
            <w:r>
              <w:rPr>
                <w:webHidden/>
              </w:rPr>
              <w:tab/>
            </w:r>
            <w:r>
              <w:rPr>
                <w:webHidden/>
              </w:rPr>
              <w:fldChar w:fldCharType="begin"/>
            </w:r>
            <w:r>
              <w:rPr>
                <w:webHidden/>
              </w:rPr>
              <w:instrText xml:space="preserve"> PAGEREF _Toc189238963 \h </w:instrText>
            </w:r>
            <w:r>
              <w:rPr>
                <w:webHidden/>
              </w:rPr>
            </w:r>
            <w:r>
              <w:rPr>
                <w:webHidden/>
              </w:rPr>
              <w:fldChar w:fldCharType="separate"/>
            </w:r>
            <w:r>
              <w:rPr>
                <w:webHidden/>
              </w:rPr>
              <w:t>22</w:t>
            </w:r>
            <w:r>
              <w:rPr>
                <w:webHidden/>
              </w:rPr>
              <w:fldChar w:fldCharType="end"/>
            </w:r>
          </w:hyperlink>
        </w:p>
        <w:p w14:paraId="5E443501" w14:textId="2086C0CE" w:rsidR="00B6647E" w:rsidRDefault="00B6647E">
          <w:pPr>
            <w:pStyle w:val="TOC2"/>
            <w:rPr>
              <w:rFonts w:asciiTheme="minorHAnsi" w:eastAsiaTheme="minorEastAsia" w:hAnsiTheme="minorHAnsi" w:cstheme="minorBidi"/>
              <w:kern w:val="2"/>
              <w:sz w:val="24"/>
              <w:szCs w:val="24"/>
              <w14:ligatures w14:val="standardContextual"/>
            </w:rPr>
          </w:pPr>
          <w:hyperlink w:anchor="_Toc189238964" w:history="1">
            <w:r w:rsidRPr="00D849DB">
              <w:rPr>
                <w:rStyle w:val="Hyperlink"/>
              </w:rPr>
              <w:t>Example Gap Statements</w:t>
            </w:r>
            <w:r>
              <w:rPr>
                <w:webHidden/>
              </w:rPr>
              <w:tab/>
            </w:r>
            <w:r>
              <w:rPr>
                <w:webHidden/>
              </w:rPr>
              <w:fldChar w:fldCharType="begin"/>
            </w:r>
            <w:r>
              <w:rPr>
                <w:webHidden/>
              </w:rPr>
              <w:instrText xml:space="preserve"> PAGEREF _Toc189238964 \h </w:instrText>
            </w:r>
            <w:r>
              <w:rPr>
                <w:webHidden/>
              </w:rPr>
            </w:r>
            <w:r>
              <w:rPr>
                <w:webHidden/>
              </w:rPr>
              <w:fldChar w:fldCharType="separate"/>
            </w:r>
            <w:r>
              <w:rPr>
                <w:webHidden/>
              </w:rPr>
              <w:t>22</w:t>
            </w:r>
            <w:r>
              <w:rPr>
                <w:webHidden/>
              </w:rPr>
              <w:fldChar w:fldCharType="end"/>
            </w:r>
          </w:hyperlink>
        </w:p>
        <w:p w14:paraId="79B23D27" w14:textId="386A6A1F" w:rsidR="00B6647E" w:rsidRDefault="00B6647E">
          <w:pPr>
            <w:pStyle w:val="TOC2"/>
            <w:rPr>
              <w:rFonts w:asciiTheme="minorHAnsi" w:eastAsiaTheme="minorEastAsia" w:hAnsiTheme="minorHAnsi" w:cstheme="minorBidi"/>
              <w:kern w:val="2"/>
              <w:sz w:val="24"/>
              <w:szCs w:val="24"/>
              <w14:ligatures w14:val="standardContextual"/>
            </w:rPr>
          </w:pPr>
          <w:hyperlink w:anchor="_Toc189238965" w:history="1">
            <w:r w:rsidRPr="00D849DB">
              <w:rPr>
                <w:rStyle w:val="Hyperlink"/>
              </w:rPr>
              <w:t>Sample Request to Client for Gap Statement</w:t>
            </w:r>
            <w:r>
              <w:rPr>
                <w:webHidden/>
              </w:rPr>
              <w:tab/>
            </w:r>
            <w:r>
              <w:rPr>
                <w:webHidden/>
              </w:rPr>
              <w:fldChar w:fldCharType="begin"/>
            </w:r>
            <w:r>
              <w:rPr>
                <w:webHidden/>
              </w:rPr>
              <w:instrText xml:space="preserve"> PAGEREF _Toc189238965 \h </w:instrText>
            </w:r>
            <w:r>
              <w:rPr>
                <w:webHidden/>
              </w:rPr>
            </w:r>
            <w:r>
              <w:rPr>
                <w:webHidden/>
              </w:rPr>
              <w:fldChar w:fldCharType="separate"/>
            </w:r>
            <w:r>
              <w:rPr>
                <w:webHidden/>
              </w:rPr>
              <w:t>23</w:t>
            </w:r>
            <w:r>
              <w:rPr>
                <w:webHidden/>
              </w:rPr>
              <w:fldChar w:fldCharType="end"/>
            </w:r>
          </w:hyperlink>
        </w:p>
        <w:p w14:paraId="45E1008C" w14:textId="7A3A9DF1" w:rsidR="00B6647E" w:rsidRDefault="00B6647E">
          <w:pPr>
            <w:pStyle w:val="TOC1"/>
            <w:rPr>
              <w:rFonts w:asciiTheme="minorHAnsi" w:eastAsiaTheme="minorEastAsia" w:hAnsiTheme="minorHAnsi" w:cstheme="minorBidi"/>
              <w:kern w:val="2"/>
              <w14:ligatures w14:val="standardContextual"/>
            </w:rPr>
          </w:pPr>
          <w:hyperlink w:anchor="_Toc189238966" w:history="1">
            <w:r w:rsidRPr="00D849DB">
              <w:rPr>
                <w:rStyle w:val="Hyperlink"/>
              </w:rPr>
              <w:t>Define list of relevant governance documents to inventory and crosswalk requirements</w:t>
            </w:r>
            <w:r>
              <w:rPr>
                <w:webHidden/>
              </w:rPr>
              <w:tab/>
            </w:r>
            <w:r>
              <w:rPr>
                <w:webHidden/>
              </w:rPr>
              <w:fldChar w:fldCharType="begin"/>
            </w:r>
            <w:r>
              <w:rPr>
                <w:webHidden/>
              </w:rPr>
              <w:instrText xml:space="preserve"> PAGEREF _Toc189238966 \h </w:instrText>
            </w:r>
            <w:r>
              <w:rPr>
                <w:webHidden/>
              </w:rPr>
            </w:r>
            <w:r>
              <w:rPr>
                <w:webHidden/>
              </w:rPr>
              <w:fldChar w:fldCharType="separate"/>
            </w:r>
            <w:r>
              <w:rPr>
                <w:webHidden/>
              </w:rPr>
              <w:t>23</w:t>
            </w:r>
            <w:r>
              <w:rPr>
                <w:webHidden/>
              </w:rPr>
              <w:fldChar w:fldCharType="end"/>
            </w:r>
          </w:hyperlink>
        </w:p>
        <w:p w14:paraId="63DECC9B" w14:textId="281DC1C6" w:rsidR="00B6647E" w:rsidRDefault="00B6647E">
          <w:pPr>
            <w:pStyle w:val="TOC2"/>
            <w:rPr>
              <w:rFonts w:asciiTheme="minorHAnsi" w:eastAsiaTheme="minorEastAsia" w:hAnsiTheme="minorHAnsi" w:cstheme="minorBidi"/>
              <w:kern w:val="2"/>
              <w:sz w:val="24"/>
              <w:szCs w:val="24"/>
              <w14:ligatures w14:val="standardContextual"/>
            </w:rPr>
          </w:pPr>
          <w:hyperlink w:anchor="_Toc189238967" w:history="1">
            <w:r w:rsidRPr="00D849DB">
              <w:rPr>
                <w:rStyle w:val="Hyperlink"/>
              </w:rPr>
              <w:t>IVN Sources</w:t>
            </w:r>
            <w:r>
              <w:rPr>
                <w:webHidden/>
              </w:rPr>
              <w:tab/>
            </w:r>
            <w:r>
              <w:rPr>
                <w:webHidden/>
              </w:rPr>
              <w:fldChar w:fldCharType="begin"/>
            </w:r>
            <w:r>
              <w:rPr>
                <w:webHidden/>
              </w:rPr>
              <w:instrText xml:space="preserve"> PAGEREF _Toc189238967 \h </w:instrText>
            </w:r>
            <w:r>
              <w:rPr>
                <w:webHidden/>
              </w:rPr>
            </w:r>
            <w:r>
              <w:rPr>
                <w:webHidden/>
              </w:rPr>
              <w:fldChar w:fldCharType="separate"/>
            </w:r>
            <w:r>
              <w:rPr>
                <w:webHidden/>
              </w:rPr>
              <w:t>23</w:t>
            </w:r>
            <w:r>
              <w:rPr>
                <w:webHidden/>
              </w:rPr>
              <w:fldChar w:fldCharType="end"/>
            </w:r>
          </w:hyperlink>
        </w:p>
        <w:p w14:paraId="755C36AA" w14:textId="3E009F14" w:rsidR="00B6647E" w:rsidRDefault="00B6647E">
          <w:pPr>
            <w:pStyle w:val="TOC1"/>
            <w:rPr>
              <w:rFonts w:asciiTheme="minorHAnsi" w:eastAsiaTheme="minorEastAsia" w:hAnsiTheme="minorHAnsi" w:cstheme="minorBidi"/>
              <w:kern w:val="2"/>
              <w14:ligatures w14:val="standardContextual"/>
            </w:rPr>
          </w:pPr>
          <w:hyperlink w:anchor="_Toc189238968" w:history="1">
            <w:r w:rsidRPr="00D849DB">
              <w:rPr>
                <w:rStyle w:val="Hyperlink"/>
              </w:rPr>
              <w:t>Prioritize available governance documents to analyze for requirements</w:t>
            </w:r>
            <w:r>
              <w:rPr>
                <w:webHidden/>
              </w:rPr>
              <w:tab/>
            </w:r>
            <w:r>
              <w:rPr>
                <w:webHidden/>
              </w:rPr>
              <w:fldChar w:fldCharType="begin"/>
            </w:r>
            <w:r>
              <w:rPr>
                <w:webHidden/>
              </w:rPr>
              <w:instrText xml:space="preserve"> PAGEREF _Toc189238968 \h </w:instrText>
            </w:r>
            <w:r>
              <w:rPr>
                <w:webHidden/>
              </w:rPr>
            </w:r>
            <w:r>
              <w:rPr>
                <w:webHidden/>
              </w:rPr>
              <w:fldChar w:fldCharType="separate"/>
            </w:r>
            <w:r>
              <w:rPr>
                <w:webHidden/>
              </w:rPr>
              <w:t>24</w:t>
            </w:r>
            <w:r>
              <w:rPr>
                <w:webHidden/>
              </w:rPr>
              <w:fldChar w:fldCharType="end"/>
            </w:r>
          </w:hyperlink>
        </w:p>
        <w:p w14:paraId="6DAA0839" w14:textId="0BEECBC1" w:rsidR="00B6647E" w:rsidRDefault="00B6647E">
          <w:pPr>
            <w:pStyle w:val="TOC2"/>
            <w:rPr>
              <w:rFonts w:asciiTheme="minorHAnsi" w:eastAsiaTheme="minorEastAsia" w:hAnsiTheme="minorHAnsi" w:cstheme="minorBidi"/>
              <w:kern w:val="2"/>
              <w:sz w:val="24"/>
              <w:szCs w:val="24"/>
              <w14:ligatures w14:val="standardContextual"/>
            </w:rPr>
          </w:pPr>
          <w:hyperlink w:anchor="_Toc189238969" w:history="1">
            <w:r w:rsidRPr="00D849DB">
              <w:rPr>
                <w:rStyle w:val="Hyperlink"/>
              </w:rPr>
              <w:t>What is a requirement?</w:t>
            </w:r>
            <w:r>
              <w:rPr>
                <w:webHidden/>
              </w:rPr>
              <w:tab/>
            </w:r>
            <w:r>
              <w:rPr>
                <w:webHidden/>
              </w:rPr>
              <w:fldChar w:fldCharType="begin"/>
            </w:r>
            <w:r>
              <w:rPr>
                <w:webHidden/>
              </w:rPr>
              <w:instrText xml:space="preserve"> PAGEREF _Toc189238969 \h </w:instrText>
            </w:r>
            <w:r>
              <w:rPr>
                <w:webHidden/>
              </w:rPr>
            </w:r>
            <w:r>
              <w:rPr>
                <w:webHidden/>
              </w:rPr>
              <w:fldChar w:fldCharType="separate"/>
            </w:r>
            <w:r>
              <w:rPr>
                <w:webHidden/>
              </w:rPr>
              <w:t>24</w:t>
            </w:r>
            <w:r>
              <w:rPr>
                <w:webHidden/>
              </w:rPr>
              <w:fldChar w:fldCharType="end"/>
            </w:r>
          </w:hyperlink>
        </w:p>
        <w:p w14:paraId="2F0A6546" w14:textId="48D65A65" w:rsidR="00B6647E" w:rsidRDefault="00B6647E">
          <w:pPr>
            <w:pStyle w:val="TOC1"/>
            <w:rPr>
              <w:rFonts w:asciiTheme="minorHAnsi" w:eastAsiaTheme="minorEastAsia" w:hAnsiTheme="minorHAnsi" w:cstheme="minorBidi"/>
              <w:kern w:val="2"/>
              <w14:ligatures w14:val="standardContextual"/>
            </w:rPr>
          </w:pPr>
          <w:hyperlink w:anchor="_Toc189238970" w:history="1">
            <w:r w:rsidRPr="00D849DB">
              <w:rPr>
                <w:rStyle w:val="Hyperlink"/>
              </w:rPr>
              <w:t>Inventory the requirements for a governance document</w:t>
            </w:r>
            <w:r>
              <w:rPr>
                <w:webHidden/>
              </w:rPr>
              <w:tab/>
            </w:r>
            <w:r>
              <w:rPr>
                <w:webHidden/>
              </w:rPr>
              <w:fldChar w:fldCharType="begin"/>
            </w:r>
            <w:r>
              <w:rPr>
                <w:webHidden/>
              </w:rPr>
              <w:instrText xml:space="preserve"> PAGEREF _Toc189238970 \h </w:instrText>
            </w:r>
            <w:r>
              <w:rPr>
                <w:webHidden/>
              </w:rPr>
            </w:r>
            <w:r>
              <w:rPr>
                <w:webHidden/>
              </w:rPr>
              <w:fldChar w:fldCharType="separate"/>
            </w:r>
            <w:r>
              <w:rPr>
                <w:webHidden/>
              </w:rPr>
              <w:t>25</w:t>
            </w:r>
            <w:r>
              <w:rPr>
                <w:webHidden/>
              </w:rPr>
              <w:fldChar w:fldCharType="end"/>
            </w:r>
          </w:hyperlink>
        </w:p>
        <w:p w14:paraId="3CDBFDEE" w14:textId="32360BCC" w:rsidR="00B6647E" w:rsidRDefault="00B6647E">
          <w:pPr>
            <w:pStyle w:val="TOC2"/>
            <w:rPr>
              <w:rFonts w:asciiTheme="minorHAnsi" w:eastAsiaTheme="minorEastAsia" w:hAnsiTheme="minorHAnsi" w:cstheme="minorBidi"/>
              <w:kern w:val="2"/>
              <w:sz w:val="24"/>
              <w:szCs w:val="24"/>
              <w14:ligatures w14:val="standardContextual"/>
            </w:rPr>
          </w:pPr>
          <w:hyperlink w:anchor="_Toc189238971" w:history="1">
            <w:r w:rsidRPr="00D849DB">
              <w:rPr>
                <w:rStyle w:val="Hyperlink"/>
              </w:rPr>
              <w:t>Enabling source and dependent source components</w:t>
            </w:r>
            <w:r>
              <w:rPr>
                <w:webHidden/>
              </w:rPr>
              <w:tab/>
            </w:r>
            <w:r>
              <w:rPr>
                <w:webHidden/>
              </w:rPr>
              <w:fldChar w:fldCharType="begin"/>
            </w:r>
            <w:r>
              <w:rPr>
                <w:webHidden/>
              </w:rPr>
              <w:instrText xml:space="preserve"> PAGEREF _Toc189238971 \h </w:instrText>
            </w:r>
            <w:r>
              <w:rPr>
                <w:webHidden/>
              </w:rPr>
            </w:r>
            <w:r>
              <w:rPr>
                <w:webHidden/>
              </w:rPr>
              <w:fldChar w:fldCharType="separate"/>
            </w:r>
            <w:r>
              <w:rPr>
                <w:webHidden/>
              </w:rPr>
              <w:t>26</w:t>
            </w:r>
            <w:r>
              <w:rPr>
                <w:webHidden/>
              </w:rPr>
              <w:fldChar w:fldCharType="end"/>
            </w:r>
          </w:hyperlink>
        </w:p>
        <w:p w14:paraId="5EA96295" w14:textId="6F0E4FFF" w:rsidR="00B6647E" w:rsidRDefault="00B6647E">
          <w:pPr>
            <w:pStyle w:val="TOC3"/>
            <w:rPr>
              <w:rFonts w:asciiTheme="minorHAnsi" w:eastAsiaTheme="minorEastAsia" w:hAnsiTheme="minorHAnsi" w:cstheme="minorBidi"/>
              <w:kern w:val="2"/>
              <w14:ligatures w14:val="standardContextual"/>
            </w:rPr>
          </w:pPr>
          <w:hyperlink w:anchor="_Toc189238972" w:history="1">
            <w:r w:rsidRPr="00D849DB">
              <w:rPr>
                <w:rStyle w:val="Hyperlink"/>
              </w:rPr>
              <w:t>How to identify source document components</w:t>
            </w:r>
            <w:r>
              <w:rPr>
                <w:webHidden/>
              </w:rPr>
              <w:tab/>
            </w:r>
            <w:r>
              <w:rPr>
                <w:webHidden/>
              </w:rPr>
              <w:fldChar w:fldCharType="begin"/>
            </w:r>
            <w:r>
              <w:rPr>
                <w:webHidden/>
              </w:rPr>
              <w:instrText xml:space="preserve"> PAGEREF _Toc189238972 \h </w:instrText>
            </w:r>
            <w:r>
              <w:rPr>
                <w:webHidden/>
              </w:rPr>
            </w:r>
            <w:r>
              <w:rPr>
                <w:webHidden/>
              </w:rPr>
              <w:fldChar w:fldCharType="separate"/>
            </w:r>
            <w:r>
              <w:rPr>
                <w:webHidden/>
              </w:rPr>
              <w:t>26</w:t>
            </w:r>
            <w:r>
              <w:rPr>
                <w:webHidden/>
              </w:rPr>
              <w:fldChar w:fldCharType="end"/>
            </w:r>
          </w:hyperlink>
        </w:p>
        <w:p w14:paraId="2337E724" w14:textId="47D3EC06" w:rsidR="00B6647E" w:rsidRDefault="00B6647E">
          <w:pPr>
            <w:pStyle w:val="TOC3"/>
            <w:rPr>
              <w:rFonts w:asciiTheme="minorHAnsi" w:eastAsiaTheme="minorEastAsia" w:hAnsiTheme="minorHAnsi" w:cstheme="minorBidi"/>
              <w:kern w:val="2"/>
              <w14:ligatures w14:val="standardContextual"/>
            </w:rPr>
          </w:pPr>
          <w:hyperlink w:anchor="_Toc189238973" w:history="1">
            <w:r w:rsidRPr="00D849DB">
              <w:rPr>
                <w:rStyle w:val="Hyperlink"/>
              </w:rPr>
              <w:t>How to separate or combine components for maximizing linkages</w:t>
            </w:r>
            <w:r>
              <w:rPr>
                <w:webHidden/>
              </w:rPr>
              <w:tab/>
            </w:r>
            <w:r>
              <w:rPr>
                <w:webHidden/>
              </w:rPr>
              <w:fldChar w:fldCharType="begin"/>
            </w:r>
            <w:r>
              <w:rPr>
                <w:webHidden/>
              </w:rPr>
              <w:instrText xml:space="preserve"> PAGEREF _Toc189238973 \h </w:instrText>
            </w:r>
            <w:r>
              <w:rPr>
                <w:webHidden/>
              </w:rPr>
            </w:r>
            <w:r>
              <w:rPr>
                <w:webHidden/>
              </w:rPr>
              <w:fldChar w:fldCharType="separate"/>
            </w:r>
            <w:r>
              <w:rPr>
                <w:webHidden/>
              </w:rPr>
              <w:t>27</w:t>
            </w:r>
            <w:r>
              <w:rPr>
                <w:webHidden/>
              </w:rPr>
              <w:fldChar w:fldCharType="end"/>
            </w:r>
          </w:hyperlink>
        </w:p>
        <w:p w14:paraId="32AB10F8" w14:textId="6B2C1AF5" w:rsidR="00B6647E" w:rsidRDefault="00B6647E">
          <w:pPr>
            <w:pStyle w:val="TOC3"/>
            <w:rPr>
              <w:rFonts w:asciiTheme="minorHAnsi" w:eastAsiaTheme="minorEastAsia" w:hAnsiTheme="minorHAnsi" w:cstheme="minorBidi"/>
              <w:kern w:val="2"/>
              <w14:ligatures w14:val="standardContextual"/>
            </w:rPr>
          </w:pPr>
          <w:hyperlink w:anchor="_Toc189238974" w:history="1">
            <w:r w:rsidRPr="00D849DB">
              <w:rPr>
                <w:rStyle w:val="Hyperlink"/>
              </w:rPr>
              <w:t>How to record sources, components, and component descriptions in a data table</w:t>
            </w:r>
            <w:r>
              <w:rPr>
                <w:webHidden/>
              </w:rPr>
              <w:tab/>
            </w:r>
            <w:r>
              <w:rPr>
                <w:webHidden/>
              </w:rPr>
              <w:fldChar w:fldCharType="begin"/>
            </w:r>
            <w:r>
              <w:rPr>
                <w:webHidden/>
              </w:rPr>
              <w:instrText xml:space="preserve"> PAGEREF _Toc189238974 \h </w:instrText>
            </w:r>
            <w:r>
              <w:rPr>
                <w:webHidden/>
              </w:rPr>
            </w:r>
            <w:r>
              <w:rPr>
                <w:webHidden/>
              </w:rPr>
              <w:fldChar w:fldCharType="separate"/>
            </w:r>
            <w:r>
              <w:rPr>
                <w:webHidden/>
              </w:rPr>
              <w:t>28</w:t>
            </w:r>
            <w:r>
              <w:rPr>
                <w:webHidden/>
              </w:rPr>
              <w:fldChar w:fldCharType="end"/>
            </w:r>
          </w:hyperlink>
        </w:p>
        <w:p w14:paraId="67B6B91B" w14:textId="742435D5" w:rsidR="00B6647E" w:rsidRDefault="00B6647E">
          <w:pPr>
            <w:pStyle w:val="TOC3"/>
            <w:rPr>
              <w:rFonts w:asciiTheme="minorHAnsi" w:eastAsiaTheme="minorEastAsia" w:hAnsiTheme="minorHAnsi" w:cstheme="minorBidi"/>
              <w:kern w:val="2"/>
              <w14:ligatures w14:val="standardContextual"/>
            </w:rPr>
          </w:pPr>
          <w:hyperlink w:anchor="_Toc189238975" w:history="1">
            <w:r w:rsidRPr="00D849DB">
              <w:rPr>
                <w:rStyle w:val="Hyperlink"/>
              </w:rPr>
              <w:t>Checklist for an IVN Inventory</w:t>
            </w:r>
            <w:r>
              <w:rPr>
                <w:webHidden/>
              </w:rPr>
              <w:tab/>
            </w:r>
            <w:r>
              <w:rPr>
                <w:webHidden/>
              </w:rPr>
              <w:fldChar w:fldCharType="begin"/>
            </w:r>
            <w:r>
              <w:rPr>
                <w:webHidden/>
              </w:rPr>
              <w:instrText xml:space="preserve"> PAGEREF _Toc189238975 \h </w:instrText>
            </w:r>
            <w:r>
              <w:rPr>
                <w:webHidden/>
              </w:rPr>
            </w:r>
            <w:r>
              <w:rPr>
                <w:webHidden/>
              </w:rPr>
              <w:fldChar w:fldCharType="separate"/>
            </w:r>
            <w:r>
              <w:rPr>
                <w:webHidden/>
              </w:rPr>
              <w:t>29</w:t>
            </w:r>
            <w:r>
              <w:rPr>
                <w:webHidden/>
              </w:rPr>
              <w:fldChar w:fldCharType="end"/>
            </w:r>
          </w:hyperlink>
        </w:p>
        <w:p w14:paraId="67E837CB" w14:textId="1C9A39CE" w:rsidR="00B6647E" w:rsidRDefault="00B6647E">
          <w:pPr>
            <w:pStyle w:val="TOC1"/>
            <w:rPr>
              <w:rFonts w:asciiTheme="minorHAnsi" w:eastAsiaTheme="minorEastAsia" w:hAnsiTheme="minorHAnsi" w:cstheme="minorBidi"/>
              <w:kern w:val="2"/>
              <w14:ligatures w14:val="standardContextual"/>
            </w:rPr>
          </w:pPr>
          <w:hyperlink w:anchor="_Toc189238976" w:history="1">
            <w:r w:rsidRPr="00D849DB">
              <w:rPr>
                <w:rStyle w:val="Hyperlink"/>
              </w:rPr>
              <w:t>Inspect (QC) the inventory of components for a source for logical and syntax errors</w:t>
            </w:r>
            <w:r>
              <w:rPr>
                <w:webHidden/>
              </w:rPr>
              <w:tab/>
            </w:r>
            <w:r>
              <w:rPr>
                <w:webHidden/>
              </w:rPr>
              <w:fldChar w:fldCharType="begin"/>
            </w:r>
            <w:r>
              <w:rPr>
                <w:webHidden/>
              </w:rPr>
              <w:instrText xml:space="preserve"> PAGEREF _Toc189238976 \h </w:instrText>
            </w:r>
            <w:r>
              <w:rPr>
                <w:webHidden/>
              </w:rPr>
            </w:r>
            <w:r>
              <w:rPr>
                <w:webHidden/>
              </w:rPr>
              <w:fldChar w:fldCharType="separate"/>
            </w:r>
            <w:r>
              <w:rPr>
                <w:webHidden/>
              </w:rPr>
              <w:t>29</w:t>
            </w:r>
            <w:r>
              <w:rPr>
                <w:webHidden/>
              </w:rPr>
              <w:fldChar w:fldCharType="end"/>
            </w:r>
          </w:hyperlink>
        </w:p>
        <w:p w14:paraId="52B151AB" w14:textId="4D201311" w:rsidR="00B6647E" w:rsidRDefault="00B6647E">
          <w:pPr>
            <w:pStyle w:val="TOC1"/>
            <w:rPr>
              <w:rFonts w:asciiTheme="minorHAnsi" w:eastAsiaTheme="minorEastAsia" w:hAnsiTheme="minorHAnsi" w:cstheme="minorBidi"/>
              <w:kern w:val="2"/>
              <w14:ligatures w14:val="standardContextual"/>
            </w:rPr>
          </w:pPr>
          <w:hyperlink w:anchor="_Toc189238977" w:history="1">
            <w:r w:rsidRPr="00D849DB">
              <w:rPr>
                <w:rStyle w:val="Hyperlink"/>
                <w:strike/>
              </w:rPr>
              <w:t>Add the inventory of requirements to the production dataset</w:t>
            </w:r>
            <w:r>
              <w:rPr>
                <w:webHidden/>
              </w:rPr>
              <w:tab/>
            </w:r>
            <w:r>
              <w:rPr>
                <w:webHidden/>
              </w:rPr>
              <w:fldChar w:fldCharType="begin"/>
            </w:r>
            <w:r>
              <w:rPr>
                <w:webHidden/>
              </w:rPr>
              <w:instrText xml:space="preserve"> PAGEREF _Toc189238977 \h </w:instrText>
            </w:r>
            <w:r>
              <w:rPr>
                <w:webHidden/>
              </w:rPr>
            </w:r>
            <w:r>
              <w:rPr>
                <w:webHidden/>
              </w:rPr>
              <w:fldChar w:fldCharType="separate"/>
            </w:r>
            <w:r>
              <w:rPr>
                <w:webHidden/>
              </w:rPr>
              <w:t>30</w:t>
            </w:r>
            <w:r>
              <w:rPr>
                <w:webHidden/>
              </w:rPr>
              <w:fldChar w:fldCharType="end"/>
            </w:r>
          </w:hyperlink>
        </w:p>
        <w:p w14:paraId="7796EEAD" w14:textId="213ECCCB" w:rsidR="00B6647E" w:rsidRDefault="00B6647E">
          <w:pPr>
            <w:pStyle w:val="TOC1"/>
            <w:rPr>
              <w:rFonts w:asciiTheme="minorHAnsi" w:eastAsiaTheme="minorEastAsia" w:hAnsiTheme="minorHAnsi" w:cstheme="minorBidi"/>
              <w:kern w:val="2"/>
              <w14:ligatures w14:val="standardContextual"/>
            </w:rPr>
          </w:pPr>
          <w:hyperlink w:anchor="_Toc189238978" w:history="1">
            <w:r w:rsidRPr="00D849DB">
              <w:rPr>
                <w:rStyle w:val="Hyperlink"/>
              </w:rPr>
              <w:t>Identify a list of pairs of governance documents to identify requirements in one document that add value to requirements in a second document (aka crosswalks)</w:t>
            </w:r>
            <w:r>
              <w:rPr>
                <w:webHidden/>
              </w:rPr>
              <w:tab/>
            </w:r>
            <w:r>
              <w:rPr>
                <w:webHidden/>
              </w:rPr>
              <w:fldChar w:fldCharType="begin"/>
            </w:r>
            <w:r>
              <w:rPr>
                <w:webHidden/>
              </w:rPr>
              <w:instrText xml:space="preserve"> PAGEREF _Toc189238978 \h </w:instrText>
            </w:r>
            <w:r>
              <w:rPr>
                <w:webHidden/>
              </w:rPr>
            </w:r>
            <w:r>
              <w:rPr>
                <w:webHidden/>
              </w:rPr>
              <w:fldChar w:fldCharType="separate"/>
            </w:r>
            <w:r>
              <w:rPr>
                <w:webHidden/>
              </w:rPr>
              <w:t>30</w:t>
            </w:r>
            <w:r>
              <w:rPr>
                <w:webHidden/>
              </w:rPr>
              <w:fldChar w:fldCharType="end"/>
            </w:r>
          </w:hyperlink>
        </w:p>
        <w:p w14:paraId="744F4FB7" w14:textId="0C54DF19" w:rsidR="00B6647E" w:rsidRDefault="00B6647E">
          <w:pPr>
            <w:pStyle w:val="TOC2"/>
            <w:rPr>
              <w:rFonts w:asciiTheme="minorHAnsi" w:eastAsiaTheme="minorEastAsia" w:hAnsiTheme="minorHAnsi" w:cstheme="minorBidi"/>
              <w:kern w:val="2"/>
              <w:sz w:val="24"/>
              <w:szCs w:val="24"/>
              <w14:ligatures w14:val="standardContextual"/>
            </w:rPr>
          </w:pPr>
          <w:hyperlink w:anchor="_Toc189238979" w:history="1">
            <w:r w:rsidRPr="00D849DB">
              <w:rPr>
                <w:rStyle w:val="Hyperlink"/>
              </w:rPr>
              <w:t>Enabling sources and dependent sources</w:t>
            </w:r>
            <w:r>
              <w:rPr>
                <w:webHidden/>
              </w:rPr>
              <w:tab/>
            </w:r>
            <w:r>
              <w:rPr>
                <w:webHidden/>
              </w:rPr>
              <w:fldChar w:fldCharType="begin"/>
            </w:r>
            <w:r>
              <w:rPr>
                <w:webHidden/>
              </w:rPr>
              <w:instrText xml:space="preserve"> PAGEREF _Toc189238979 \h </w:instrText>
            </w:r>
            <w:r>
              <w:rPr>
                <w:webHidden/>
              </w:rPr>
            </w:r>
            <w:r>
              <w:rPr>
                <w:webHidden/>
              </w:rPr>
              <w:fldChar w:fldCharType="separate"/>
            </w:r>
            <w:r>
              <w:rPr>
                <w:webHidden/>
              </w:rPr>
              <w:t>31</w:t>
            </w:r>
            <w:r>
              <w:rPr>
                <w:webHidden/>
              </w:rPr>
              <w:fldChar w:fldCharType="end"/>
            </w:r>
          </w:hyperlink>
        </w:p>
        <w:p w14:paraId="21B21CD6" w14:textId="180EBA7B" w:rsidR="00B6647E" w:rsidRDefault="00B6647E">
          <w:pPr>
            <w:pStyle w:val="TOC3"/>
            <w:rPr>
              <w:rFonts w:asciiTheme="minorHAnsi" w:eastAsiaTheme="minorEastAsia" w:hAnsiTheme="minorHAnsi" w:cstheme="minorBidi"/>
              <w:kern w:val="2"/>
              <w14:ligatures w14:val="standardContextual"/>
            </w:rPr>
          </w:pPr>
          <w:hyperlink w:anchor="_Toc189238980" w:history="1">
            <w:r w:rsidRPr="00D849DB">
              <w:rPr>
                <w:rStyle w:val="Hyperlink"/>
              </w:rPr>
              <w:t>Common features of enabling sources</w:t>
            </w:r>
            <w:r>
              <w:rPr>
                <w:webHidden/>
              </w:rPr>
              <w:tab/>
            </w:r>
            <w:r>
              <w:rPr>
                <w:webHidden/>
              </w:rPr>
              <w:fldChar w:fldCharType="begin"/>
            </w:r>
            <w:r>
              <w:rPr>
                <w:webHidden/>
              </w:rPr>
              <w:instrText xml:space="preserve"> PAGEREF _Toc189238980 \h </w:instrText>
            </w:r>
            <w:r>
              <w:rPr>
                <w:webHidden/>
              </w:rPr>
            </w:r>
            <w:r>
              <w:rPr>
                <w:webHidden/>
              </w:rPr>
              <w:fldChar w:fldCharType="separate"/>
            </w:r>
            <w:r>
              <w:rPr>
                <w:webHidden/>
              </w:rPr>
              <w:t>31</w:t>
            </w:r>
            <w:r>
              <w:rPr>
                <w:webHidden/>
              </w:rPr>
              <w:fldChar w:fldCharType="end"/>
            </w:r>
          </w:hyperlink>
        </w:p>
        <w:p w14:paraId="4909133C" w14:textId="1F00F71B" w:rsidR="00B6647E" w:rsidRDefault="00B6647E">
          <w:pPr>
            <w:pStyle w:val="TOC3"/>
            <w:rPr>
              <w:rFonts w:asciiTheme="minorHAnsi" w:eastAsiaTheme="minorEastAsia" w:hAnsiTheme="minorHAnsi" w:cstheme="minorBidi"/>
              <w:kern w:val="2"/>
              <w14:ligatures w14:val="standardContextual"/>
            </w:rPr>
          </w:pPr>
          <w:hyperlink w:anchor="_Toc189238981" w:history="1">
            <w:r w:rsidRPr="00D849DB">
              <w:rPr>
                <w:rStyle w:val="Hyperlink"/>
              </w:rPr>
              <w:t>What are common dependent source features</w:t>
            </w:r>
            <w:r>
              <w:rPr>
                <w:webHidden/>
              </w:rPr>
              <w:tab/>
            </w:r>
            <w:r>
              <w:rPr>
                <w:webHidden/>
              </w:rPr>
              <w:fldChar w:fldCharType="begin"/>
            </w:r>
            <w:r>
              <w:rPr>
                <w:webHidden/>
              </w:rPr>
              <w:instrText xml:space="preserve"> PAGEREF _Toc189238981 \h </w:instrText>
            </w:r>
            <w:r>
              <w:rPr>
                <w:webHidden/>
              </w:rPr>
            </w:r>
            <w:r>
              <w:rPr>
                <w:webHidden/>
              </w:rPr>
              <w:fldChar w:fldCharType="separate"/>
            </w:r>
            <w:r>
              <w:rPr>
                <w:webHidden/>
              </w:rPr>
              <w:t>31</w:t>
            </w:r>
            <w:r>
              <w:rPr>
                <w:webHidden/>
              </w:rPr>
              <w:fldChar w:fldCharType="end"/>
            </w:r>
          </w:hyperlink>
        </w:p>
        <w:p w14:paraId="7C33C84C" w14:textId="457CEEEB" w:rsidR="00B6647E" w:rsidRDefault="00B6647E">
          <w:pPr>
            <w:pStyle w:val="TOC1"/>
            <w:rPr>
              <w:rFonts w:asciiTheme="minorHAnsi" w:eastAsiaTheme="minorEastAsia" w:hAnsiTheme="minorHAnsi" w:cstheme="minorBidi"/>
              <w:kern w:val="2"/>
              <w14:ligatures w14:val="standardContextual"/>
            </w:rPr>
          </w:pPr>
          <w:hyperlink w:anchor="_Toc189238982" w:history="1">
            <w:r w:rsidRPr="00D849DB">
              <w:rPr>
                <w:rStyle w:val="Hyperlink"/>
              </w:rPr>
              <w:t>Prioritize crosswalks of pairs of governance documents</w:t>
            </w:r>
            <w:r>
              <w:rPr>
                <w:webHidden/>
              </w:rPr>
              <w:tab/>
            </w:r>
            <w:r>
              <w:rPr>
                <w:webHidden/>
              </w:rPr>
              <w:fldChar w:fldCharType="begin"/>
            </w:r>
            <w:r>
              <w:rPr>
                <w:webHidden/>
              </w:rPr>
              <w:instrText xml:space="preserve"> PAGEREF _Toc189238982 \h </w:instrText>
            </w:r>
            <w:r>
              <w:rPr>
                <w:webHidden/>
              </w:rPr>
            </w:r>
            <w:r>
              <w:rPr>
                <w:webHidden/>
              </w:rPr>
              <w:fldChar w:fldCharType="separate"/>
            </w:r>
            <w:r>
              <w:rPr>
                <w:webHidden/>
              </w:rPr>
              <w:t>31</w:t>
            </w:r>
            <w:r>
              <w:rPr>
                <w:webHidden/>
              </w:rPr>
              <w:fldChar w:fldCharType="end"/>
            </w:r>
          </w:hyperlink>
        </w:p>
        <w:p w14:paraId="69981434" w14:textId="79D14758" w:rsidR="00B6647E" w:rsidRDefault="00B6647E">
          <w:pPr>
            <w:pStyle w:val="TOC3"/>
            <w:rPr>
              <w:rFonts w:asciiTheme="minorHAnsi" w:eastAsiaTheme="minorEastAsia" w:hAnsiTheme="minorHAnsi" w:cstheme="minorBidi"/>
              <w:kern w:val="2"/>
              <w14:ligatures w14:val="standardContextual"/>
            </w:rPr>
          </w:pPr>
          <w:hyperlink w:anchor="_Toc189238983" w:history="1">
            <w:r w:rsidRPr="00D849DB">
              <w:rPr>
                <w:rStyle w:val="Hyperlink"/>
              </w:rPr>
              <w:t>Crosswalks Communicating Alignments of Value Across Requirements</w:t>
            </w:r>
            <w:r>
              <w:rPr>
                <w:webHidden/>
              </w:rPr>
              <w:tab/>
            </w:r>
            <w:r>
              <w:rPr>
                <w:webHidden/>
              </w:rPr>
              <w:fldChar w:fldCharType="begin"/>
            </w:r>
            <w:r>
              <w:rPr>
                <w:webHidden/>
              </w:rPr>
              <w:instrText xml:space="preserve"> PAGEREF _Toc189238983 \h </w:instrText>
            </w:r>
            <w:r>
              <w:rPr>
                <w:webHidden/>
              </w:rPr>
            </w:r>
            <w:r>
              <w:rPr>
                <w:webHidden/>
              </w:rPr>
              <w:fldChar w:fldCharType="separate"/>
            </w:r>
            <w:r>
              <w:rPr>
                <w:webHidden/>
              </w:rPr>
              <w:t>32</w:t>
            </w:r>
            <w:r>
              <w:rPr>
                <w:webHidden/>
              </w:rPr>
              <w:fldChar w:fldCharType="end"/>
            </w:r>
          </w:hyperlink>
        </w:p>
        <w:p w14:paraId="0A4BEDD4" w14:textId="74C08C2E" w:rsidR="00B6647E" w:rsidRDefault="00B6647E">
          <w:pPr>
            <w:pStyle w:val="TOC3"/>
            <w:rPr>
              <w:rFonts w:asciiTheme="minorHAnsi" w:eastAsiaTheme="minorEastAsia" w:hAnsiTheme="minorHAnsi" w:cstheme="minorBidi"/>
              <w:kern w:val="2"/>
              <w14:ligatures w14:val="standardContextual"/>
            </w:rPr>
          </w:pPr>
          <w:hyperlink w:anchor="_Toc189238984" w:history="1">
            <w:r w:rsidRPr="00D849DB">
              <w:rPr>
                <w:rStyle w:val="Hyperlink"/>
              </w:rPr>
              <w:t>Crosswalks That Support Program Coordination to Increase Program Value</w:t>
            </w:r>
            <w:r>
              <w:rPr>
                <w:webHidden/>
              </w:rPr>
              <w:tab/>
            </w:r>
            <w:r>
              <w:rPr>
                <w:webHidden/>
              </w:rPr>
              <w:fldChar w:fldCharType="begin"/>
            </w:r>
            <w:r>
              <w:rPr>
                <w:webHidden/>
              </w:rPr>
              <w:instrText xml:space="preserve"> PAGEREF _Toc189238984 \h </w:instrText>
            </w:r>
            <w:r>
              <w:rPr>
                <w:webHidden/>
              </w:rPr>
            </w:r>
            <w:r>
              <w:rPr>
                <w:webHidden/>
              </w:rPr>
              <w:fldChar w:fldCharType="separate"/>
            </w:r>
            <w:r>
              <w:rPr>
                <w:webHidden/>
              </w:rPr>
              <w:t>32</w:t>
            </w:r>
            <w:r>
              <w:rPr>
                <w:webHidden/>
              </w:rPr>
              <w:fldChar w:fldCharType="end"/>
            </w:r>
          </w:hyperlink>
        </w:p>
        <w:p w14:paraId="1DEF96D0" w14:textId="2D0214CA" w:rsidR="00B6647E" w:rsidRDefault="00B6647E">
          <w:pPr>
            <w:pStyle w:val="TOC3"/>
            <w:rPr>
              <w:rFonts w:asciiTheme="minorHAnsi" w:eastAsiaTheme="minorEastAsia" w:hAnsiTheme="minorHAnsi" w:cstheme="minorBidi"/>
              <w:kern w:val="2"/>
              <w14:ligatures w14:val="standardContextual"/>
            </w:rPr>
          </w:pPr>
          <w:hyperlink w:anchor="_Toc189238985" w:history="1">
            <w:r w:rsidRPr="00D849DB">
              <w:rPr>
                <w:rStyle w:val="Hyperlink"/>
              </w:rPr>
              <w:t>Crosswalks That Support Changes to Policymaking and Planning to Increase Net Value</w:t>
            </w:r>
            <w:r>
              <w:rPr>
                <w:webHidden/>
              </w:rPr>
              <w:tab/>
            </w:r>
            <w:r>
              <w:rPr>
                <w:webHidden/>
              </w:rPr>
              <w:fldChar w:fldCharType="begin"/>
            </w:r>
            <w:r>
              <w:rPr>
                <w:webHidden/>
              </w:rPr>
              <w:instrText xml:space="preserve"> PAGEREF _Toc189238985 \h </w:instrText>
            </w:r>
            <w:r>
              <w:rPr>
                <w:webHidden/>
              </w:rPr>
            </w:r>
            <w:r>
              <w:rPr>
                <w:webHidden/>
              </w:rPr>
              <w:fldChar w:fldCharType="separate"/>
            </w:r>
            <w:r>
              <w:rPr>
                <w:webHidden/>
              </w:rPr>
              <w:t>32</w:t>
            </w:r>
            <w:r>
              <w:rPr>
                <w:webHidden/>
              </w:rPr>
              <w:fldChar w:fldCharType="end"/>
            </w:r>
          </w:hyperlink>
        </w:p>
        <w:p w14:paraId="0B797744" w14:textId="29440FF6" w:rsidR="00B6647E" w:rsidRDefault="00B6647E">
          <w:pPr>
            <w:pStyle w:val="TOC1"/>
            <w:rPr>
              <w:rFonts w:asciiTheme="minorHAnsi" w:eastAsiaTheme="minorEastAsia" w:hAnsiTheme="minorHAnsi" w:cstheme="minorBidi"/>
              <w:kern w:val="2"/>
              <w14:ligatures w14:val="standardContextual"/>
            </w:rPr>
          </w:pPr>
          <w:hyperlink w:anchor="_Toc189238986" w:history="1">
            <w:r w:rsidRPr="00D849DB">
              <w:rPr>
                <w:rStyle w:val="Hyperlink"/>
              </w:rPr>
              <w:t>Crosswalk pairs of governance documents</w:t>
            </w:r>
            <w:r>
              <w:rPr>
                <w:webHidden/>
              </w:rPr>
              <w:tab/>
            </w:r>
            <w:r>
              <w:rPr>
                <w:webHidden/>
              </w:rPr>
              <w:fldChar w:fldCharType="begin"/>
            </w:r>
            <w:r>
              <w:rPr>
                <w:webHidden/>
              </w:rPr>
              <w:instrText xml:space="preserve"> PAGEREF _Toc189238986 \h </w:instrText>
            </w:r>
            <w:r>
              <w:rPr>
                <w:webHidden/>
              </w:rPr>
            </w:r>
            <w:r>
              <w:rPr>
                <w:webHidden/>
              </w:rPr>
              <w:fldChar w:fldCharType="separate"/>
            </w:r>
            <w:r>
              <w:rPr>
                <w:webHidden/>
              </w:rPr>
              <w:t>32</w:t>
            </w:r>
            <w:r>
              <w:rPr>
                <w:webHidden/>
              </w:rPr>
              <w:fldChar w:fldCharType="end"/>
            </w:r>
          </w:hyperlink>
        </w:p>
        <w:p w14:paraId="4DE12D0A" w14:textId="324176E7" w:rsidR="00B6647E" w:rsidRDefault="00B6647E">
          <w:pPr>
            <w:pStyle w:val="TOC2"/>
            <w:rPr>
              <w:rFonts w:asciiTheme="minorHAnsi" w:eastAsiaTheme="minorEastAsia" w:hAnsiTheme="minorHAnsi" w:cstheme="minorBidi"/>
              <w:kern w:val="2"/>
              <w:sz w:val="24"/>
              <w:szCs w:val="24"/>
              <w14:ligatures w14:val="standardContextual"/>
            </w:rPr>
          </w:pPr>
          <w:hyperlink w:anchor="_Toc189238987" w:history="1">
            <w:r w:rsidRPr="00D849DB">
              <w:rPr>
                <w:rStyle w:val="Hyperlink"/>
              </w:rPr>
              <w:t>Crosswalk Methodology</w:t>
            </w:r>
            <w:r>
              <w:rPr>
                <w:webHidden/>
              </w:rPr>
              <w:tab/>
            </w:r>
            <w:r>
              <w:rPr>
                <w:webHidden/>
              </w:rPr>
              <w:fldChar w:fldCharType="begin"/>
            </w:r>
            <w:r>
              <w:rPr>
                <w:webHidden/>
              </w:rPr>
              <w:instrText xml:space="preserve"> PAGEREF _Toc189238987 \h </w:instrText>
            </w:r>
            <w:r>
              <w:rPr>
                <w:webHidden/>
              </w:rPr>
            </w:r>
            <w:r>
              <w:rPr>
                <w:webHidden/>
              </w:rPr>
              <w:fldChar w:fldCharType="separate"/>
            </w:r>
            <w:r>
              <w:rPr>
                <w:webHidden/>
              </w:rPr>
              <w:t>32</w:t>
            </w:r>
            <w:r>
              <w:rPr>
                <w:webHidden/>
              </w:rPr>
              <w:fldChar w:fldCharType="end"/>
            </w:r>
          </w:hyperlink>
        </w:p>
        <w:p w14:paraId="5289C175" w14:textId="5A1FEA73" w:rsidR="00B6647E" w:rsidRDefault="00B6647E">
          <w:pPr>
            <w:pStyle w:val="TOC2"/>
            <w:rPr>
              <w:rFonts w:asciiTheme="minorHAnsi" w:eastAsiaTheme="minorEastAsia" w:hAnsiTheme="minorHAnsi" w:cstheme="minorBidi"/>
              <w:kern w:val="2"/>
              <w:sz w:val="24"/>
              <w:szCs w:val="24"/>
              <w14:ligatures w14:val="standardContextual"/>
            </w:rPr>
          </w:pPr>
          <w:hyperlink w:anchor="_Toc189238988" w:history="1">
            <w:r w:rsidRPr="00D849DB">
              <w:rPr>
                <w:rStyle w:val="Hyperlink"/>
              </w:rPr>
              <w:t>Data Fields / Data Dictionary / Metadata</w:t>
            </w:r>
            <w:r>
              <w:rPr>
                <w:webHidden/>
              </w:rPr>
              <w:tab/>
            </w:r>
            <w:r>
              <w:rPr>
                <w:webHidden/>
              </w:rPr>
              <w:fldChar w:fldCharType="begin"/>
            </w:r>
            <w:r>
              <w:rPr>
                <w:webHidden/>
              </w:rPr>
              <w:instrText xml:space="preserve"> PAGEREF _Toc189238988 \h </w:instrText>
            </w:r>
            <w:r>
              <w:rPr>
                <w:webHidden/>
              </w:rPr>
            </w:r>
            <w:r>
              <w:rPr>
                <w:webHidden/>
              </w:rPr>
              <w:fldChar w:fldCharType="separate"/>
            </w:r>
            <w:r>
              <w:rPr>
                <w:webHidden/>
              </w:rPr>
              <w:t>33</w:t>
            </w:r>
            <w:r>
              <w:rPr>
                <w:webHidden/>
              </w:rPr>
              <w:fldChar w:fldCharType="end"/>
            </w:r>
          </w:hyperlink>
        </w:p>
        <w:p w14:paraId="09CF83C4" w14:textId="5742A013" w:rsidR="00B6647E" w:rsidRDefault="00B6647E">
          <w:pPr>
            <w:pStyle w:val="TOC2"/>
            <w:rPr>
              <w:rFonts w:asciiTheme="minorHAnsi" w:eastAsiaTheme="minorEastAsia" w:hAnsiTheme="minorHAnsi" w:cstheme="minorBidi"/>
              <w:kern w:val="2"/>
              <w:sz w:val="24"/>
              <w:szCs w:val="24"/>
              <w14:ligatures w14:val="standardContextual"/>
            </w:rPr>
          </w:pPr>
          <w:hyperlink w:anchor="_Toc189238989" w:history="1">
            <w:r w:rsidRPr="00D849DB">
              <w:rPr>
                <w:rStyle w:val="Hyperlink"/>
              </w:rPr>
              <w:t>Copying and Pasting Component Text Efficiently</w:t>
            </w:r>
            <w:r>
              <w:rPr>
                <w:webHidden/>
              </w:rPr>
              <w:tab/>
            </w:r>
            <w:r>
              <w:rPr>
                <w:webHidden/>
              </w:rPr>
              <w:fldChar w:fldCharType="begin"/>
            </w:r>
            <w:r>
              <w:rPr>
                <w:webHidden/>
              </w:rPr>
              <w:instrText xml:space="preserve"> PAGEREF _Toc189238989 \h </w:instrText>
            </w:r>
            <w:r>
              <w:rPr>
                <w:webHidden/>
              </w:rPr>
            </w:r>
            <w:r>
              <w:rPr>
                <w:webHidden/>
              </w:rPr>
              <w:fldChar w:fldCharType="separate"/>
            </w:r>
            <w:r>
              <w:rPr>
                <w:webHidden/>
              </w:rPr>
              <w:t>34</w:t>
            </w:r>
            <w:r>
              <w:rPr>
                <w:webHidden/>
              </w:rPr>
              <w:fldChar w:fldCharType="end"/>
            </w:r>
          </w:hyperlink>
        </w:p>
        <w:p w14:paraId="78FEBD02" w14:textId="5A001A71" w:rsidR="00B6647E" w:rsidRDefault="00B6647E">
          <w:pPr>
            <w:pStyle w:val="TOC2"/>
            <w:rPr>
              <w:rFonts w:asciiTheme="minorHAnsi" w:eastAsiaTheme="minorEastAsia" w:hAnsiTheme="minorHAnsi" w:cstheme="minorBidi"/>
              <w:kern w:val="2"/>
              <w:sz w:val="24"/>
              <w:szCs w:val="24"/>
              <w14:ligatures w14:val="standardContextual"/>
            </w:rPr>
          </w:pPr>
          <w:hyperlink w:anchor="_Toc189238990" w:history="1">
            <w:r w:rsidRPr="00D849DB">
              <w:rPr>
                <w:rStyle w:val="Hyperlink"/>
              </w:rPr>
              <w:t xml:space="preserve">Linking Components Both To And From Plans </w:t>
            </w:r>
            <w:r w:rsidRPr="00D849DB">
              <w:rPr>
                <w:rStyle w:val="Hyperlink"/>
                <w:highlight w:val="yellow"/>
              </w:rPr>
              <w:t>(note: Table/Fig title not a section)</w:t>
            </w:r>
            <w:r>
              <w:rPr>
                <w:webHidden/>
              </w:rPr>
              <w:tab/>
            </w:r>
            <w:r>
              <w:rPr>
                <w:webHidden/>
              </w:rPr>
              <w:fldChar w:fldCharType="begin"/>
            </w:r>
            <w:r>
              <w:rPr>
                <w:webHidden/>
              </w:rPr>
              <w:instrText xml:space="preserve"> PAGEREF _Toc189238990 \h </w:instrText>
            </w:r>
            <w:r>
              <w:rPr>
                <w:webHidden/>
              </w:rPr>
            </w:r>
            <w:r>
              <w:rPr>
                <w:webHidden/>
              </w:rPr>
              <w:fldChar w:fldCharType="separate"/>
            </w:r>
            <w:r>
              <w:rPr>
                <w:webHidden/>
              </w:rPr>
              <w:t>35</w:t>
            </w:r>
            <w:r>
              <w:rPr>
                <w:webHidden/>
              </w:rPr>
              <w:fldChar w:fldCharType="end"/>
            </w:r>
          </w:hyperlink>
        </w:p>
        <w:p w14:paraId="5FA5E884" w14:textId="0502627A" w:rsidR="00B6647E" w:rsidRDefault="00B6647E">
          <w:pPr>
            <w:pStyle w:val="TOC2"/>
            <w:rPr>
              <w:rFonts w:asciiTheme="minorHAnsi" w:eastAsiaTheme="minorEastAsia" w:hAnsiTheme="minorHAnsi" w:cstheme="minorBidi"/>
              <w:kern w:val="2"/>
              <w:sz w:val="24"/>
              <w:szCs w:val="24"/>
              <w14:ligatures w14:val="standardContextual"/>
            </w:rPr>
          </w:pPr>
          <w:hyperlink w:anchor="_Toc189238991" w:history="1">
            <w:r w:rsidRPr="00D849DB">
              <w:rPr>
                <w:rStyle w:val="Hyperlink"/>
              </w:rPr>
              <w:t>Linking components to Public Law</w:t>
            </w:r>
            <w:r>
              <w:rPr>
                <w:webHidden/>
              </w:rPr>
              <w:tab/>
            </w:r>
            <w:r>
              <w:rPr>
                <w:webHidden/>
              </w:rPr>
              <w:fldChar w:fldCharType="begin"/>
            </w:r>
            <w:r>
              <w:rPr>
                <w:webHidden/>
              </w:rPr>
              <w:instrText xml:space="preserve"> PAGEREF _Toc189238991 \h </w:instrText>
            </w:r>
            <w:r>
              <w:rPr>
                <w:webHidden/>
              </w:rPr>
            </w:r>
            <w:r>
              <w:rPr>
                <w:webHidden/>
              </w:rPr>
              <w:fldChar w:fldCharType="separate"/>
            </w:r>
            <w:r>
              <w:rPr>
                <w:webHidden/>
              </w:rPr>
              <w:t>35</w:t>
            </w:r>
            <w:r>
              <w:rPr>
                <w:webHidden/>
              </w:rPr>
              <w:fldChar w:fldCharType="end"/>
            </w:r>
          </w:hyperlink>
        </w:p>
        <w:p w14:paraId="7AD5F447" w14:textId="5DE4A4E9" w:rsidR="00B6647E" w:rsidRDefault="00B6647E">
          <w:pPr>
            <w:pStyle w:val="TOC2"/>
            <w:rPr>
              <w:rFonts w:asciiTheme="minorHAnsi" w:eastAsiaTheme="minorEastAsia" w:hAnsiTheme="minorHAnsi" w:cstheme="minorBidi"/>
              <w:kern w:val="2"/>
              <w:sz w:val="24"/>
              <w:szCs w:val="24"/>
              <w14:ligatures w14:val="standardContextual"/>
            </w:rPr>
          </w:pPr>
          <w:hyperlink w:anchor="_Toc189238992" w:history="1">
            <w:r w:rsidRPr="00D849DB">
              <w:rPr>
                <w:rStyle w:val="Hyperlink"/>
              </w:rPr>
              <w:t>Linking components to U.S. Code</w:t>
            </w:r>
            <w:r>
              <w:rPr>
                <w:webHidden/>
              </w:rPr>
              <w:tab/>
            </w:r>
            <w:r>
              <w:rPr>
                <w:webHidden/>
              </w:rPr>
              <w:fldChar w:fldCharType="begin"/>
            </w:r>
            <w:r>
              <w:rPr>
                <w:webHidden/>
              </w:rPr>
              <w:instrText xml:space="preserve"> PAGEREF _Toc189238992 \h </w:instrText>
            </w:r>
            <w:r>
              <w:rPr>
                <w:webHidden/>
              </w:rPr>
            </w:r>
            <w:r>
              <w:rPr>
                <w:webHidden/>
              </w:rPr>
              <w:fldChar w:fldCharType="separate"/>
            </w:r>
            <w:r>
              <w:rPr>
                <w:webHidden/>
              </w:rPr>
              <w:t>36</w:t>
            </w:r>
            <w:r>
              <w:rPr>
                <w:webHidden/>
              </w:rPr>
              <w:fldChar w:fldCharType="end"/>
            </w:r>
          </w:hyperlink>
        </w:p>
        <w:p w14:paraId="7D09504F" w14:textId="74B73861" w:rsidR="00B6647E" w:rsidRDefault="00B6647E">
          <w:pPr>
            <w:pStyle w:val="TOC2"/>
            <w:rPr>
              <w:rFonts w:asciiTheme="minorHAnsi" w:eastAsiaTheme="minorEastAsia" w:hAnsiTheme="minorHAnsi" w:cstheme="minorBidi"/>
              <w:kern w:val="2"/>
              <w:sz w:val="24"/>
              <w:szCs w:val="24"/>
              <w14:ligatures w14:val="standardContextual"/>
            </w:rPr>
          </w:pPr>
          <w:hyperlink w:anchor="_Toc189238993" w:history="1">
            <w:r w:rsidRPr="00D849DB">
              <w:rPr>
                <w:rStyle w:val="Hyperlink"/>
              </w:rPr>
              <w:t>Linking components to and from CFR</w:t>
            </w:r>
            <w:r>
              <w:rPr>
                <w:webHidden/>
              </w:rPr>
              <w:tab/>
            </w:r>
            <w:r>
              <w:rPr>
                <w:webHidden/>
              </w:rPr>
              <w:fldChar w:fldCharType="begin"/>
            </w:r>
            <w:r>
              <w:rPr>
                <w:webHidden/>
              </w:rPr>
              <w:instrText xml:space="preserve"> PAGEREF _Toc189238993 \h </w:instrText>
            </w:r>
            <w:r>
              <w:rPr>
                <w:webHidden/>
              </w:rPr>
            </w:r>
            <w:r>
              <w:rPr>
                <w:webHidden/>
              </w:rPr>
              <w:fldChar w:fldCharType="separate"/>
            </w:r>
            <w:r>
              <w:rPr>
                <w:webHidden/>
              </w:rPr>
              <w:t>36</w:t>
            </w:r>
            <w:r>
              <w:rPr>
                <w:webHidden/>
              </w:rPr>
              <w:fldChar w:fldCharType="end"/>
            </w:r>
          </w:hyperlink>
        </w:p>
        <w:p w14:paraId="695AE51A" w14:textId="3912301C" w:rsidR="00B6647E" w:rsidRDefault="00B6647E">
          <w:pPr>
            <w:pStyle w:val="TOC2"/>
            <w:rPr>
              <w:rFonts w:asciiTheme="minorHAnsi" w:eastAsiaTheme="minorEastAsia" w:hAnsiTheme="minorHAnsi" w:cstheme="minorBidi"/>
              <w:kern w:val="2"/>
              <w:sz w:val="24"/>
              <w:szCs w:val="24"/>
              <w14:ligatures w14:val="standardContextual"/>
            </w:rPr>
          </w:pPr>
          <w:hyperlink w:anchor="_Toc189238994" w:history="1">
            <w:r w:rsidRPr="00D849DB">
              <w:rPr>
                <w:rStyle w:val="Hyperlink"/>
              </w:rPr>
              <w:t>Linking components to and from Federal policy</w:t>
            </w:r>
            <w:r>
              <w:rPr>
                <w:webHidden/>
              </w:rPr>
              <w:tab/>
            </w:r>
            <w:r>
              <w:rPr>
                <w:webHidden/>
              </w:rPr>
              <w:fldChar w:fldCharType="begin"/>
            </w:r>
            <w:r>
              <w:rPr>
                <w:webHidden/>
              </w:rPr>
              <w:instrText xml:space="preserve"> PAGEREF _Toc189238994 \h </w:instrText>
            </w:r>
            <w:r>
              <w:rPr>
                <w:webHidden/>
              </w:rPr>
            </w:r>
            <w:r>
              <w:rPr>
                <w:webHidden/>
              </w:rPr>
              <w:fldChar w:fldCharType="separate"/>
            </w:r>
            <w:r>
              <w:rPr>
                <w:webHidden/>
              </w:rPr>
              <w:t>37</w:t>
            </w:r>
            <w:r>
              <w:rPr>
                <w:webHidden/>
              </w:rPr>
              <w:fldChar w:fldCharType="end"/>
            </w:r>
          </w:hyperlink>
        </w:p>
        <w:p w14:paraId="5F1400C4" w14:textId="01DB9201" w:rsidR="00B6647E" w:rsidRDefault="00B6647E">
          <w:pPr>
            <w:pStyle w:val="TOC2"/>
            <w:rPr>
              <w:rFonts w:asciiTheme="minorHAnsi" w:eastAsiaTheme="minorEastAsia" w:hAnsiTheme="minorHAnsi" w:cstheme="minorBidi"/>
              <w:kern w:val="2"/>
              <w:sz w:val="24"/>
              <w:szCs w:val="24"/>
              <w14:ligatures w14:val="standardContextual"/>
            </w:rPr>
          </w:pPr>
          <w:hyperlink w:anchor="_Toc189238995" w:history="1">
            <w:r w:rsidRPr="00D849DB">
              <w:rPr>
                <w:rStyle w:val="Hyperlink"/>
              </w:rPr>
              <w:t>Linking documents published by peer organizations</w:t>
            </w:r>
            <w:r>
              <w:rPr>
                <w:webHidden/>
              </w:rPr>
              <w:tab/>
            </w:r>
            <w:r>
              <w:rPr>
                <w:webHidden/>
              </w:rPr>
              <w:fldChar w:fldCharType="begin"/>
            </w:r>
            <w:r>
              <w:rPr>
                <w:webHidden/>
              </w:rPr>
              <w:instrText xml:space="preserve"> PAGEREF _Toc189238995 \h </w:instrText>
            </w:r>
            <w:r>
              <w:rPr>
                <w:webHidden/>
              </w:rPr>
            </w:r>
            <w:r>
              <w:rPr>
                <w:webHidden/>
              </w:rPr>
              <w:fldChar w:fldCharType="separate"/>
            </w:r>
            <w:r>
              <w:rPr>
                <w:webHidden/>
              </w:rPr>
              <w:t>37</w:t>
            </w:r>
            <w:r>
              <w:rPr>
                <w:webHidden/>
              </w:rPr>
              <w:fldChar w:fldCharType="end"/>
            </w:r>
          </w:hyperlink>
        </w:p>
        <w:p w14:paraId="1D6E55BE" w14:textId="52EA7B8D" w:rsidR="00B6647E" w:rsidRDefault="00B6647E">
          <w:pPr>
            <w:pStyle w:val="TOC2"/>
            <w:rPr>
              <w:rFonts w:asciiTheme="minorHAnsi" w:eastAsiaTheme="minorEastAsia" w:hAnsiTheme="minorHAnsi" w:cstheme="minorBidi"/>
              <w:kern w:val="2"/>
              <w:sz w:val="24"/>
              <w:szCs w:val="24"/>
              <w14:ligatures w14:val="standardContextual"/>
            </w:rPr>
          </w:pPr>
          <w:hyperlink w:anchor="_Toc189238996" w:history="1">
            <w:r w:rsidRPr="00D849DB">
              <w:rPr>
                <w:rStyle w:val="Hyperlink"/>
              </w:rPr>
              <w:t>Linking documents not included in Federal Governance Structure</w:t>
            </w:r>
            <w:r>
              <w:rPr>
                <w:webHidden/>
              </w:rPr>
              <w:tab/>
            </w:r>
            <w:r>
              <w:rPr>
                <w:webHidden/>
              </w:rPr>
              <w:fldChar w:fldCharType="begin"/>
            </w:r>
            <w:r>
              <w:rPr>
                <w:webHidden/>
              </w:rPr>
              <w:instrText xml:space="preserve"> PAGEREF _Toc189238996 \h </w:instrText>
            </w:r>
            <w:r>
              <w:rPr>
                <w:webHidden/>
              </w:rPr>
            </w:r>
            <w:r>
              <w:rPr>
                <w:webHidden/>
              </w:rPr>
              <w:fldChar w:fldCharType="separate"/>
            </w:r>
            <w:r>
              <w:rPr>
                <w:webHidden/>
              </w:rPr>
              <w:t>37</w:t>
            </w:r>
            <w:r>
              <w:rPr>
                <w:webHidden/>
              </w:rPr>
              <w:fldChar w:fldCharType="end"/>
            </w:r>
          </w:hyperlink>
        </w:p>
        <w:p w14:paraId="2CDC1B23" w14:textId="7C90451F" w:rsidR="00B6647E" w:rsidRDefault="00B6647E">
          <w:pPr>
            <w:pStyle w:val="TOC2"/>
            <w:rPr>
              <w:rFonts w:asciiTheme="minorHAnsi" w:eastAsiaTheme="minorEastAsia" w:hAnsiTheme="minorHAnsi" w:cstheme="minorBidi"/>
              <w:kern w:val="2"/>
              <w:sz w:val="24"/>
              <w:szCs w:val="24"/>
              <w14:ligatures w14:val="standardContextual"/>
            </w:rPr>
          </w:pPr>
          <w:hyperlink w:anchor="_Toc189238997" w:history="1">
            <w:r w:rsidRPr="00D849DB">
              <w:rPr>
                <w:rStyle w:val="Hyperlink"/>
              </w:rPr>
              <w:t>Components where the alignment is vague due to syntax</w:t>
            </w:r>
            <w:r>
              <w:rPr>
                <w:webHidden/>
              </w:rPr>
              <w:tab/>
            </w:r>
            <w:r>
              <w:rPr>
                <w:webHidden/>
              </w:rPr>
              <w:fldChar w:fldCharType="begin"/>
            </w:r>
            <w:r>
              <w:rPr>
                <w:webHidden/>
              </w:rPr>
              <w:instrText xml:space="preserve"> PAGEREF _Toc189238997 \h </w:instrText>
            </w:r>
            <w:r>
              <w:rPr>
                <w:webHidden/>
              </w:rPr>
            </w:r>
            <w:r>
              <w:rPr>
                <w:webHidden/>
              </w:rPr>
              <w:fldChar w:fldCharType="separate"/>
            </w:r>
            <w:r>
              <w:rPr>
                <w:webHidden/>
              </w:rPr>
              <w:t>38</w:t>
            </w:r>
            <w:r>
              <w:rPr>
                <w:webHidden/>
              </w:rPr>
              <w:fldChar w:fldCharType="end"/>
            </w:r>
          </w:hyperlink>
        </w:p>
        <w:p w14:paraId="1309E1A3" w14:textId="5842DBBD" w:rsidR="00B6647E" w:rsidRDefault="00B6647E">
          <w:pPr>
            <w:pStyle w:val="TOC1"/>
            <w:rPr>
              <w:rFonts w:asciiTheme="minorHAnsi" w:eastAsiaTheme="minorEastAsia" w:hAnsiTheme="minorHAnsi" w:cstheme="minorBidi"/>
              <w:kern w:val="2"/>
              <w14:ligatures w14:val="standardContextual"/>
            </w:rPr>
          </w:pPr>
          <w:hyperlink w:anchor="_Toc189238998" w:history="1">
            <w:r w:rsidRPr="00D849DB">
              <w:rPr>
                <w:rStyle w:val="Hyperlink"/>
              </w:rPr>
              <w:t>Inspect (QC) crosswalks for accurate syntax and confidence of alignments</w:t>
            </w:r>
            <w:r>
              <w:rPr>
                <w:webHidden/>
              </w:rPr>
              <w:tab/>
            </w:r>
            <w:r>
              <w:rPr>
                <w:webHidden/>
              </w:rPr>
              <w:fldChar w:fldCharType="begin"/>
            </w:r>
            <w:r>
              <w:rPr>
                <w:webHidden/>
              </w:rPr>
              <w:instrText xml:space="preserve"> PAGEREF _Toc189238998 \h </w:instrText>
            </w:r>
            <w:r>
              <w:rPr>
                <w:webHidden/>
              </w:rPr>
            </w:r>
            <w:r>
              <w:rPr>
                <w:webHidden/>
              </w:rPr>
              <w:fldChar w:fldCharType="separate"/>
            </w:r>
            <w:r>
              <w:rPr>
                <w:webHidden/>
              </w:rPr>
              <w:t>41</w:t>
            </w:r>
            <w:r>
              <w:rPr>
                <w:webHidden/>
              </w:rPr>
              <w:fldChar w:fldCharType="end"/>
            </w:r>
          </w:hyperlink>
        </w:p>
        <w:p w14:paraId="7D21EE79" w14:textId="233A0A21" w:rsidR="00B6647E" w:rsidRDefault="00B6647E">
          <w:pPr>
            <w:pStyle w:val="TOC2"/>
            <w:rPr>
              <w:rFonts w:asciiTheme="minorHAnsi" w:eastAsiaTheme="minorEastAsia" w:hAnsiTheme="minorHAnsi" w:cstheme="minorBidi"/>
              <w:kern w:val="2"/>
              <w:sz w:val="24"/>
              <w:szCs w:val="24"/>
              <w14:ligatures w14:val="standardContextual"/>
            </w:rPr>
          </w:pPr>
          <w:hyperlink w:anchor="_Toc189238999" w:history="1">
            <w:r w:rsidRPr="00D849DB">
              <w:rPr>
                <w:rStyle w:val="Hyperlink"/>
              </w:rPr>
              <w:t>How to inspect IVN crosswalks for logical and syntax errors</w:t>
            </w:r>
            <w:r>
              <w:rPr>
                <w:webHidden/>
              </w:rPr>
              <w:tab/>
            </w:r>
            <w:r>
              <w:rPr>
                <w:webHidden/>
              </w:rPr>
              <w:fldChar w:fldCharType="begin"/>
            </w:r>
            <w:r>
              <w:rPr>
                <w:webHidden/>
              </w:rPr>
              <w:instrText xml:space="preserve"> PAGEREF _Toc189238999 \h </w:instrText>
            </w:r>
            <w:r>
              <w:rPr>
                <w:webHidden/>
              </w:rPr>
            </w:r>
            <w:r>
              <w:rPr>
                <w:webHidden/>
              </w:rPr>
              <w:fldChar w:fldCharType="separate"/>
            </w:r>
            <w:r>
              <w:rPr>
                <w:webHidden/>
              </w:rPr>
              <w:t>41</w:t>
            </w:r>
            <w:r>
              <w:rPr>
                <w:webHidden/>
              </w:rPr>
              <w:fldChar w:fldCharType="end"/>
            </w:r>
          </w:hyperlink>
        </w:p>
        <w:p w14:paraId="19C68402" w14:textId="0B911D03" w:rsidR="00B6647E" w:rsidRDefault="00B6647E">
          <w:pPr>
            <w:pStyle w:val="TOC2"/>
            <w:rPr>
              <w:rFonts w:asciiTheme="minorHAnsi" w:eastAsiaTheme="minorEastAsia" w:hAnsiTheme="minorHAnsi" w:cstheme="minorBidi"/>
              <w:kern w:val="2"/>
              <w:sz w:val="24"/>
              <w:szCs w:val="24"/>
              <w14:ligatures w14:val="standardContextual"/>
            </w:rPr>
          </w:pPr>
          <w:hyperlink w:anchor="_Toc189239000" w:history="1">
            <w:r w:rsidRPr="00D849DB">
              <w:rPr>
                <w:rStyle w:val="Hyperlink"/>
              </w:rPr>
              <w:t>How to validate rows of linkages</w:t>
            </w:r>
            <w:r>
              <w:rPr>
                <w:webHidden/>
              </w:rPr>
              <w:tab/>
            </w:r>
            <w:r>
              <w:rPr>
                <w:webHidden/>
              </w:rPr>
              <w:fldChar w:fldCharType="begin"/>
            </w:r>
            <w:r>
              <w:rPr>
                <w:webHidden/>
              </w:rPr>
              <w:instrText xml:space="preserve"> PAGEREF _Toc189239000 \h </w:instrText>
            </w:r>
            <w:r>
              <w:rPr>
                <w:webHidden/>
              </w:rPr>
            </w:r>
            <w:r>
              <w:rPr>
                <w:webHidden/>
              </w:rPr>
              <w:fldChar w:fldCharType="separate"/>
            </w:r>
            <w:r>
              <w:rPr>
                <w:webHidden/>
              </w:rPr>
              <w:t>42</w:t>
            </w:r>
            <w:r>
              <w:rPr>
                <w:webHidden/>
              </w:rPr>
              <w:fldChar w:fldCharType="end"/>
            </w:r>
          </w:hyperlink>
        </w:p>
        <w:p w14:paraId="6FC2F181" w14:textId="3D33BBDB" w:rsidR="00B6647E" w:rsidRDefault="00B6647E">
          <w:pPr>
            <w:pStyle w:val="TOC2"/>
            <w:rPr>
              <w:rFonts w:asciiTheme="minorHAnsi" w:eastAsiaTheme="minorEastAsia" w:hAnsiTheme="minorHAnsi" w:cstheme="minorBidi"/>
              <w:kern w:val="2"/>
              <w:sz w:val="24"/>
              <w:szCs w:val="24"/>
              <w14:ligatures w14:val="standardContextual"/>
            </w:rPr>
          </w:pPr>
          <w:hyperlink w:anchor="_Toc189239001" w:history="1">
            <w:r w:rsidRPr="00D849DB">
              <w:rPr>
                <w:rStyle w:val="Hyperlink"/>
              </w:rPr>
              <w:t>Identify pre- and post QC versions of inventories and crosswalks and delete non-QCd versions</w:t>
            </w:r>
            <w:r>
              <w:rPr>
                <w:webHidden/>
              </w:rPr>
              <w:tab/>
            </w:r>
            <w:r>
              <w:rPr>
                <w:webHidden/>
              </w:rPr>
              <w:fldChar w:fldCharType="begin"/>
            </w:r>
            <w:r>
              <w:rPr>
                <w:webHidden/>
              </w:rPr>
              <w:instrText xml:space="preserve"> PAGEREF _Toc189239001 \h </w:instrText>
            </w:r>
            <w:r>
              <w:rPr>
                <w:webHidden/>
              </w:rPr>
            </w:r>
            <w:r>
              <w:rPr>
                <w:webHidden/>
              </w:rPr>
              <w:fldChar w:fldCharType="separate"/>
            </w:r>
            <w:r>
              <w:rPr>
                <w:webHidden/>
              </w:rPr>
              <w:t>43</w:t>
            </w:r>
            <w:r>
              <w:rPr>
                <w:webHidden/>
              </w:rPr>
              <w:fldChar w:fldCharType="end"/>
            </w:r>
          </w:hyperlink>
        </w:p>
        <w:p w14:paraId="24B7C538" w14:textId="064366E9" w:rsidR="00B6647E" w:rsidRDefault="00B6647E">
          <w:pPr>
            <w:pStyle w:val="TOC2"/>
            <w:rPr>
              <w:rFonts w:asciiTheme="minorHAnsi" w:eastAsiaTheme="minorEastAsia" w:hAnsiTheme="minorHAnsi" w:cstheme="minorBidi"/>
              <w:kern w:val="2"/>
              <w:sz w:val="24"/>
              <w:szCs w:val="24"/>
              <w14:ligatures w14:val="standardContextual"/>
            </w:rPr>
          </w:pPr>
          <w:hyperlink w:anchor="_Toc189239002" w:history="1">
            <w:r w:rsidRPr="00D849DB">
              <w:rPr>
                <w:rStyle w:val="Hyperlink"/>
              </w:rPr>
              <w:t>Quality control of the production dataset</w:t>
            </w:r>
            <w:r>
              <w:rPr>
                <w:webHidden/>
              </w:rPr>
              <w:tab/>
            </w:r>
            <w:r>
              <w:rPr>
                <w:webHidden/>
              </w:rPr>
              <w:fldChar w:fldCharType="begin"/>
            </w:r>
            <w:r>
              <w:rPr>
                <w:webHidden/>
              </w:rPr>
              <w:instrText xml:space="preserve"> PAGEREF _Toc189239002 \h </w:instrText>
            </w:r>
            <w:r>
              <w:rPr>
                <w:webHidden/>
              </w:rPr>
            </w:r>
            <w:r>
              <w:rPr>
                <w:webHidden/>
              </w:rPr>
              <w:fldChar w:fldCharType="separate"/>
            </w:r>
            <w:r>
              <w:rPr>
                <w:webHidden/>
              </w:rPr>
              <w:t>43</w:t>
            </w:r>
            <w:r>
              <w:rPr>
                <w:webHidden/>
              </w:rPr>
              <w:fldChar w:fldCharType="end"/>
            </w:r>
          </w:hyperlink>
        </w:p>
        <w:p w14:paraId="3915C9CA" w14:textId="54EE08B7" w:rsidR="00B6647E" w:rsidRDefault="00B6647E">
          <w:pPr>
            <w:pStyle w:val="TOC1"/>
            <w:rPr>
              <w:rFonts w:asciiTheme="minorHAnsi" w:eastAsiaTheme="minorEastAsia" w:hAnsiTheme="minorHAnsi" w:cstheme="minorBidi"/>
              <w:kern w:val="2"/>
              <w14:ligatures w14:val="standardContextual"/>
            </w:rPr>
          </w:pPr>
          <w:hyperlink w:anchor="_Toc189239003" w:history="1">
            <w:r w:rsidRPr="00D849DB">
              <w:rPr>
                <w:rStyle w:val="Hyperlink"/>
              </w:rPr>
              <w:t>Add crosswalk to production dataset</w:t>
            </w:r>
            <w:r>
              <w:rPr>
                <w:webHidden/>
              </w:rPr>
              <w:tab/>
            </w:r>
            <w:r>
              <w:rPr>
                <w:webHidden/>
              </w:rPr>
              <w:fldChar w:fldCharType="begin"/>
            </w:r>
            <w:r>
              <w:rPr>
                <w:webHidden/>
              </w:rPr>
              <w:instrText xml:space="preserve"> PAGEREF _Toc189239003 \h </w:instrText>
            </w:r>
            <w:r>
              <w:rPr>
                <w:webHidden/>
              </w:rPr>
            </w:r>
            <w:r>
              <w:rPr>
                <w:webHidden/>
              </w:rPr>
              <w:fldChar w:fldCharType="separate"/>
            </w:r>
            <w:r>
              <w:rPr>
                <w:webHidden/>
              </w:rPr>
              <w:t>43</w:t>
            </w:r>
            <w:r>
              <w:rPr>
                <w:webHidden/>
              </w:rPr>
              <w:fldChar w:fldCharType="end"/>
            </w:r>
          </w:hyperlink>
        </w:p>
        <w:p w14:paraId="13EB190F" w14:textId="58CD9039" w:rsidR="00B6647E" w:rsidRDefault="00B6647E">
          <w:pPr>
            <w:pStyle w:val="TOC1"/>
            <w:rPr>
              <w:rFonts w:asciiTheme="minorHAnsi" w:eastAsiaTheme="minorEastAsia" w:hAnsiTheme="minorHAnsi" w:cstheme="minorBidi"/>
              <w:kern w:val="2"/>
              <w14:ligatures w14:val="standardContextual"/>
            </w:rPr>
          </w:pPr>
          <w:hyperlink w:anchor="_Toc189239004" w:history="1">
            <w:r w:rsidRPr="00D849DB">
              <w:rPr>
                <w:rStyle w:val="Hyperlink"/>
              </w:rPr>
              <w:t>Create a Value Integration Report that lists all of the alignments for each requirement and recommendations for the Client Document based on those alignments</w:t>
            </w:r>
            <w:r>
              <w:rPr>
                <w:webHidden/>
              </w:rPr>
              <w:tab/>
            </w:r>
            <w:r>
              <w:rPr>
                <w:webHidden/>
              </w:rPr>
              <w:fldChar w:fldCharType="begin"/>
            </w:r>
            <w:r>
              <w:rPr>
                <w:webHidden/>
              </w:rPr>
              <w:instrText xml:space="preserve"> PAGEREF _Toc189239004 \h </w:instrText>
            </w:r>
            <w:r>
              <w:rPr>
                <w:webHidden/>
              </w:rPr>
            </w:r>
            <w:r>
              <w:rPr>
                <w:webHidden/>
              </w:rPr>
              <w:fldChar w:fldCharType="separate"/>
            </w:r>
            <w:r>
              <w:rPr>
                <w:webHidden/>
              </w:rPr>
              <w:t>43</w:t>
            </w:r>
            <w:r>
              <w:rPr>
                <w:webHidden/>
              </w:rPr>
              <w:fldChar w:fldCharType="end"/>
            </w:r>
          </w:hyperlink>
        </w:p>
        <w:p w14:paraId="3D2D23A6" w14:textId="0DA5B751" w:rsidR="00B6647E" w:rsidRDefault="00B6647E">
          <w:pPr>
            <w:pStyle w:val="TOC2"/>
            <w:rPr>
              <w:rFonts w:asciiTheme="minorHAnsi" w:eastAsiaTheme="minorEastAsia" w:hAnsiTheme="minorHAnsi" w:cstheme="minorBidi"/>
              <w:kern w:val="2"/>
              <w:sz w:val="24"/>
              <w:szCs w:val="24"/>
              <w14:ligatures w14:val="standardContextual"/>
            </w:rPr>
          </w:pPr>
          <w:hyperlink w:anchor="_Toc189239005" w:history="1">
            <w:r w:rsidRPr="00D849DB">
              <w:rPr>
                <w:rStyle w:val="Hyperlink"/>
              </w:rPr>
              <w:t>Objectives of Value Integration Reports</w:t>
            </w:r>
            <w:r>
              <w:rPr>
                <w:webHidden/>
              </w:rPr>
              <w:tab/>
            </w:r>
            <w:r>
              <w:rPr>
                <w:webHidden/>
              </w:rPr>
              <w:fldChar w:fldCharType="begin"/>
            </w:r>
            <w:r>
              <w:rPr>
                <w:webHidden/>
              </w:rPr>
              <w:instrText xml:space="preserve"> PAGEREF _Toc189239005 \h </w:instrText>
            </w:r>
            <w:r>
              <w:rPr>
                <w:webHidden/>
              </w:rPr>
            </w:r>
            <w:r>
              <w:rPr>
                <w:webHidden/>
              </w:rPr>
              <w:fldChar w:fldCharType="separate"/>
            </w:r>
            <w:r>
              <w:rPr>
                <w:webHidden/>
              </w:rPr>
              <w:t>43</w:t>
            </w:r>
            <w:r>
              <w:rPr>
                <w:webHidden/>
              </w:rPr>
              <w:fldChar w:fldCharType="end"/>
            </w:r>
          </w:hyperlink>
        </w:p>
        <w:p w14:paraId="07BD70EC" w14:textId="3B6D39E0" w:rsidR="00B6647E" w:rsidRDefault="00B6647E">
          <w:pPr>
            <w:pStyle w:val="TOC2"/>
            <w:rPr>
              <w:rFonts w:asciiTheme="minorHAnsi" w:eastAsiaTheme="minorEastAsia" w:hAnsiTheme="minorHAnsi" w:cstheme="minorBidi"/>
              <w:kern w:val="2"/>
              <w:sz w:val="24"/>
              <w:szCs w:val="24"/>
              <w14:ligatures w14:val="standardContextual"/>
            </w:rPr>
          </w:pPr>
          <w:hyperlink w:anchor="_Toc189239006" w:history="1">
            <w:r w:rsidRPr="00D849DB">
              <w:rPr>
                <w:rStyle w:val="Hyperlink"/>
              </w:rPr>
              <w:t>Creating a new VIR</w:t>
            </w:r>
            <w:r>
              <w:rPr>
                <w:webHidden/>
              </w:rPr>
              <w:tab/>
            </w:r>
            <w:r>
              <w:rPr>
                <w:webHidden/>
              </w:rPr>
              <w:fldChar w:fldCharType="begin"/>
            </w:r>
            <w:r>
              <w:rPr>
                <w:webHidden/>
              </w:rPr>
              <w:instrText xml:space="preserve"> PAGEREF _Toc189239006 \h </w:instrText>
            </w:r>
            <w:r>
              <w:rPr>
                <w:webHidden/>
              </w:rPr>
            </w:r>
            <w:r>
              <w:rPr>
                <w:webHidden/>
              </w:rPr>
              <w:fldChar w:fldCharType="separate"/>
            </w:r>
            <w:r>
              <w:rPr>
                <w:webHidden/>
              </w:rPr>
              <w:t>44</w:t>
            </w:r>
            <w:r>
              <w:rPr>
                <w:webHidden/>
              </w:rPr>
              <w:fldChar w:fldCharType="end"/>
            </w:r>
          </w:hyperlink>
        </w:p>
        <w:p w14:paraId="09A1CA81" w14:textId="3020E15F" w:rsidR="00B6647E" w:rsidRDefault="00B6647E">
          <w:pPr>
            <w:pStyle w:val="TOC2"/>
            <w:rPr>
              <w:rFonts w:asciiTheme="minorHAnsi" w:eastAsiaTheme="minorEastAsia" w:hAnsiTheme="minorHAnsi" w:cstheme="minorBidi"/>
              <w:kern w:val="2"/>
              <w:sz w:val="24"/>
              <w:szCs w:val="24"/>
              <w14:ligatures w14:val="standardContextual"/>
            </w:rPr>
          </w:pPr>
          <w:hyperlink w:anchor="_Toc189239007" w:history="1">
            <w:r w:rsidRPr="00D849DB">
              <w:rPr>
                <w:rStyle w:val="Hyperlink"/>
              </w:rPr>
              <w:t>Example IVN Value Integration Report Outline</w:t>
            </w:r>
            <w:r>
              <w:rPr>
                <w:webHidden/>
              </w:rPr>
              <w:tab/>
            </w:r>
            <w:r>
              <w:rPr>
                <w:webHidden/>
              </w:rPr>
              <w:fldChar w:fldCharType="begin"/>
            </w:r>
            <w:r>
              <w:rPr>
                <w:webHidden/>
              </w:rPr>
              <w:instrText xml:space="preserve"> PAGEREF _Toc189239007 \h </w:instrText>
            </w:r>
            <w:r>
              <w:rPr>
                <w:webHidden/>
              </w:rPr>
            </w:r>
            <w:r>
              <w:rPr>
                <w:webHidden/>
              </w:rPr>
              <w:fldChar w:fldCharType="separate"/>
            </w:r>
            <w:r>
              <w:rPr>
                <w:webHidden/>
              </w:rPr>
              <w:t>45</w:t>
            </w:r>
            <w:r>
              <w:rPr>
                <w:webHidden/>
              </w:rPr>
              <w:fldChar w:fldCharType="end"/>
            </w:r>
          </w:hyperlink>
        </w:p>
        <w:p w14:paraId="1EE27641" w14:textId="6670E8E5" w:rsidR="00B6647E" w:rsidRDefault="00B6647E">
          <w:pPr>
            <w:pStyle w:val="TOC2"/>
            <w:rPr>
              <w:rFonts w:asciiTheme="minorHAnsi" w:eastAsiaTheme="minorEastAsia" w:hAnsiTheme="minorHAnsi" w:cstheme="minorBidi"/>
              <w:kern w:val="2"/>
              <w:sz w:val="24"/>
              <w:szCs w:val="24"/>
              <w14:ligatures w14:val="standardContextual"/>
            </w:rPr>
          </w:pPr>
          <w:hyperlink w:anchor="_Toc189239008" w:history="1">
            <w:r w:rsidRPr="00D849DB">
              <w:rPr>
                <w:rStyle w:val="Hyperlink"/>
              </w:rPr>
              <w:t>Version Control of IVN Value Integration Reports</w:t>
            </w:r>
            <w:r>
              <w:rPr>
                <w:webHidden/>
              </w:rPr>
              <w:tab/>
            </w:r>
            <w:r>
              <w:rPr>
                <w:webHidden/>
              </w:rPr>
              <w:fldChar w:fldCharType="begin"/>
            </w:r>
            <w:r>
              <w:rPr>
                <w:webHidden/>
              </w:rPr>
              <w:instrText xml:space="preserve"> PAGEREF _Toc189239008 \h </w:instrText>
            </w:r>
            <w:r>
              <w:rPr>
                <w:webHidden/>
              </w:rPr>
            </w:r>
            <w:r>
              <w:rPr>
                <w:webHidden/>
              </w:rPr>
              <w:fldChar w:fldCharType="separate"/>
            </w:r>
            <w:r>
              <w:rPr>
                <w:webHidden/>
              </w:rPr>
              <w:t>45</w:t>
            </w:r>
            <w:r>
              <w:rPr>
                <w:webHidden/>
              </w:rPr>
              <w:fldChar w:fldCharType="end"/>
            </w:r>
          </w:hyperlink>
        </w:p>
        <w:p w14:paraId="70DF68B6" w14:textId="5EB73D9C" w:rsidR="00B6647E" w:rsidRDefault="00B6647E">
          <w:pPr>
            <w:pStyle w:val="TOC2"/>
            <w:rPr>
              <w:rFonts w:asciiTheme="minorHAnsi" w:eastAsiaTheme="minorEastAsia" w:hAnsiTheme="minorHAnsi" w:cstheme="minorBidi"/>
              <w:kern w:val="2"/>
              <w:sz w:val="24"/>
              <w:szCs w:val="24"/>
              <w14:ligatures w14:val="standardContextual"/>
            </w:rPr>
          </w:pPr>
          <w:hyperlink w:anchor="_Toc189239009" w:history="1">
            <w:r w:rsidRPr="00D849DB">
              <w:rPr>
                <w:rStyle w:val="Hyperlink"/>
              </w:rPr>
              <w:t>Making VIR Recommendations</w:t>
            </w:r>
            <w:r>
              <w:rPr>
                <w:webHidden/>
              </w:rPr>
              <w:tab/>
            </w:r>
            <w:r>
              <w:rPr>
                <w:webHidden/>
              </w:rPr>
              <w:fldChar w:fldCharType="begin"/>
            </w:r>
            <w:r>
              <w:rPr>
                <w:webHidden/>
              </w:rPr>
              <w:instrText xml:space="preserve"> PAGEREF _Toc189239009 \h </w:instrText>
            </w:r>
            <w:r>
              <w:rPr>
                <w:webHidden/>
              </w:rPr>
            </w:r>
            <w:r>
              <w:rPr>
                <w:webHidden/>
              </w:rPr>
              <w:fldChar w:fldCharType="separate"/>
            </w:r>
            <w:r>
              <w:rPr>
                <w:webHidden/>
              </w:rPr>
              <w:t>46</w:t>
            </w:r>
            <w:r>
              <w:rPr>
                <w:webHidden/>
              </w:rPr>
              <w:fldChar w:fldCharType="end"/>
            </w:r>
          </w:hyperlink>
        </w:p>
        <w:p w14:paraId="45C10ACC" w14:textId="030690A9" w:rsidR="00B6647E" w:rsidRDefault="00B6647E">
          <w:pPr>
            <w:pStyle w:val="TOC3"/>
            <w:rPr>
              <w:rFonts w:asciiTheme="minorHAnsi" w:eastAsiaTheme="minorEastAsia" w:hAnsiTheme="minorHAnsi" w:cstheme="minorBidi"/>
              <w:kern w:val="2"/>
              <w14:ligatures w14:val="standardContextual"/>
            </w:rPr>
          </w:pPr>
          <w:hyperlink w:anchor="_Toc189239010" w:history="1">
            <w:r w:rsidRPr="00D849DB">
              <w:rPr>
                <w:rStyle w:val="Hyperlink"/>
              </w:rPr>
              <w:t>Build products for strategic communications</w:t>
            </w:r>
            <w:r>
              <w:rPr>
                <w:webHidden/>
              </w:rPr>
              <w:tab/>
            </w:r>
            <w:r>
              <w:rPr>
                <w:webHidden/>
              </w:rPr>
              <w:fldChar w:fldCharType="begin"/>
            </w:r>
            <w:r>
              <w:rPr>
                <w:webHidden/>
              </w:rPr>
              <w:instrText xml:space="preserve"> PAGEREF _Toc189239010 \h </w:instrText>
            </w:r>
            <w:r>
              <w:rPr>
                <w:webHidden/>
              </w:rPr>
            </w:r>
            <w:r>
              <w:rPr>
                <w:webHidden/>
              </w:rPr>
              <w:fldChar w:fldCharType="separate"/>
            </w:r>
            <w:r>
              <w:rPr>
                <w:webHidden/>
              </w:rPr>
              <w:t>46</w:t>
            </w:r>
            <w:r>
              <w:rPr>
                <w:webHidden/>
              </w:rPr>
              <w:fldChar w:fldCharType="end"/>
            </w:r>
          </w:hyperlink>
        </w:p>
        <w:p w14:paraId="19C8178B" w14:textId="43BB8D4F" w:rsidR="00B6647E" w:rsidRDefault="00B6647E">
          <w:pPr>
            <w:pStyle w:val="TOC3"/>
            <w:rPr>
              <w:rFonts w:asciiTheme="minorHAnsi" w:eastAsiaTheme="minorEastAsia" w:hAnsiTheme="minorHAnsi" w:cstheme="minorBidi"/>
              <w:kern w:val="2"/>
              <w14:ligatures w14:val="standardContextual"/>
            </w:rPr>
          </w:pPr>
          <w:hyperlink w:anchor="_Toc189239011" w:history="1">
            <w:r w:rsidRPr="00D849DB">
              <w:rPr>
                <w:rStyle w:val="Hyperlink"/>
              </w:rPr>
              <w:t>Increase value provided to network (additional linkages)</w:t>
            </w:r>
            <w:r>
              <w:rPr>
                <w:webHidden/>
              </w:rPr>
              <w:tab/>
            </w:r>
            <w:r>
              <w:rPr>
                <w:webHidden/>
              </w:rPr>
              <w:fldChar w:fldCharType="begin"/>
            </w:r>
            <w:r>
              <w:rPr>
                <w:webHidden/>
              </w:rPr>
              <w:instrText xml:space="preserve"> PAGEREF _Toc189239011 \h </w:instrText>
            </w:r>
            <w:r>
              <w:rPr>
                <w:webHidden/>
              </w:rPr>
            </w:r>
            <w:r>
              <w:rPr>
                <w:webHidden/>
              </w:rPr>
              <w:fldChar w:fldCharType="separate"/>
            </w:r>
            <w:r>
              <w:rPr>
                <w:webHidden/>
              </w:rPr>
              <w:t>46</w:t>
            </w:r>
            <w:r>
              <w:rPr>
                <w:webHidden/>
              </w:rPr>
              <w:fldChar w:fldCharType="end"/>
            </w:r>
          </w:hyperlink>
        </w:p>
        <w:p w14:paraId="2C3BE466" w14:textId="75E7810D" w:rsidR="00B6647E" w:rsidRDefault="00B6647E">
          <w:pPr>
            <w:pStyle w:val="TOC3"/>
            <w:rPr>
              <w:rFonts w:asciiTheme="minorHAnsi" w:eastAsiaTheme="minorEastAsia" w:hAnsiTheme="minorHAnsi" w:cstheme="minorBidi"/>
              <w:kern w:val="2"/>
              <w14:ligatures w14:val="standardContextual"/>
            </w:rPr>
          </w:pPr>
          <w:hyperlink w:anchor="_Toc189239012" w:history="1">
            <w:r w:rsidRPr="00D849DB">
              <w:rPr>
                <w:rStyle w:val="Hyperlink"/>
              </w:rPr>
              <w:t>Increase network’s net value</w:t>
            </w:r>
            <w:r>
              <w:rPr>
                <w:webHidden/>
              </w:rPr>
              <w:tab/>
            </w:r>
            <w:r>
              <w:rPr>
                <w:webHidden/>
              </w:rPr>
              <w:fldChar w:fldCharType="begin"/>
            </w:r>
            <w:r>
              <w:rPr>
                <w:webHidden/>
              </w:rPr>
              <w:instrText xml:space="preserve"> PAGEREF _Toc189239012 \h </w:instrText>
            </w:r>
            <w:r>
              <w:rPr>
                <w:webHidden/>
              </w:rPr>
            </w:r>
            <w:r>
              <w:rPr>
                <w:webHidden/>
              </w:rPr>
              <w:fldChar w:fldCharType="separate"/>
            </w:r>
            <w:r>
              <w:rPr>
                <w:webHidden/>
              </w:rPr>
              <w:t>47</w:t>
            </w:r>
            <w:r>
              <w:rPr>
                <w:webHidden/>
              </w:rPr>
              <w:fldChar w:fldCharType="end"/>
            </w:r>
          </w:hyperlink>
        </w:p>
        <w:p w14:paraId="10B5D9AD" w14:textId="62D0B153" w:rsidR="00B6647E" w:rsidRDefault="00B6647E">
          <w:pPr>
            <w:pStyle w:val="TOC2"/>
            <w:rPr>
              <w:rFonts w:asciiTheme="minorHAnsi" w:eastAsiaTheme="minorEastAsia" w:hAnsiTheme="minorHAnsi" w:cstheme="minorBidi"/>
              <w:kern w:val="2"/>
              <w:sz w:val="24"/>
              <w:szCs w:val="24"/>
              <w14:ligatures w14:val="standardContextual"/>
            </w:rPr>
          </w:pPr>
          <w:hyperlink w:anchor="_Toc189239013" w:history="1">
            <w:r w:rsidRPr="00D849DB">
              <w:rPr>
                <w:rStyle w:val="Hyperlink"/>
              </w:rPr>
              <w:t>Adding IVN Alignments from Dataset</w:t>
            </w:r>
            <w:r>
              <w:rPr>
                <w:webHidden/>
              </w:rPr>
              <w:tab/>
            </w:r>
            <w:r>
              <w:rPr>
                <w:webHidden/>
              </w:rPr>
              <w:fldChar w:fldCharType="begin"/>
            </w:r>
            <w:r>
              <w:rPr>
                <w:webHidden/>
              </w:rPr>
              <w:instrText xml:space="preserve"> PAGEREF _Toc189239013 \h </w:instrText>
            </w:r>
            <w:r>
              <w:rPr>
                <w:webHidden/>
              </w:rPr>
            </w:r>
            <w:r>
              <w:rPr>
                <w:webHidden/>
              </w:rPr>
              <w:fldChar w:fldCharType="separate"/>
            </w:r>
            <w:r>
              <w:rPr>
                <w:webHidden/>
              </w:rPr>
              <w:t>47</w:t>
            </w:r>
            <w:r>
              <w:rPr>
                <w:webHidden/>
              </w:rPr>
              <w:fldChar w:fldCharType="end"/>
            </w:r>
          </w:hyperlink>
        </w:p>
        <w:p w14:paraId="2B6C734D" w14:textId="6DABE9D4" w:rsidR="00B6647E" w:rsidRDefault="00B6647E">
          <w:pPr>
            <w:pStyle w:val="TOC2"/>
            <w:rPr>
              <w:rFonts w:asciiTheme="minorHAnsi" w:eastAsiaTheme="minorEastAsia" w:hAnsiTheme="minorHAnsi" w:cstheme="minorBidi"/>
              <w:kern w:val="2"/>
              <w:sz w:val="24"/>
              <w:szCs w:val="24"/>
              <w14:ligatures w14:val="standardContextual"/>
            </w:rPr>
          </w:pPr>
          <w:hyperlink w:anchor="_Toc189239014" w:history="1">
            <w:r w:rsidRPr="00D849DB">
              <w:rPr>
                <w:rStyle w:val="Hyperlink"/>
              </w:rPr>
              <w:t>IVN Alignment Recommendations</w:t>
            </w:r>
            <w:r>
              <w:rPr>
                <w:webHidden/>
              </w:rPr>
              <w:tab/>
            </w:r>
            <w:r>
              <w:rPr>
                <w:webHidden/>
              </w:rPr>
              <w:fldChar w:fldCharType="begin"/>
            </w:r>
            <w:r>
              <w:rPr>
                <w:webHidden/>
              </w:rPr>
              <w:instrText xml:space="preserve"> PAGEREF _Toc189239014 \h </w:instrText>
            </w:r>
            <w:r>
              <w:rPr>
                <w:webHidden/>
              </w:rPr>
            </w:r>
            <w:r>
              <w:rPr>
                <w:webHidden/>
              </w:rPr>
              <w:fldChar w:fldCharType="separate"/>
            </w:r>
            <w:r>
              <w:rPr>
                <w:webHidden/>
              </w:rPr>
              <w:t>47</w:t>
            </w:r>
            <w:r>
              <w:rPr>
                <w:webHidden/>
              </w:rPr>
              <w:fldChar w:fldCharType="end"/>
            </w:r>
          </w:hyperlink>
        </w:p>
        <w:p w14:paraId="7A902650" w14:textId="7B68112D" w:rsidR="00B6647E" w:rsidRDefault="00B6647E">
          <w:pPr>
            <w:pStyle w:val="TOC3"/>
            <w:rPr>
              <w:rFonts w:asciiTheme="minorHAnsi" w:eastAsiaTheme="minorEastAsia" w:hAnsiTheme="minorHAnsi" w:cstheme="minorBidi"/>
              <w:kern w:val="2"/>
              <w14:ligatures w14:val="standardContextual"/>
            </w:rPr>
          </w:pPr>
          <w:hyperlink w:anchor="_Toc189239015" w:history="1">
            <w:r w:rsidRPr="00D849DB">
              <w:rPr>
                <w:rStyle w:val="Hyperlink"/>
              </w:rPr>
              <w:t>IVN Level 1 Report: Communicate the alignment</w:t>
            </w:r>
            <w:r>
              <w:rPr>
                <w:webHidden/>
              </w:rPr>
              <w:tab/>
            </w:r>
            <w:r>
              <w:rPr>
                <w:webHidden/>
              </w:rPr>
              <w:fldChar w:fldCharType="begin"/>
            </w:r>
            <w:r>
              <w:rPr>
                <w:webHidden/>
              </w:rPr>
              <w:instrText xml:space="preserve"> PAGEREF _Toc189239015 \h </w:instrText>
            </w:r>
            <w:r>
              <w:rPr>
                <w:webHidden/>
              </w:rPr>
            </w:r>
            <w:r>
              <w:rPr>
                <w:webHidden/>
              </w:rPr>
              <w:fldChar w:fldCharType="separate"/>
            </w:r>
            <w:r>
              <w:rPr>
                <w:webHidden/>
              </w:rPr>
              <w:t>48</w:t>
            </w:r>
            <w:r>
              <w:rPr>
                <w:webHidden/>
              </w:rPr>
              <w:fldChar w:fldCharType="end"/>
            </w:r>
          </w:hyperlink>
        </w:p>
        <w:p w14:paraId="071AC6FF" w14:textId="47D59131" w:rsidR="00B6647E" w:rsidRDefault="00B6647E">
          <w:pPr>
            <w:pStyle w:val="TOC3"/>
            <w:rPr>
              <w:rFonts w:asciiTheme="minorHAnsi" w:eastAsiaTheme="minorEastAsia" w:hAnsiTheme="minorHAnsi" w:cstheme="minorBidi"/>
              <w:kern w:val="2"/>
              <w14:ligatures w14:val="standardContextual"/>
            </w:rPr>
          </w:pPr>
          <w:hyperlink w:anchor="_Toc189239016" w:history="1">
            <w:r w:rsidRPr="00D849DB">
              <w:rPr>
                <w:rStyle w:val="Hyperlink"/>
              </w:rPr>
              <w:t>IVN Level 2 Report: Leverage the alignment</w:t>
            </w:r>
            <w:r>
              <w:rPr>
                <w:webHidden/>
              </w:rPr>
              <w:tab/>
            </w:r>
            <w:r>
              <w:rPr>
                <w:webHidden/>
              </w:rPr>
              <w:fldChar w:fldCharType="begin"/>
            </w:r>
            <w:r>
              <w:rPr>
                <w:webHidden/>
              </w:rPr>
              <w:instrText xml:space="preserve"> PAGEREF _Toc189239016 \h </w:instrText>
            </w:r>
            <w:r>
              <w:rPr>
                <w:webHidden/>
              </w:rPr>
            </w:r>
            <w:r>
              <w:rPr>
                <w:webHidden/>
              </w:rPr>
              <w:fldChar w:fldCharType="separate"/>
            </w:r>
            <w:r>
              <w:rPr>
                <w:webHidden/>
              </w:rPr>
              <w:t>48</w:t>
            </w:r>
            <w:r>
              <w:rPr>
                <w:webHidden/>
              </w:rPr>
              <w:fldChar w:fldCharType="end"/>
            </w:r>
          </w:hyperlink>
        </w:p>
        <w:p w14:paraId="2950E8E6" w14:textId="35824876" w:rsidR="00B6647E" w:rsidRDefault="00B6647E">
          <w:pPr>
            <w:pStyle w:val="TOC3"/>
            <w:rPr>
              <w:rFonts w:asciiTheme="minorHAnsi" w:eastAsiaTheme="minorEastAsia" w:hAnsiTheme="minorHAnsi" w:cstheme="minorBidi"/>
              <w:kern w:val="2"/>
              <w14:ligatures w14:val="standardContextual"/>
            </w:rPr>
          </w:pPr>
          <w:hyperlink w:anchor="_Toc189239017" w:history="1">
            <w:r w:rsidRPr="00D849DB">
              <w:rPr>
                <w:rStyle w:val="Hyperlink"/>
              </w:rPr>
              <w:t>IVN Level 3 Report: Transform the alignment</w:t>
            </w:r>
            <w:r>
              <w:rPr>
                <w:webHidden/>
              </w:rPr>
              <w:tab/>
            </w:r>
            <w:r>
              <w:rPr>
                <w:webHidden/>
              </w:rPr>
              <w:fldChar w:fldCharType="begin"/>
            </w:r>
            <w:r>
              <w:rPr>
                <w:webHidden/>
              </w:rPr>
              <w:instrText xml:space="preserve"> PAGEREF _Toc189239017 \h </w:instrText>
            </w:r>
            <w:r>
              <w:rPr>
                <w:webHidden/>
              </w:rPr>
            </w:r>
            <w:r>
              <w:rPr>
                <w:webHidden/>
              </w:rPr>
              <w:fldChar w:fldCharType="separate"/>
            </w:r>
            <w:r>
              <w:rPr>
                <w:webHidden/>
              </w:rPr>
              <w:t>48</w:t>
            </w:r>
            <w:r>
              <w:rPr>
                <w:webHidden/>
              </w:rPr>
              <w:fldChar w:fldCharType="end"/>
            </w:r>
          </w:hyperlink>
        </w:p>
        <w:p w14:paraId="2003853E" w14:textId="6868FB58" w:rsidR="00B6647E" w:rsidRDefault="00B6647E">
          <w:pPr>
            <w:pStyle w:val="TOC3"/>
            <w:rPr>
              <w:rFonts w:asciiTheme="minorHAnsi" w:eastAsiaTheme="minorEastAsia" w:hAnsiTheme="minorHAnsi" w:cstheme="minorBidi"/>
              <w:kern w:val="2"/>
              <w14:ligatures w14:val="standardContextual"/>
            </w:rPr>
          </w:pPr>
          <w:hyperlink w:anchor="_Toc189239018" w:history="1">
            <w:r w:rsidRPr="00D849DB">
              <w:rPr>
                <w:rStyle w:val="Hyperlink"/>
              </w:rPr>
              <w:t>Opportunities for realignment</w:t>
            </w:r>
            <w:r>
              <w:rPr>
                <w:webHidden/>
              </w:rPr>
              <w:tab/>
            </w:r>
            <w:r>
              <w:rPr>
                <w:webHidden/>
              </w:rPr>
              <w:fldChar w:fldCharType="begin"/>
            </w:r>
            <w:r>
              <w:rPr>
                <w:webHidden/>
              </w:rPr>
              <w:instrText xml:space="preserve"> PAGEREF _Toc189239018 \h </w:instrText>
            </w:r>
            <w:r>
              <w:rPr>
                <w:webHidden/>
              </w:rPr>
            </w:r>
            <w:r>
              <w:rPr>
                <w:webHidden/>
              </w:rPr>
              <w:fldChar w:fldCharType="separate"/>
            </w:r>
            <w:r>
              <w:rPr>
                <w:webHidden/>
              </w:rPr>
              <w:t>48</w:t>
            </w:r>
            <w:r>
              <w:rPr>
                <w:webHidden/>
              </w:rPr>
              <w:fldChar w:fldCharType="end"/>
            </w:r>
          </w:hyperlink>
        </w:p>
        <w:p w14:paraId="421B4C27" w14:textId="1719D0AB" w:rsidR="00B6647E" w:rsidRDefault="00B6647E">
          <w:pPr>
            <w:pStyle w:val="TOC3"/>
            <w:rPr>
              <w:rFonts w:asciiTheme="minorHAnsi" w:eastAsiaTheme="minorEastAsia" w:hAnsiTheme="minorHAnsi" w:cstheme="minorBidi"/>
              <w:kern w:val="2"/>
              <w14:ligatures w14:val="standardContextual"/>
            </w:rPr>
          </w:pPr>
          <w:hyperlink w:anchor="_Toc189239019" w:history="1">
            <w:r w:rsidRPr="00D849DB">
              <w:rPr>
                <w:rStyle w:val="Hyperlink"/>
              </w:rPr>
              <w:t>Summarize all of the requirements for the executive summary of the report</w:t>
            </w:r>
            <w:r>
              <w:rPr>
                <w:webHidden/>
              </w:rPr>
              <w:tab/>
            </w:r>
            <w:r>
              <w:rPr>
                <w:webHidden/>
              </w:rPr>
              <w:fldChar w:fldCharType="begin"/>
            </w:r>
            <w:r>
              <w:rPr>
                <w:webHidden/>
              </w:rPr>
              <w:instrText xml:space="preserve"> PAGEREF _Toc189239019 \h </w:instrText>
            </w:r>
            <w:r>
              <w:rPr>
                <w:webHidden/>
              </w:rPr>
            </w:r>
            <w:r>
              <w:rPr>
                <w:webHidden/>
              </w:rPr>
              <w:fldChar w:fldCharType="separate"/>
            </w:r>
            <w:r>
              <w:rPr>
                <w:webHidden/>
              </w:rPr>
              <w:t>49</w:t>
            </w:r>
            <w:r>
              <w:rPr>
                <w:webHidden/>
              </w:rPr>
              <w:fldChar w:fldCharType="end"/>
            </w:r>
          </w:hyperlink>
        </w:p>
        <w:p w14:paraId="2C454996" w14:textId="0C0AC12D" w:rsidR="00B6647E" w:rsidRDefault="00B6647E">
          <w:pPr>
            <w:pStyle w:val="TOC1"/>
            <w:rPr>
              <w:rFonts w:asciiTheme="minorHAnsi" w:eastAsiaTheme="minorEastAsia" w:hAnsiTheme="minorHAnsi" w:cstheme="minorBidi"/>
              <w:kern w:val="2"/>
              <w14:ligatures w14:val="standardContextual"/>
            </w:rPr>
          </w:pPr>
          <w:hyperlink w:anchor="_Toc189239020" w:history="1">
            <w:r w:rsidRPr="00D849DB">
              <w:rPr>
                <w:rStyle w:val="Hyperlink"/>
              </w:rPr>
              <w:t>Create a sample excerpt of the Client Document for the report</w:t>
            </w:r>
            <w:r>
              <w:rPr>
                <w:webHidden/>
              </w:rPr>
              <w:tab/>
            </w:r>
            <w:r>
              <w:rPr>
                <w:webHidden/>
              </w:rPr>
              <w:fldChar w:fldCharType="begin"/>
            </w:r>
            <w:r>
              <w:rPr>
                <w:webHidden/>
              </w:rPr>
              <w:instrText xml:space="preserve"> PAGEREF _Toc189239020 \h </w:instrText>
            </w:r>
            <w:r>
              <w:rPr>
                <w:webHidden/>
              </w:rPr>
            </w:r>
            <w:r>
              <w:rPr>
                <w:webHidden/>
              </w:rPr>
              <w:fldChar w:fldCharType="separate"/>
            </w:r>
            <w:r>
              <w:rPr>
                <w:webHidden/>
              </w:rPr>
              <w:t>49</w:t>
            </w:r>
            <w:r>
              <w:rPr>
                <w:webHidden/>
              </w:rPr>
              <w:fldChar w:fldCharType="end"/>
            </w:r>
          </w:hyperlink>
        </w:p>
        <w:p w14:paraId="7924DC07" w14:textId="3AB146A4" w:rsidR="00B6647E" w:rsidRDefault="00B6647E">
          <w:pPr>
            <w:pStyle w:val="TOC1"/>
            <w:rPr>
              <w:rFonts w:asciiTheme="minorHAnsi" w:eastAsiaTheme="minorEastAsia" w:hAnsiTheme="minorHAnsi" w:cstheme="minorBidi"/>
              <w:kern w:val="2"/>
              <w14:ligatures w14:val="standardContextual"/>
            </w:rPr>
          </w:pPr>
          <w:hyperlink w:anchor="_Toc189239021" w:history="1">
            <w:r w:rsidRPr="00D849DB">
              <w:rPr>
                <w:rStyle w:val="Hyperlink"/>
              </w:rPr>
              <w:t>How to progress a VIR from the Development Phase to the Implementation Phase</w:t>
            </w:r>
            <w:r>
              <w:rPr>
                <w:webHidden/>
              </w:rPr>
              <w:tab/>
            </w:r>
            <w:r>
              <w:rPr>
                <w:webHidden/>
              </w:rPr>
              <w:fldChar w:fldCharType="begin"/>
            </w:r>
            <w:r>
              <w:rPr>
                <w:webHidden/>
              </w:rPr>
              <w:instrText xml:space="preserve"> PAGEREF _Toc189239021 \h </w:instrText>
            </w:r>
            <w:r>
              <w:rPr>
                <w:webHidden/>
              </w:rPr>
            </w:r>
            <w:r>
              <w:rPr>
                <w:webHidden/>
              </w:rPr>
              <w:fldChar w:fldCharType="separate"/>
            </w:r>
            <w:r>
              <w:rPr>
                <w:webHidden/>
              </w:rPr>
              <w:t>49</w:t>
            </w:r>
            <w:r>
              <w:rPr>
                <w:webHidden/>
              </w:rPr>
              <w:fldChar w:fldCharType="end"/>
            </w:r>
          </w:hyperlink>
        </w:p>
        <w:p w14:paraId="1619DEE6" w14:textId="33DB9F66" w:rsidR="00B6647E" w:rsidRDefault="00B6647E">
          <w:pPr>
            <w:pStyle w:val="TOC2"/>
            <w:rPr>
              <w:rFonts w:asciiTheme="minorHAnsi" w:eastAsiaTheme="minorEastAsia" w:hAnsiTheme="minorHAnsi" w:cstheme="minorBidi"/>
              <w:kern w:val="2"/>
              <w:sz w:val="24"/>
              <w:szCs w:val="24"/>
              <w14:ligatures w14:val="standardContextual"/>
            </w:rPr>
          </w:pPr>
          <w:hyperlink w:anchor="_Toc189239022" w:history="1">
            <w:r w:rsidRPr="00D849DB">
              <w:rPr>
                <w:rStyle w:val="Hyperlink"/>
              </w:rPr>
              <w:t>Report Manager Delivers Draft to Client</w:t>
            </w:r>
            <w:r>
              <w:rPr>
                <w:webHidden/>
              </w:rPr>
              <w:tab/>
            </w:r>
            <w:r>
              <w:rPr>
                <w:webHidden/>
              </w:rPr>
              <w:fldChar w:fldCharType="begin"/>
            </w:r>
            <w:r>
              <w:rPr>
                <w:webHidden/>
              </w:rPr>
              <w:instrText xml:space="preserve"> PAGEREF _Toc189239022 \h </w:instrText>
            </w:r>
            <w:r>
              <w:rPr>
                <w:webHidden/>
              </w:rPr>
            </w:r>
            <w:r>
              <w:rPr>
                <w:webHidden/>
              </w:rPr>
              <w:fldChar w:fldCharType="separate"/>
            </w:r>
            <w:r>
              <w:rPr>
                <w:webHidden/>
              </w:rPr>
              <w:t>49</w:t>
            </w:r>
            <w:r>
              <w:rPr>
                <w:webHidden/>
              </w:rPr>
              <w:fldChar w:fldCharType="end"/>
            </w:r>
          </w:hyperlink>
        </w:p>
        <w:p w14:paraId="7988D5D3" w14:textId="1F182A6D" w:rsidR="00B6647E" w:rsidRDefault="00B6647E">
          <w:pPr>
            <w:pStyle w:val="TOC2"/>
            <w:rPr>
              <w:rFonts w:asciiTheme="minorHAnsi" w:eastAsiaTheme="minorEastAsia" w:hAnsiTheme="minorHAnsi" w:cstheme="minorBidi"/>
              <w:kern w:val="2"/>
              <w:sz w:val="24"/>
              <w:szCs w:val="24"/>
              <w14:ligatures w14:val="standardContextual"/>
            </w:rPr>
          </w:pPr>
          <w:hyperlink w:anchor="_Toc189239023" w:history="1">
            <w:r w:rsidRPr="00D849DB">
              <w:rPr>
                <w:rStyle w:val="Hyperlink"/>
              </w:rPr>
              <w:t>Report Manager adjusts the implementation actions/recommendations/alignments in the report and dataset based on feedback from the Client</w:t>
            </w:r>
            <w:r>
              <w:rPr>
                <w:webHidden/>
              </w:rPr>
              <w:tab/>
            </w:r>
            <w:r>
              <w:rPr>
                <w:webHidden/>
              </w:rPr>
              <w:fldChar w:fldCharType="begin"/>
            </w:r>
            <w:r>
              <w:rPr>
                <w:webHidden/>
              </w:rPr>
              <w:instrText xml:space="preserve"> PAGEREF _Toc189239023 \h </w:instrText>
            </w:r>
            <w:r>
              <w:rPr>
                <w:webHidden/>
              </w:rPr>
            </w:r>
            <w:r>
              <w:rPr>
                <w:webHidden/>
              </w:rPr>
              <w:fldChar w:fldCharType="separate"/>
            </w:r>
            <w:r>
              <w:rPr>
                <w:webHidden/>
              </w:rPr>
              <w:t>49</w:t>
            </w:r>
            <w:r>
              <w:rPr>
                <w:webHidden/>
              </w:rPr>
              <w:fldChar w:fldCharType="end"/>
            </w:r>
          </w:hyperlink>
        </w:p>
        <w:p w14:paraId="117FE94E" w14:textId="5BC47FE0" w:rsidR="00B6647E" w:rsidRDefault="00B6647E">
          <w:pPr>
            <w:pStyle w:val="TOC2"/>
            <w:rPr>
              <w:rFonts w:asciiTheme="minorHAnsi" w:eastAsiaTheme="minorEastAsia" w:hAnsiTheme="minorHAnsi" w:cstheme="minorBidi"/>
              <w:kern w:val="2"/>
              <w:sz w:val="24"/>
              <w:szCs w:val="24"/>
              <w14:ligatures w14:val="standardContextual"/>
            </w:rPr>
          </w:pPr>
          <w:hyperlink w:anchor="_Toc189239024" w:history="1">
            <w:r w:rsidRPr="00D849DB">
              <w:rPr>
                <w:rStyle w:val="Hyperlink"/>
              </w:rPr>
              <w:t>Report Manager trains a Client Delegate to adopt the RIR Report Manager role</w:t>
            </w:r>
            <w:r>
              <w:rPr>
                <w:webHidden/>
              </w:rPr>
              <w:tab/>
            </w:r>
            <w:r>
              <w:rPr>
                <w:webHidden/>
              </w:rPr>
              <w:fldChar w:fldCharType="begin"/>
            </w:r>
            <w:r>
              <w:rPr>
                <w:webHidden/>
              </w:rPr>
              <w:instrText xml:space="preserve"> PAGEREF _Toc189239024 \h </w:instrText>
            </w:r>
            <w:r>
              <w:rPr>
                <w:webHidden/>
              </w:rPr>
            </w:r>
            <w:r>
              <w:rPr>
                <w:webHidden/>
              </w:rPr>
              <w:fldChar w:fldCharType="separate"/>
            </w:r>
            <w:r>
              <w:rPr>
                <w:webHidden/>
              </w:rPr>
              <w:t>49</w:t>
            </w:r>
            <w:r>
              <w:rPr>
                <w:webHidden/>
              </w:rPr>
              <w:fldChar w:fldCharType="end"/>
            </w:r>
          </w:hyperlink>
        </w:p>
        <w:p w14:paraId="73260D4E" w14:textId="3E7CEA0D" w:rsidR="00B6647E" w:rsidRDefault="00B6647E">
          <w:pPr>
            <w:pStyle w:val="TOC2"/>
            <w:rPr>
              <w:rFonts w:asciiTheme="minorHAnsi" w:eastAsiaTheme="minorEastAsia" w:hAnsiTheme="minorHAnsi" w:cstheme="minorBidi"/>
              <w:kern w:val="2"/>
              <w:sz w:val="24"/>
              <w:szCs w:val="24"/>
              <w14:ligatures w14:val="standardContextual"/>
            </w:rPr>
          </w:pPr>
          <w:hyperlink w:anchor="_Toc189239025" w:history="1">
            <w:r w:rsidRPr="00D849DB">
              <w:rPr>
                <w:rStyle w:val="Hyperlink"/>
              </w:rPr>
              <w:t>Client accepts adjusted recommendations – Level 1 and Level 2 reports</w:t>
            </w:r>
            <w:r>
              <w:rPr>
                <w:webHidden/>
              </w:rPr>
              <w:tab/>
            </w:r>
            <w:r>
              <w:rPr>
                <w:webHidden/>
              </w:rPr>
              <w:fldChar w:fldCharType="begin"/>
            </w:r>
            <w:r>
              <w:rPr>
                <w:webHidden/>
              </w:rPr>
              <w:instrText xml:space="preserve"> PAGEREF _Toc189239025 \h </w:instrText>
            </w:r>
            <w:r>
              <w:rPr>
                <w:webHidden/>
              </w:rPr>
            </w:r>
            <w:r>
              <w:rPr>
                <w:webHidden/>
              </w:rPr>
              <w:fldChar w:fldCharType="separate"/>
            </w:r>
            <w:r>
              <w:rPr>
                <w:webHidden/>
              </w:rPr>
              <w:t>50</w:t>
            </w:r>
            <w:r>
              <w:rPr>
                <w:webHidden/>
              </w:rPr>
              <w:fldChar w:fldCharType="end"/>
            </w:r>
          </w:hyperlink>
        </w:p>
        <w:p w14:paraId="15D95D7A" w14:textId="7E8F53C7" w:rsidR="00B6647E" w:rsidRDefault="00B6647E">
          <w:pPr>
            <w:pStyle w:val="TOC2"/>
            <w:rPr>
              <w:rFonts w:asciiTheme="minorHAnsi" w:eastAsiaTheme="minorEastAsia" w:hAnsiTheme="minorHAnsi" w:cstheme="minorBidi"/>
              <w:kern w:val="2"/>
              <w:sz w:val="24"/>
              <w:szCs w:val="24"/>
              <w14:ligatures w14:val="standardContextual"/>
            </w:rPr>
          </w:pPr>
          <w:hyperlink w:anchor="_Toc189239026" w:history="1">
            <w:r w:rsidRPr="00D849DB">
              <w:rPr>
                <w:rStyle w:val="Hyperlink"/>
              </w:rPr>
              <w:t>Client accepts adjusted recommendations – Level 3 reports</w:t>
            </w:r>
            <w:r>
              <w:rPr>
                <w:webHidden/>
              </w:rPr>
              <w:tab/>
            </w:r>
            <w:r>
              <w:rPr>
                <w:webHidden/>
              </w:rPr>
              <w:fldChar w:fldCharType="begin"/>
            </w:r>
            <w:r>
              <w:rPr>
                <w:webHidden/>
              </w:rPr>
              <w:instrText xml:space="preserve"> PAGEREF _Toc189239026 \h </w:instrText>
            </w:r>
            <w:r>
              <w:rPr>
                <w:webHidden/>
              </w:rPr>
            </w:r>
            <w:r>
              <w:rPr>
                <w:webHidden/>
              </w:rPr>
              <w:fldChar w:fldCharType="separate"/>
            </w:r>
            <w:r>
              <w:rPr>
                <w:webHidden/>
              </w:rPr>
              <w:t>50</w:t>
            </w:r>
            <w:r>
              <w:rPr>
                <w:webHidden/>
              </w:rPr>
              <w:fldChar w:fldCharType="end"/>
            </w:r>
          </w:hyperlink>
        </w:p>
        <w:p w14:paraId="4EE3D9C6" w14:textId="6F3F1F2D" w:rsidR="00B6647E" w:rsidRDefault="00B6647E">
          <w:pPr>
            <w:pStyle w:val="TOC1"/>
            <w:rPr>
              <w:rFonts w:asciiTheme="minorHAnsi" w:eastAsiaTheme="minorEastAsia" w:hAnsiTheme="minorHAnsi" w:cstheme="minorBidi"/>
              <w:kern w:val="2"/>
              <w14:ligatures w14:val="standardContextual"/>
            </w:rPr>
          </w:pPr>
          <w:hyperlink w:anchor="_Toc189239027" w:history="1">
            <w:r w:rsidRPr="00D849DB">
              <w:rPr>
                <w:rStyle w:val="Hyperlink"/>
              </w:rPr>
              <w:t>How to progress a VIR from the Implementation Phase to the Monitoring Phase</w:t>
            </w:r>
            <w:r>
              <w:rPr>
                <w:webHidden/>
              </w:rPr>
              <w:tab/>
            </w:r>
            <w:r>
              <w:rPr>
                <w:webHidden/>
              </w:rPr>
              <w:fldChar w:fldCharType="begin"/>
            </w:r>
            <w:r>
              <w:rPr>
                <w:webHidden/>
              </w:rPr>
              <w:instrText xml:space="preserve"> PAGEREF _Toc189239027 \h </w:instrText>
            </w:r>
            <w:r>
              <w:rPr>
                <w:webHidden/>
              </w:rPr>
            </w:r>
            <w:r>
              <w:rPr>
                <w:webHidden/>
              </w:rPr>
              <w:fldChar w:fldCharType="separate"/>
            </w:r>
            <w:r>
              <w:rPr>
                <w:webHidden/>
              </w:rPr>
              <w:t>50</w:t>
            </w:r>
            <w:r>
              <w:rPr>
                <w:webHidden/>
              </w:rPr>
              <w:fldChar w:fldCharType="end"/>
            </w:r>
          </w:hyperlink>
        </w:p>
        <w:p w14:paraId="16267393" w14:textId="7142436C" w:rsidR="00B6647E" w:rsidRDefault="00B6647E">
          <w:pPr>
            <w:pStyle w:val="TOC1"/>
            <w:rPr>
              <w:rFonts w:asciiTheme="minorHAnsi" w:eastAsiaTheme="minorEastAsia" w:hAnsiTheme="minorHAnsi" w:cstheme="minorBidi"/>
              <w:kern w:val="2"/>
              <w14:ligatures w14:val="standardContextual"/>
            </w:rPr>
          </w:pPr>
          <w:hyperlink w:anchor="_Toc189239028" w:history="1">
            <w:r w:rsidRPr="00D849DB">
              <w:rPr>
                <w:rStyle w:val="Hyperlink"/>
              </w:rPr>
              <w:t>How to gather initial requirements for a VIR</w:t>
            </w:r>
            <w:r>
              <w:rPr>
                <w:webHidden/>
              </w:rPr>
              <w:tab/>
            </w:r>
            <w:r>
              <w:rPr>
                <w:webHidden/>
              </w:rPr>
              <w:fldChar w:fldCharType="begin"/>
            </w:r>
            <w:r>
              <w:rPr>
                <w:webHidden/>
              </w:rPr>
              <w:instrText xml:space="preserve"> PAGEREF _Toc189239028 \h </w:instrText>
            </w:r>
            <w:r>
              <w:rPr>
                <w:webHidden/>
              </w:rPr>
            </w:r>
            <w:r>
              <w:rPr>
                <w:webHidden/>
              </w:rPr>
              <w:fldChar w:fldCharType="separate"/>
            </w:r>
            <w:r>
              <w:rPr>
                <w:webHidden/>
              </w:rPr>
              <w:t>50</w:t>
            </w:r>
            <w:r>
              <w:rPr>
                <w:webHidden/>
              </w:rPr>
              <w:fldChar w:fldCharType="end"/>
            </w:r>
          </w:hyperlink>
        </w:p>
        <w:p w14:paraId="5C2C7E6E" w14:textId="1AA31CE4" w:rsidR="00B6647E" w:rsidRDefault="00B6647E">
          <w:pPr>
            <w:pStyle w:val="TOC1"/>
            <w:rPr>
              <w:rFonts w:asciiTheme="minorHAnsi" w:eastAsiaTheme="minorEastAsia" w:hAnsiTheme="minorHAnsi" w:cstheme="minorBidi"/>
              <w:kern w:val="2"/>
              <w14:ligatures w14:val="standardContextual"/>
            </w:rPr>
          </w:pPr>
          <w:hyperlink w:anchor="_Toc189239029" w:history="1">
            <w:r w:rsidRPr="00D849DB">
              <w:rPr>
                <w:rStyle w:val="Hyperlink"/>
              </w:rPr>
              <w:t>How to develop a VIR Research Agenda</w:t>
            </w:r>
            <w:r>
              <w:rPr>
                <w:webHidden/>
              </w:rPr>
              <w:tab/>
            </w:r>
            <w:r>
              <w:rPr>
                <w:webHidden/>
              </w:rPr>
              <w:fldChar w:fldCharType="begin"/>
            </w:r>
            <w:r>
              <w:rPr>
                <w:webHidden/>
              </w:rPr>
              <w:instrText xml:space="preserve"> PAGEREF _Toc189239029 \h </w:instrText>
            </w:r>
            <w:r>
              <w:rPr>
                <w:webHidden/>
              </w:rPr>
            </w:r>
            <w:r>
              <w:rPr>
                <w:webHidden/>
              </w:rPr>
              <w:fldChar w:fldCharType="separate"/>
            </w:r>
            <w:r>
              <w:rPr>
                <w:webHidden/>
              </w:rPr>
              <w:t>51</w:t>
            </w:r>
            <w:r>
              <w:rPr>
                <w:webHidden/>
              </w:rPr>
              <w:fldChar w:fldCharType="end"/>
            </w:r>
          </w:hyperlink>
        </w:p>
        <w:p w14:paraId="31FB2C5C" w14:textId="28FE4D73" w:rsidR="00B6647E" w:rsidRDefault="00B6647E">
          <w:pPr>
            <w:pStyle w:val="TOC1"/>
            <w:rPr>
              <w:rFonts w:asciiTheme="minorHAnsi" w:eastAsiaTheme="minorEastAsia" w:hAnsiTheme="minorHAnsi" w:cstheme="minorBidi"/>
              <w:kern w:val="2"/>
              <w14:ligatures w14:val="standardContextual"/>
            </w:rPr>
          </w:pPr>
          <w:hyperlink w:anchor="_Toc189239030" w:history="1">
            <w:r w:rsidRPr="00D849DB">
              <w:rPr>
                <w:rStyle w:val="Hyperlink"/>
              </w:rPr>
              <w:t>Broad IVN Database Analysis</w:t>
            </w:r>
            <w:r>
              <w:rPr>
                <w:webHidden/>
              </w:rPr>
              <w:tab/>
            </w:r>
            <w:r>
              <w:rPr>
                <w:webHidden/>
              </w:rPr>
              <w:fldChar w:fldCharType="begin"/>
            </w:r>
            <w:r>
              <w:rPr>
                <w:webHidden/>
              </w:rPr>
              <w:instrText xml:space="preserve"> PAGEREF _Toc189239030 \h </w:instrText>
            </w:r>
            <w:r>
              <w:rPr>
                <w:webHidden/>
              </w:rPr>
            </w:r>
            <w:r>
              <w:rPr>
                <w:webHidden/>
              </w:rPr>
              <w:fldChar w:fldCharType="separate"/>
            </w:r>
            <w:r>
              <w:rPr>
                <w:webHidden/>
              </w:rPr>
              <w:t>51</w:t>
            </w:r>
            <w:r>
              <w:rPr>
                <w:webHidden/>
              </w:rPr>
              <w:fldChar w:fldCharType="end"/>
            </w:r>
          </w:hyperlink>
        </w:p>
        <w:p w14:paraId="0BE19C91" w14:textId="4CBC6031" w:rsidR="00B6647E" w:rsidRDefault="00B6647E">
          <w:pPr>
            <w:pStyle w:val="TOC2"/>
            <w:rPr>
              <w:rFonts w:asciiTheme="minorHAnsi" w:eastAsiaTheme="minorEastAsia" w:hAnsiTheme="minorHAnsi" w:cstheme="minorBidi"/>
              <w:kern w:val="2"/>
              <w:sz w:val="24"/>
              <w:szCs w:val="24"/>
              <w14:ligatures w14:val="standardContextual"/>
            </w:rPr>
          </w:pPr>
          <w:hyperlink w:anchor="_Toc189239031" w:history="1">
            <w:r w:rsidRPr="00D849DB">
              <w:rPr>
                <w:rStyle w:val="Hyperlink"/>
              </w:rPr>
              <w:t>How to trace value paths across three or more sources</w:t>
            </w:r>
            <w:r>
              <w:rPr>
                <w:webHidden/>
              </w:rPr>
              <w:tab/>
            </w:r>
            <w:r>
              <w:rPr>
                <w:webHidden/>
              </w:rPr>
              <w:fldChar w:fldCharType="begin"/>
            </w:r>
            <w:r>
              <w:rPr>
                <w:webHidden/>
              </w:rPr>
              <w:instrText xml:space="preserve"> PAGEREF _Toc189239031 \h </w:instrText>
            </w:r>
            <w:r>
              <w:rPr>
                <w:webHidden/>
              </w:rPr>
            </w:r>
            <w:r>
              <w:rPr>
                <w:webHidden/>
              </w:rPr>
              <w:fldChar w:fldCharType="separate"/>
            </w:r>
            <w:r>
              <w:rPr>
                <w:webHidden/>
              </w:rPr>
              <w:t>51</w:t>
            </w:r>
            <w:r>
              <w:rPr>
                <w:webHidden/>
              </w:rPr>
              <w:fldChar w:fldCharType="end"/>
            </w:r>
          </w:hyperlink>
        </w:p>
        <w:p w14:paraId="694023AA" w14:textId="64D6033F" w:rsidR="00B6647E" w:rsidRDefault="00B6647E">
          <w:pPr>
            <w:pStyle w:val="TOC2"/>
            <w:rPr>
              <w:rFonts w:asciiTheme="minorHAnsi" w:eastAsiaTheme="minorEastAsia" w:hAnsiTheme="minorHAnsi" w:cstheme="minorBidi"/>
              <w:kern w:val="2"/>
              <w:sz w:val="24"/>
              <w:szCs w:val="24"/>
              <w14:ligatures w14:val="standardContextual"/>
            </w:rPr>
          </w:pPr>
          <w:hyperlink w:anchor="_Toc189239032" w:history="1">
            <w:r w:rsidRPr="00D849DB">
              <w:rPr>
                <w:rStyle w:val="Hyperlink"/>
              </w:rPr>
              <w:t>Reverse-engineering new IVN sources</w:t>
            </w:r>
            <w:r>
              <w:rPr>
                <w:webHidden/>
              </w:rPr>
              <w:tab/>
            </w:r>
            <w:r>
              <w:rPr>
                <w:webHidden/>
              </w:rPr>
              <w:fldChar w:fldCharType="begin"/>
            </w:r>
            <w:r>
              <w:rPr>
                <w:webHidden/>
              </w:rPr>
              <w:instrText xml:space="preserve"> PAGEREF _Toc189239032 \h </w:instrText>
            </w:r>
            <w:r>
              <w:rPr>
                <w:webHidden/>
              </w:rPr>
            </w:r>
            <w:r>
              <w:rPr>
                <w:webHidden/>
              </w:rPr>
              <w:fldChar w:fldCharType="separate"/>
            </w:r>
            <w:r>
              <w:rPr>
                <w:webHidden/>
              </w:rPr>
              <w:t>52</w:t>
            </w:r>
            <w:r>
              <w:rPr>
                <w:webHidden/>
              </w:rPr>
              <w:fldChar w:fldCharType="end"/>
            </w:r>
          </w:hyperlink>
        </w:p>
        <w:p w14:paraId="5CA52B6A" w14:textId="2D8ACB11" w:rsidR="00B6647E" w:rsidRDefault="00B6647E">
          <w:pPr>
            <w:pStyle w:val="TOC1"/>
            <w:rPr>
              <w:rFonts w:asciiTheme="minorHAnsi" w:eastAsiaTheme="minorEastAsia" w:hAnsiTheme="minorHAnsi" w:cstheme="minorBidi"/>
              <w:kern w:val="2"/>
              <w14:ligatures w14:val="standardContextual"/>
            </w:rPr>
          </w:pPr>
          <w:hyperlink w:anchor="_Toc189239033" w:history="1">
            <w:r w:rsidRPr="00D849DB">
              <w:rPr>
                <w:rStyle w:val="Hyperlink"/>
              </w:rPr>
              <w:t>IVN Roles and Responsibilities</w:t>
            </w:r>
            <w:r>
              <w:rPr>
                <w:webHidden/>
              </w:rPr>
              <w:tab/>
            </w:r>
            <w:r>
              <w:rPr>
                <w:webHidden/>
              </w:rPr>
              <w:fldChar w:fldCharType="begin"/>
            </w:r>
            <w:r>
              <w:rPr>
                <w:webHidden/>
              </w:rPr>
              <w:instrText xml:space="preserve"> PAGEREF _Toc189239033 \h </w:instrText>
            </w:r>
            <w:r>
              <w:rPr>
                <w:webHidden/>
              </w:rPr>
            </w:r>
            <w:r>
              <w:rPr>
                <w:webHidden/>
              </w:rPr>
              <w:fldChar w:fldCharType="separate"/>
            </w:r>
            <w:r>
              <w:rPr>
                <w:webHidden/>
              </w:rPr>
              <w:t>52</w:t>
            </w:r>
            <w:r>
              <w:rPr>
                <w:webHidden/>
              </w:rPr>
              <w:fldChar w:fldCharType="end"/>
            </w:r>
          </w:hyperlink>
        </w:p>
        <w:p w14:paraId="477F689C" w14:textId="664EB6E3" w:rsidR="00B6647E" w:rsidRDefault="00B6647E">
          <w:pPr>
            <w:pStyle w:val="TOC2"/>
            <w:rPr>
              <w:rFonts w:asciiTheme="minorHAnsi" w:eastAsiaTheme="minorEastAsia" w:hAnsiTheme="minorHAnsi" w:cstheme="minorBidi"/>
              <w:kern w:val="2"/>
              <w:sz w:val="24"/>
              <w:szCs w:val="24"/>
              <w14:ligatures w14:val="standardContextual"/>
            </w:rPr>
          </w:pPr>
          <w:hyperlink w:anchor="_Toc189239034" w:history="1">
            <w:r w:rsidRPr="00D849DB">
              <w:rPr>
                <w:rStyle w:val="Hyperlink"/>
              </w:rPr>
              <w:t>Responsibilities of IVN Working Groups</w:t>
            </w:r>
            <w:r>
              <w:rPr>
                <w:webHidden/>
              </w:rPr>
              <w:tab/>
            </w:r>
            <w:r>
              <w:rPr>
                <w:webHidden/>
              </w:rPr>
              <w:fldChar w:fldCharType="begin"/>
            </w:r>
            <w:r>
              <w:rPr>
                <w:webHidden/>
              </w:rPr>
              <w:instrText xml:space="preserve"> PAGEREF _Toc189239034 \h </w:instrText>
            </w:r>
            <w:r>
              <w:rPr>
                <w:webHidden/>
              </w:rPr>
            </w:r>
            <w:r>
              <w:rPr>
                <w:webHidden/>
              </w:rPr>
              <w:fldChar w:fldCharType="separate"/>
            </w:r>
            <w:r>
              <w:rPr>
                <w:webHidden/>
              </w:rPr>
              <w:t>52</w:t>
            </w:r>
            <w:r>
              <w:rPr>
                <w:webHidden/>
              </w:rPr>
              <w:fldChar w:fldCharType="end"/>
            </w:r>
          </w:hyperlink>
        </w:p>
        <w:p w14:paraId="7DDD001C" w14:textId="2A802B09" w:rsidR="00B6647E" w:rsidRDefault="00B6647E">
          <w:pPr>
            <w:pStyle w:val="TOC2"/>
            <w:rPr>
              <w:rFonts w:asciiTheme="minorHAnsi" w:eastAsiaTheme="minorEastAsia" w:hAnsiTheme="minorHAnsi" w:cstheme="minorBidi"/>
              <w:kern w:val="2"/>
              <w:sz w:val="24"/>
              <w:szCs w:val="24"/>
              <w14:ligatures w14:val="standardContextual"/>
            </w:rPr>
          </w:pPr>
          <w:hyperlink w:anchor="_Toc189239035" w:history="1">
            <w:r w:rsidRPr="00D849DB">
              <w:rPr>
                <w:rStyle w:val="Hyperlink"/>
              </w:rPr>
              <w:t>Role of IVN Product Lead</w:t>
            </w:r>
            <w:r>
              <w:rPr>
                <w:webHidden/>
              </w:rPr>
              <w:tab/>
            </w:r>
            <w:r>
              <w:rPr>
                <w:webHidden/>
              </w:rPr>
              <w:fldChar w:fldCharType="begin"/>
            </w:r>
            <w:r>
              <w:rPr>
                <w:webHidden/>
              </w:rPr>
              <w:instrText xml:space="preserve"> PAGEREF _Toc189239035 \h </w:instrText>
            </w:r>
            <w:r>
              <w:rPr>
                <w:webHidden/>
              </w:rPr>
            </w:r>
            <w:r>
              <w:rPr>
                <w:webHidden/>
              </w:rPr>
              <w:fldChar w:fldCharType="separate"/>
            </w:r>
            <w:r>
              <w:rPr>
                <w:webHidden/>
              </w:rPr>
              <w:t>53</w:t>
            </w:r>
            <w:r>
              <w:rPr>
                <w:webHidden/>
              </w:rPr>
              <w:fldChar w:fldCharType="end"/>
            </w:r>
          </w:hyperlink>
        </w:p>
        <w:p w14:paraId="225A3167" w14:textId="1B692DA9" w:rsidR="00B6647E" w:rsidRDefault="00B6647E">
          <w:pPr>
            <w:pStyle w:val="TOC2"/>
            <w:rPr>
              <w:rFonts w:asciiTheme="minorHAnsi" w:eastAsiaTheme="minorEastAsia" w:hAnsiTheme="minorHAnsi" w:cstheme="minorBidi"/>
              <w:kern w:val="2"/>
              <w:sz w:val="24"/>
              <w:szCs w:val="24"/>
              <w14:ligatures w14:val="standardContextual"/>
            </w:rPr>
          </w:pPr>
          <w:hyperlink w:anchor="_Toc189239036" w:history="1">
            <w:r w:rsidRPr="00D849DB">
              <w:rPr>
                <w:rStyle w:val="Hyperlink"/>
              </w:rPr>
              <w:t>Role of the Client Point of Contact (PoC)</w:t>
            </w:r>
            <w:r>
              <w:rPr>
                <w:webHidden/>
              </w:rPr>
              <w:tab/>
            </w:r>
            <w:r>
              <w:rPr>
                <w:webHidden/>
              </w:rPr>
              <w:fldChar w:fldCharType="begin"/>
            </w:r>
            <w:r>
              <w:rPr>
                <w:webHidden/>
              </w:rPr>
              <w:instrText xml:space="preserve"> PAGEREF _Toc189239036 \h </w:instrText>
            </w:r>
            <w:r>
              <w:rPr>
                <w:webHidden/>
              </w:rPr>
            </w:r>
            <w:r>
              <w:rPr>
                <w:webHidden/>
              </w:rPr>
              <w:fldChar w:fldCharType="separate"/>
            </w:r>
            <w:r>
              <w:rPr>
                <w:webHidden/>
              </w:rPr>
              <w:t>53</w:t>
            </w:r>
            <w:r>
              <w:rPr>
                <w:webHidden/>
              </w:rPr>
              <w:fldChar w:fldCharType="end"/>
            </w:r>
          </w:hyperlink>
        </w:p>
        <w:p w14:paraId="79260060" w14:textId="5E112444" w:rsidR="00B6647E" w:rsidRDefault="00B6647E">
          <w:pPr>
            <w:pStyle w:val="TOC1"/>
            <w:rPr>
              <w:rFonts w:asciiTheme="minorHAnsi" w:eastAsiaTheme="minorEastAsia" w:hAnsiTheme="minorHAnsi" w:cstheme="minorBidi"/>
              <w:kern w:val="2"/>
              <w14:ligatures w14:val="standardContextual"/>
            </w:rPr>
          </w:pPr>
          <w:hyperlink w:anchor="_Toc189239037" w:history="1">
            <w:r w:rsidRPr="00D849DB">
              <w:rPr>
                <w:rStyle w:val="Hyperlink"/>
              </w:rPr>
              <w:t>IVN product briefings</w:t>
            </w:r>
            <w:r>
              <w:rPr>
                <w:webHidden/>
              </w:rPr>
              <w:tab/>
            </w:r>
            <w:r>
              <w:rPr>
                <w:webHidden/>
              </w:rPr>
              <w:fldChar w:fldCharType="begin"/>
            </w:r>
            <w:r>
              <w:rPr>
                <w:webHidden/>
              </w:rPr>
              <w:instrText xml:space="preserve"> PAGEREF _Toc189239037 \h </w:instrText>
            </w:r>
            <w:r>
              <w:rPr>
                <w:webHidden/>
              </w:rPr>
            </w:r>
            <w:r>
              <w:rPr>
                <w:webHidden/>
              </w:rPr>
              <w:fldChar w:fldCharType="separate"/>
            </w:r>
            <w:r>
              <w:rPr>
                <w:webHidden/>
              </w:rPr>
              <w:t>53</w:t>
            </w:r>
            <w:r>
              <w:rPr>
                <w:webHidden/>
              </w:rPr>
              <w:fldChar w:fldCharType="end"/>
            </w:r>
          </w:hyperlink>
        </w:p>
        <w:p w14:paraId="41E95969" w14:textId="3E41BDF1" w:rsidR="00B6647E" w:rsidRDefault="00B6647E">
          <w:pPr>
            <w:pStyle w:val="TOC1"/>
            <w:rPr>
              <w:rFonts w:asciiTheme="minorHAnsi" w:eastAsiaTheme="minorEastAsia" w:hAnsiTheme="minorHAnsi" w:cstheme="minorBidi"/>
              <w:kern w:val="2"/>
              <w14:ligatures w14:val="standardContextual"/>
            </w:rPr>
          </w:pPr>
          <w:hyperlink w:anchor="_Toc189239038" w:history="1">
            <w:r w:rsidRPr="00D849DB">
              <w:rPr>
                <w:rStyle w:val="Hyperlink"/>
              </w:rPr>
              <w:t>Tracking Implementation of VIR Recommendations</w:t>
            </w:r>
            <w:r>
              <w:rPr>
                <w:webHidden/>
              </w:rPr>
              <w:tab/>
            </w:r>
            <w:r>
              <w:rPr>
                <w:webHidden/>
              </w:rPr>
              <w:fldChar w:fldCharType="begin"/>
            </w:r>
            <w:r>
              <w:rPr>
                <w:webHidden/>
              </w:rPr>
              <w:instrText xml:space="preserve"> PAGEREF _Toc189239038 \h </w:instrText>
            </w:r>
            <w:r>
              <w:rPr>
                <w:webHidden/>
              </w:rPr>
            </w:r>
            <w:r>
              <w:rPr>
                <w:webHidden/>
              </w:rPr>
              <w:fldChar w:fldCharType="separate"/>
            </w:r>
            <w:r>
              <w:rPr>
                <w:webHidden/>
              </w:rPr>
              <w:t>54</w:t>
            </w:r>
            <w:r>
              <w:rPr>
                <w:webHidden/>
              </w:rPr>
              <w:fldChar w:fldCharType="end"/>
            </w:r>
          </w:hyperlink>
        </w:p>
        <w:p w14:paraId="3017F8C6" w14:textId="2EB2E29F" w:rsidR="00B6647E" w:rsidRDefault="00B6647E">
          <w:pPr>
            <w:pStyle w:val="TOC1"/>
            <w:rPr>
              <w:rFonts w:asciiTheme="minorHAnsi" w:eastAsiaTheme="minorEastAsia" w:hAnsiTheme="minorHAnsi" w:cstheme="minorBidi"/>
              <w:kern w:val="2"/>
              <w14:ligatures w14:val="standardContextual"/>
            </w:rPr>
          </w:pPr>
          <w:hyperlink w:anchor="_Toc189239039" w:history="1">
            <w:r w:rsidRPr="00D849DB">
              <w:rPr>
                <w:rStyle w:val="Hyperlink"/>
              </w:rPr>
              <w:t>IVN demonstrations</w:t>
            </w:r>
            <w:r>
              <w:rPr>
                <w:webHidden/>
              </w:rPr>
              <w:tab/>
            </w:r>
            <w:r>
              <w:rPr>
                <w:webHidden/>
              </w:rPr>
              <w:fldChar w:fldCharType="begin"/>
            </w:r>
            <w:r>
              <w:rPr>
                <w:webHidden/>
              </w:rPr>
              <w:instrText xml:space="preserve"> PAGEREF _Toc189239039 \h </w:instrText>
            </w:r>
            <w:r>
              <w:rPr>
                <w:webHidden/>
              </w:rPr>
            </w:r>
            <w:r>
              <w:rPr>
                <w:webHidden/>
              </w:rPr>
              <w:fldChar w:fldCharType="separate"/>
            </w:r>
            <w:r>
              <w:rPr>
                <w:webHidden/>
              </w:rPr>
              <w:t>54</w:t>
            </w:r>
            <w:r>
              <w:rPr>
                <w:webHidden/>
              </w:rPr>
              <w:fldChar w:fldCharType="end"/>
            </w:r>
          </w:hyperlink>
        </w:p>
        <w:p w14:paraId="22AF7F6D" w14:textId="3FCBCF23" w:rsidR="00B6647E" w:rsidRDefault="00B6647E">
          <w:pPr>
            <w:pStyle w:val="TOC2"/>
            <w:rPr>
              <w:rFonts w:asciiTheme="minorHAnsi" w:eastAsiaTheme="minorEastAsia" w:hAnsiTheme="minorHAnsi" w:cstheme="minorBidi"/>
              <w:kern w:val="2"/>
              <w:sz w:val="24"/>
              <w:szCs w:val="24"/>
              <w14:ligatures w14:val="standardContextual"/>
            </w:rPr>
          </w:pPr>
          <w:hyperlink w:anchor="_Toc189239040" w:history="1">
            <w:r w:rsidRPr="00D849DB">
              <w:rPr>
                <w:rStyle w:val="Hyperlink"/>
              </w:rPr>
              <w:t>How to demo IVN to new stakeholders</w:t>
            </w:r>
            <w:r>
              <w:rPr>
                <w:webHidden/>
              </w:rPr>
              <w:tab/>
            </w:r>
            <w:r>
              <w:rPr>
                <w:webHidden/>
              </w:rPr>
              <w:fldChar w:fldCharType="begin"/>
            </w:r>
            <w:r>
              <w:rPr>
                <w:webHidden/>
              </w:rPr>
              <w:instrText xml:space="preserve"> PAGEREF _Toc189239040 \h </w:instrText>
            </w:r>
            <w:r>
              <w:rPr>
                <w:webHidden/>
              </w:rPr>
            </w:r>
            <w:r>
              <w:rPr>
                <w:webHidden/>
              </w:rPr>
              <w:fldChar w:fldCharType="separate"/>
            </w:r>
            <w:r>
              <w:rPr>
                <w:webHidden/>
              </w:rPr>
              <w:t>54</w:t>
            </w:r>
            <w:r>
              <w:rPr>
                <w:webHidden/>
              </w:rPr>
              <w:fldChar w:fldCharType="end"/>
            </w:r>
          </w:hyperlink>
        </w:p>
        <w:p w14:paraId="41B8349E" w14:textId="221181C2" w:rsidR="00B6647E" w:rsidRDefault="00B6647E">
          <w:pPr>
            <w:pStyle w:val="TOC2"/>
            <w:rPr>
              <w:rFonts w:asciiTheme="minorHAnsi" w:eastAsiaTheme="minorEastAsia" w:hAnsiTheme="minorHAnsi" w:cstheme="minorBidi"/>
              <w:kern w:val="2"/>
              <w:sz w:val="24"/>
              <w:szCs w:val="24"/>
              <w14:ligatures w14:val="standardContextual"/>
            </w:rPr>
          </w:pPr>
          <w:hyperlink w:anchor="_Toc189239041" w:history="1">
            <w:r w:rsidRPr="00D849DB">
              <w:rPr>
                <w:rStyle w:val="Hyperlink"/>
              </w:rPr>
              <w:t>How to train new IVN data analysts</w:t>
            </w:r>
            <w:r>
              <w:rPr>
                <w:webHidden/>
              </w:rPr>
              <w:tab/>
            </w:r>
            <w:r>
              <w:rPr>
                <w:webHidden/>
              </w:rPr>
              <w:fldChar w:fldCharType="begin"/>
            </w:r>
            <w:r>
              <w:rPr>
                <w:webHidden/>
              </w:rPr>
              <w:instrText xml:space="preserve"> PAGEREF _Toc189239041 \h </w:instrText>
            </w:r>
            <w:r>
              <w:rPr>
                <w:webHidden/>
              </w:rPr>
            </w:r>
            <w:r>
              <w:rPr>
                <w:webHidden/>
              </w:rPr>
              <w:fldChar w:fldCharType="separate"/>
            </w:r>
            <w:r>
              <w:rPr>
                <w:webHidden/>
              </w:rPr>
              <w:t>56</w:t>
            </w:r>
            <w:r>
              <w:rPr>
                <w:webHidden/>
              </w:rPr>
              <w:fldChar w:fldCharType="end"/>
            </w:r>
          </w:hyperlink>
        </w:p>
        <w:p w14:paraId="52C757D5" w14:textId="194C28A8" w:rsidR="00B6647E" w:rsidRDefault="00B6647E">
          <w:pPr>
            <w:pStyle w:val="TOC1"/>
            <w:rPr>
              <w:rFonts w:asciiTheme="minorHAnsi" w:eastAsiaTheme="minorEastAsia" w:hAnsiTheme="minorHAnsi" w:cstheme="minorBidi"/>
              <w:kern w:val="2"/>
              <w14:ligatures w14:val="standardContextual"/>
            </w:rPr>
          </w:pPr>
          <w:hyperlink w:anchor="_Toc189239042" w:history="1">
            <w:r w:rsidRPr="00D849DB">
              <w:rPr>
                <w:rStyle w:val="Hyperlink"/>
              </w:rPr>
              <w:t>IVN Data and Information Management</w:t>
            </w:r>
            <w:r>
              <w:rPr>
                <w:webHidden/>
              </w:rPr>
              <w:tab/>
            </w:r>
            <w:r>
              <w:rPr>
                <w:webHidden/>
              </w:rPr>
              <w:fldChar w:fldCharType="begin"/>
            </w:r>
            <w:r>
              <w:rPr>
                <w:webHidden/>
              </w:rPr>
              <w:instrText xml:space="preserve"> PAGEREF _Toc189239042 \h </w:instrText>
            </w:r>
            <w:r>
              <w:rPr>
                <w:webHidden/>
              </w:rPr>
            </w:r>
            <w:r>
              <w:rPr>
                <w:webHidden/>
              </w:rPr>
              <w:fldChar w:fldCharType="separate"/>
            </w:r>
            <w:r>
              <w:rPr>
                <w:webHidden/>
              </w:rPr>
              <w:t>57</w:t>
            </w:r>
            <w:r>
              <w:rPr>
                <w:webHidden/>
              </w:rPr>
              <w:fldChar w:fldCharType="end"/>
            </w:r>
          </w:hyperlink>
        </w:p>
        <w:p w14:paraId="44815654" w14:textId="0941A931" w:rsidR="00B6647E" w:rsidRDefault="00B6647E">
          <w:pPr>
            <w:pStyle w:val="TOC2"/>
            <w:rPr>
              <w:rFonts w:asciiTheme="minorHAnsi" w:eastAsiaTheme="minorEastAsia" w:hAnsiTheme="minorHAnsi" w:cstheme="minorBidi"/>
              <w:kern w:val="2"/>
              <w:sz w:val="24"/>
              <w:szCs w:val="24"/>
              <w14:ligatures w14:val="standardContextual"/>
            </w:rPr>
          </w:pPr>
          <w:hyperlink w:anchor="_Toc189239043" w:history="1">
            <w:r w:rsidRPr="00D849DB">
              <w:rPr>
                <w:rStyle w:val="Hyperlink"/>
              </w:rPr>
              <w:t>How to make a public version of the IVN dataset</w:t>
            </w:r>
            <w:r>
              <w:rPr>
                <w:webHidden/>
              </w:rPr>
              <w:tab/>
            </w:r>
            <w:r>
              <w:rPr>
                <w:webHidden/>
              </w:rPr>
              <w:fldChar w:fldCharType="begin"/>
            </w:r>
            <w:r>
              <w:rPr>
                <w:webHidden/>
              </w:rPr>
              <w:instrText xml:space="preserve"> PAGEREF _Toc189239043 \h </w:instrText>
            </w:r>
            <w:r>
              <w:rPr>
                <w:webHidden/>
              </w:rPr>
            </w:r>
            <w:r>
              <w:rPr>
                <w:webHidden/>
              </w:rPr>
              <w:fldChar w:fldCharType="separate"/>
            </w:r>
            <w:r>
              <w:rPr>
                <w:webHidden/>
              </w:rPr>
              <w:t>57</w:t>
            </w:r>
            <w:r>
              <w:rPr>
                <w:webHidden/>
              </w:rPr>
              <w:fldChar w:fldCharType="end"/>
            </w:r>
          </w:hyperlink>
        </w:p>
        <w:p w14:paraId="30D9A716" w14:textId="3E7CBAAD" w:rsidR="00B6647E" w:rsidRDefault="00B6647E">
          <w:pPr>
            <w:pStyle w:val="TOC3"/>
            <w:rPr>
              <w:rFonts w:asciiTheme="minorHAnsi" w:eastAsiaTheme="minorEastAsia" w:hAnsiTheme="minorHAnsi" w:cstheme="minorBidi"/>
              <w:kern w:val="2"/>
              <w14:ligatures w14:val="standardContextual"/>
            </w:rPr>
          </w:pPr>
          <w:hyperlink w:anchor="_Toc189239044" w:history="1">
            <w:r w:rsidRPr="00D849DB">
              <w:rPr>
                <w:rStyle w:val="Hyperlink"/>
              </w:rPr>
              <w:t>Checklist for preparing a public version of the IVN dataset</w:t>
            </w:r>
            <w:r>
              <w:rPr>
                <w:webHidden/>
              </w:rPr>
              <w:tab/>
            </w:r>
            <w:r>
              <w:rPr>
                <w:webHidden/>
              </w:rPr>
              <w:fldChar w:fldCharType="begin"/>
            </w:r>
            <w:r>
              <w:rPr>
                <w:webHidden/>
              </w:rPr>
              <w:instrText xml:space="preserve"> PAGEREF _Toc189239044 \h </w:instrText>
            </w:r>
            <w:r>
              <w:rPr>
                <w:webHidden/>
              </w:rPr>
            </w:r>
            <w:r>
              <w:rPr>
                <w:webHidden/>
              </w:rPr>
              <w:fldChar w:fldCharType="separate"/>
            </w:r>
            <w:r>
              <w:rPr>
                <w:webHidden/>
              </w:rPr>
              <w:t>57</w:t>
            </w:r>
            <w:r>
              <w:rPr>
                <w:webHidden/>
              </w:rPr>
              <w:fldChar w:fldCharType="end"/>
            </w:r>
          </w:hyperlink>
        </w:p>
        <w:p w14:paraId="28EBD747" w14:textId="229C83BC" w:rsidR="00B6647E" w:rsidRDefault="00B6647E">
          <w:pPr>
            <w:pStyle w:val="TOC2"/>
            <w:rPr>
              <w:rFonts w:asciiTheme="minorHAnsi" w:eastAsiaTheme="minorEastAsia" w:hAnsiTheme="minorHAnsi" w:cstheme="minorBidi"/>
              <w:kern w:val="2"/>
              <w:sz w:val="24"/>
              <w:szCs w:val="24"/>
              <w14:ligatures w14:val="standardContextual"/>
            </w:rPr>
          </w:pPr>
          <w:hyperlink w:anchor="_Toc189239045" w:history="1">
            <w:r w:rsidRPr="00D849DB">
              <w:rPr>
                <w:rStyle w:val="Hyperlink"/>
              </w:rPr>
              <w:t>Merging multiple IVN data tables</w:t>
            </w:r>
            <w:r>
              <w:rPr>
                <w:webHidden/>
              </w:rPr>
              <w:tab/>
            </w:r>
            <w:r>
              <w:rPr>
                <w:webHidden/>
              </w:rPr>
              <w:fldChar w:fldCharType="begin"/>
            </w:r>
            <w:r>
              <w:rPr>
                <w:webHidden/>
              </w:rPr>
              <w:instrText xml:space="preserve"> PAGEREF _Toc189239045 \h </w:instrText>
            </w:r>
            <w:r>
              <w:rPr>
                <w:webHidden/>
              </w:rPr>
            </w:r>
            <w:r>
              <w:rPr>
                <w:webHidden/>
              </w:rPr>
              <w:fldChar w:fldCharType="separate"/>
            </w:r>
            <w:r>
              <w:rPr>
                <w:webHidden/>
              </w:rPr>
              <w:t>58</w:t>
            </w:r>
            <w:r>
              <w:rPr>
                <w:webHidden/>
              </w:rPr>
              <w:fldChar w:fldCharType="end"/>
            </w:r>
          </w:hyperlink>
        </w:p>
        <w:p w14:paraId="7AAE81ED" w14:textId="04AB2E15" w:rsidR="00B6647E" w:rsidRDefault="00B6647E">
          <w:pPr>
            <w:pStyle w:val="TOC2"/>
            <w:rPr>
              <w:rFonts w:asciiTheme="minorHAnsi" w:eastAsiaTheme="minorEastAsia" w:hAnsiTheme="minorHAnsi" w:cstheme="minorBidi"/>
              <w:kern w:val="2"/>
              <w:sz w:val="24"/>
              <w:szCs w:val="24"/>
              <w14:ligatures w14:val="standardContextual"/>
            </w:rPr>
          </w:pPr>
          <w:hyperlink w:anchor="_Toc189239046" w:history="1">
            <w:r w:rsidRPr="00D849DB">
              <w:rPr>
                <w:rStyle w:val="Hyperlink"/>
              </w:rPr>
              <w:t>Maintaining an IVN product backlog</w:t>
            </w:r>
            <w:r>
              <w:rPr>
                <w:webHidden/>
              </w:rPr>
              <w:tab/>
            </w:r>
            <w:r>
              <w:rPr>
                <w:webHidden/>
              </w:rPr>
              <w:fldChar w:fldCharType="begin"/>
            </w:r>
            <w:r>
              <w:rPr>
                <w:webHidden/>
              </w:rPr>
              <w:instrText xml:space="preserve"> PAGEREF _Toc189239046 \h </w:instrText>
            </w:r>
            <w:r>
              <w:rPr>
                <w:webHidden/>
              </w:rPr>
            </w:r>
            <w:r>
              <w:rPr>
                <w:webHidden/>
              </w:rPr>
              <w:fldChar w:fldCharType="separate"/>
            </w:r>
            <w:r>
              <w:rPr>
                <w:webHidden/>
              </w:rPr>
              <w:t>58</w:t>
            </w:r>
            <w:r>
              <w:rPr>
                <w:webHidden/>
              </w:rPr>
              <w:fldChar w:fldCharType="end"/>
            </w:r>
          </w:hyperlink>
        </w:p>
        <w:p w14:paraId="13BB57B6" w14:textId="286884D8" w:rsidR="00B6647E" w:rsidRDefault="00B6647E">
          <w:pPr>
            <w:pStyle w:val="TOC2"/>
            <w:rPr>
              <w:rFonts w:asciiTheme="minorHAnsi" w:eastAsiaTheme="minorEastAsia" w:hAnsiTheme="minorHAnsi" w:cstheme="minorBidi"/>
              <w:kern w:val="2"/>
              <w:sz w:val="24"/>
              <w:szCs w:val="24"/>
              <w14:ligatures w14:val="standardContextual"/>
            </w:rPr>
          </w:pPr>
          <w:hyperlink w:anchor="_Toc189239047" w:history="1">
            <w:r w:rsidRPr="00D849DB">
              <w:rPr>
                <w:rStyle w:val="Hyperlink"/>
              </w:rPr>
              <w:t>Find additional linkages (customers) or value</w:t>
            </w:r>
            <w:r>
              <w:rPr>
                <w:webHidden/>
              </w:rPr>
              <w:tab/>
            </w:r>
            <w:r>
              <w:rPr>
                <w:webHidden/>
              </w:rPr>
              <w:fldChar w:fldCharType="begin"/>
            </w:r>
            <w:r>
              <w:rPr>
                <w:webHidden/>
              </w:rPr>
              <w:instrText xml:space="preserve"> PAGEREF _Toc189239047 \h </w:instrText>
            </w:r>
            <w:r>
              <w:rPr>
                <w:webHidden/>
              </w:rPr>
            </w:r>
            <w:r>
              <w:rPr>
                <w:webHidden/>
              </w:rPr>
              <w:fldChar w:fldCharType="separate"/>
            </w:r>
            <w:r>
              <w:rPr>
                <w:webHidden/>
              </w:rPr>
              <w:t>58</w:t>
            </w:r>
            <w:r>
              <w:rPr>
                <w:webHidden/>
              </w:rPr>
              <w:fldChar w:fldCharType="end"/>
            </w:r>
          </w:hyperlink>
        </w:p>
        <w:p w14:paraId="1520A947" w14:textId="0C715161" w:rsidR="00B6647E" w:rsidRDefault="00B6647E">
          <w:pPr>
            <w:pStyle w:val="TOC2"/>
            <w:rPr>
              <w:rFonts w:asciiTheme="minorHAnsi" w:eastAsiaTheme="minorEastAsia" w:hAnsiTheme="minorHAnsi" w:cstheme="minorBidi"/>
              <w:kern w:val="2"/>
              <w:sz w:val="24"/>
              <w:szCs w:val="24"/>
              <w14:ligatures w14:val="standardContextual"/>
            </w:rPr>
          </w:pPr>
          <w:hyperlink w:anchor="_Toc189239048" w:history="1">
            <w:r w:rsidRPr="00D849DB">
              <w:rPr>
                <w:rStyle w:val="Hyperlink"/>
              </w:rPr>
              <w:t>Select new enterprise domains for mapping</w:t>
            </w:r>
            <w:r>
              <w:rPr>
                <w:webHidden/>
              </w:rPr>
              <w:tab/>
            </w:r>
            <w:r>
              <w:rPr>
                <w:webHidden/>
              </w:rPr>
              <w:fldChar w:fldCharType="begin"/>
            </w:r>
            <w:r>
              <w:rPr>
                <w:webHidden/>
              </w:rPr>
              <w:instrText xml:space="preserve"> PAGEREF _Toc189239048 \h </w:instrText>
            </w:r>
            <w:r>
              <w:rPr>
                <w:webHidden/>
              </w:rPr>
            </w:r>
            <w:r>
              <w:rPr>
                <w:webHidden/>
              </w:rPr>
              <w:fldChar w:fldCharType="separate"/>
            </w:r>
            <w:r>
              <w:rPr>
                <w:webHidden/>
              </w:rPr>
              <w:t>59</w:t>
            </w:r>
            <w:r>
              <w:rPr>
                <w:webHidden/>
              </w:rPr>
              <w:fldChar w:fldCharType="end"/>
            </w:r>
          </w:hyperlink>
        </w:p>
        <w:p w14:paraId="210AB933" w14:textId="5DDCCA94" w:rsidR="00B6647E" w:rsidRDefault="00B6647E">
          <w:pPr>
            <w:pStyle w:val="TOC2"/>
            <w:rPr>
              <w:rFonts w:asciiTheme="minorHAnsi" w:eastAsiaTheme="minorEastAsia" w:hAnsiTheme="minorHAnsi" w:cstheme="minorBidi"/>
              <w:kern w:val="2"/>
              <w:sz w:val="24"/>
              <w:szCs w:val="24"/>
              <w14:ligatures w14:val="standardContextual"/>
            </w:rPr>
          </w:pPr>
          <w:hyperlink w:anchor="_Toc189239049" w:history="1">
            <w:r w:rsidRPr="00D849DB">
              <w:rPr>
                <w:rStyle w:val="Hyperlink"/>
              </w:rPr>
              <w:t>Checklist for an IVN crosswalk</w:t>
            </w:r>
            <w:r>
              <w:rPr>
                <w:webHidden/>
              </w:rPr>
              <w:tab/>
            </w:r>
            <w:r>
              <w:rPr>
                <w:webHidden/>
              </w:rPr>
              <w:fldChar w:fldCharType="begin"/>
            </w:r>
            <w:r>
              <w:rPr>
                <w:webHidden/>
              </w:rPr>
              <w:instrText xml:space="preserve"> PAGEREF _Toc189239049 \h </w:instrText>
            </w:r>
            <w:r>
              <w:rPr>
                <w:webHidden/>
              </w:rPr>
            </w:r>
            <w:r>
              <w:rPr>
                <w:webHidden/>
              </w:rPr>
              <w:fldChar w:fldCharType="separate"/>
            </w:r>
            <w:r>
              <w:rPr>
                <w:webHidden/>
              </w:rPr>
              <w:t>59</w:t>
            </w:r>
            <w:r>
              <w:rPr>
                <w:webHidden/>
              </w:rPr>
              <w:fldChar w:fldCharType="end"/>
            </w:r>
          </w:hyperlink>
        </w:p>
        <w:p w14:paraId="336F9A0B" w14:textId="16B70AB4" w:rsidR="00B6647E" w:rsidRDefault="00B6647E">
          <w:pPr>
            <w:pStyle w:val="TOC1"/>
            <w:rPr>
              <w:rFonts w:asciiTheme="minorHAnsi" w:eastAsiaTheme="minorEastAsia" w:hAnsiTheme="minorHAnsi" w:cstheme="minorBidi"/>
              <w:kern w:val="2"/>
              <w14:ligatures w14:val="standardContextual"/>
            </w:rPr>
          </w:pPr>
          <w:hyperlink w:anchor="_Toc189239050" w:history="1">
            <w:r w:rsidRPr="00D849DB">
              <w:rPr>
                <w:rStyle w:val="Hyperlink"/>
              </w:rPr>
              <w:t>How to assign analysis and reporting tasks, check status of tasks and close tasks</w:t>
            </w:r>
            <w:r>
              <w:rPr>
                <w:webHidden/>
              </w:rPr>
              <w:tab/>
            </w:r>
            <w:r>
              <w:rPr>
                <w:webHidden/>
              </w:rPr>
              <w:fldChar w:fldCharType="begin"/>
            </w:r>
            <w:r>
              <w:rPr>
                <w:webHidden/>
              </w:rPr>
              <w:instrText xml:space="preserve"> PAGEREF _Toc189239050 \h </w:instrText>
            </w:r>
            <w:r>
              <w:rPr>
                <w:webHidden/>
              </w:rPr>
            </w:r>
            <w:r>
              <w:rPr>
                <w:webHidden/>
              </w:rPr>
              <w:fldChar w:fldCharType="separate"/>
            </w:r>
            <w:r>
              <w:rPr>
                <w:webHidden/>
              </w:rPr>
              <w:t>60</w:t>
            </w:r>
            <w:r>
              <w:rPr>
                <w:webHidden/>
              </w:rPr>
              <w:fldChar w:fldCharType="end"/>
            </w:r>
          </w:hyperlink>
        </w:p>
        <w:p w14:paraId="5B755A88" w14:textId="4B57DF63" w:rsidR="00B6647E" w:rsidRDefault="00B6647E">
          <w:pPr>
            <w:pStyle w:val="TOC1"/>
            <w:rPr>
              <w:rFonts w:asciiTheme="minorHAnsi" w:eastAsiaTheme="minorEastAsia" w:hAnsiTheme="minorHAnsi" w:cstheme="minorBidi"/>
              <w:kern w:val="2"/>
              <w14:ligatures w14:val="standardContextual"/>
            </w:rPr>
          </w:pPr>
          <w:hyperlink w:anchor="_Toc189239051" w:history="1">
            <w:r w:rsidRPr="00D849DB">
              <w:rPr>
                <w:rStyle w:val="Hyperlink"/>
              </w:rPr>
              <w:t>Adding Inventories and Crosswalks to Production Dataset – Data Managers Only</w:t>
            </w:r>
            <w:r>
              <w:rPr>
                <w:webHidden/>
              </w:rPr>
              <w:tab/>
            </w:r>
            <w:r>
              <w:rPr>
                <w:webHidden/>
              </w:rPr>
              <w:fldChar w:fldCharType="begin"/>
            </w:r>
            <w:r>
              <w:rPr>
                <w:webHidden/>
              </w:rPr>
              <w:instrText xml:space="preserve"> PAGEREF _Toc189239051 \h </w:instrText>
            </w:r>
            <w:r>
              <w:rPr>
                <w:webHidden/>
              </w:rPr>
            </w:r>
            <w:r>
              <w:rPr>
                <w:webHidden/>
              </w:rPr>
              <w:fldChar w:fldCharType="separate"/>
            </w:r>
            <w:r>
              <w:rPr>
                <w:webHidden/>
              </w:rPr>
              <w:t>61</w:t>
            </w:r>
            <w:r>
              <w:rPr>
                <w:webHidden/>
              </w:rPr>
              <w:fldChar w:fldCharType="end"/>
            </w:r>
          </w:hyperlink>
        </w:p>
        <w:p w14:paraId="401EF8A2" w14:textId="7A3F8A36" w:rsidR="00B6647E" w:rsidRDefault="00B6647E">
          <w:pPr>
            <w:pStyle w:val="TOC1"/>
            <w:rPr>
              <w:rFonts w:asciiTheme="minorHAnsi" w:eastAsiaTheme="minorEastAsia" w:hAnsiTheme="minorHAnsi" w:cstheme="minorBidi"/>
              <w:kern w:val="2"/>
              <w14:ligatures w14:val="standardContextual"/>
            </w:rPr>
          </w:pPr>
          <w:hyperlink w:anchor="_Toc189239052" w:history="1">
            <w:r w:rsidRPr="00D849DB">
              <w:rPr>
                <w:rStyle w:val="Hyperlink"/>
              </w:rPr>
              <w:t>Implementation of the Value Integration Report</w:t>
            </w:r>
            <w:r>
              <w:rPr>
                <w:webHidden/>
              </w:rPr>
              <w:tab/>
            </w:r>
            <w:r>
              <w:rPr>
                <w:webHidden/>
              </w:rPr>
              <w:fldChar w:fldCharType="begin"/>
            </w:r>
            <w:r>
              <w:rPr>
                <w:webHidden/>
              </w:rPr>
              <w:instrText xml:space="preserve"> PAGEREF _Toc189239052 \h </w:instrText>
            </w:r>
            <w:r>
              <w:rPr>
                <w:webHidden/>
              </w:rPr>
            </w:r>
            <w:r>
              <w:rPr>
                <w:webHidden/>
              </w:rPr>
              <w:fldChar w:fldCharType="separate"/>
            </w:r>
            <w:r>
              <w:rPr>
                <w:webHidden/>
              </w:rPr>
              <w:t>61</w:t>
            </w:r>
            <w:r>
              <w:rPr>
                <w:webHidden/>
              </w:rPr>
              <w:fldChar w:fldCharType="end"/>
            </w:r>
          </w:hyperlink>
        </w:p>
        <w:p w14:paraId="7F3547E6" w14:textId="6AE0233F" w:rsidR="00B6647E" w:rsidRDefault="00B6647E">
          <w:pPr>
            <w:pStyle w:val="TOC2"/>
            <w:rPr>
              <w:rFonts w:asciiTheme="minorHAnsi" w:eastAsiaTheme="minorEastAsia" w:hAnsiTheme="minorHAnsi" w:cstheme="minorBidi"/>
              <w:kern w:val="2"/>
              <w:sz w:val="24"/>
              <w:szCs w:val="24"/>
              <w14:ligatures w14:val="standardContextual"/>
            </w:rPr>
          </w:pPr>
          <w:hyperlink w:anchor="_Toc189239053" w:history="1">
            <w:r w:rsidRPr="00D849DB">
              <w:rPr>
                <w:rStyle w:val="Hyperlink"/>
              </w:rPr>
              <w:t>Validate Recommendations with Client</w:t>
            </w:r>
            <w:r>
              <w:rPr>
                <w:webHidden/>
              </w:rPr>
              <w:tab/>
            </w:r>
            <w:r>
              <w:rPr>
                <w:webHidden/>
              </w:rPr>
              <w:fldChar w:fldCharType="begin"/>
            </w:r>
            <w:r>
              <w:rPr>
                <w:webHidden/>
              </w:rPr>
              <w:instrText xml:space="preserve"> PAGEREF _Toc189239053 \h </w:instrText>
            </w:r>
            <w:r>
              <w:rPr>
                <w:webHidden/>
              </w:rPr>
            </w:r>
            <w:r>
              <w:rPr>
                <w:webHidden/>
              </w:rPr>
              <w:fldChar w:fldCharType="separate"/>
            </w:r>
            <w:r>
              <w:rPr>
                <w:webHidden/>
              </w:rPr>
              <w:t>61</w:t>
            </w:r>
            <w:r>
              <w:rPr>
                <w:webHidden/>
              </w:rPr>
              <w:fldChar w:fldCharType="end"/>
            </w:r>
          </w:hyperlink>
        </w:p>
        <w:p w14:paraId="3A1435B8" w14:textId="437FFDC3" w:rsidR="00B6647E" w:rsidRDefault="00B6647E">
          <w:pPr>
            <w:pStyle w:val="TOC2"/>
            <w:rPr>
              <w:rFonts w:asciiTheme="minorHAnsi" w:eastAsiaTheme="minorEastAsia" w:hAnsiTheme="minorHAnsi" w:cstheme="minorBidi"/>
              <w:kern w:val="2"/>
              <w:sz w:val="24"/>
              <w:szCs w:val="24"/>
              <w14:ligatures w14:val="standardContextual"/>
            </w:rPr>
          </w:pPr>
          <w:hyperlink w:anchor="_Toc189239054" w:history="1">
            <w:r w:rsidRPr="00D849DB">
              <w:rPr>
                <w:rStyle w:val="Hyperlink"/>
              </w:rPr>
              <w:t>Delete Invalid Alignments from Dataset</w:t>
            </w:r>
            <w:r>
              <w:rPr>
                <w:webHidden/>
              </w:rPr>
              <w:tab/>
            </w:r>
            <w:r>
              <w:rPr>
                <w:webHidden/>
              </w:rPr>
              <w:fldChar w:fldCharType="begin"/>
            </w:r>
            <w:r>
              <w:rPr>
                <w:webHidden/>
              </w:rPr>
              <w:instrText xml:space="preserve"> PAGEREF _Toc189239054 \h </w:instrText>
            </w:r>
            <w:r>
              <w:rPr>
                <w:webHidden/>
              </w:rPr>
            </w:r>
            <w:r>
              <w:rPr>
                <w:webHidden/>
              </w:rPr>
              <w:fldChar w:fldCharType="separate"/>
            </w:r>
            <w:r>
              <w:rPr>
                <w:webHidden/>
              </w:rPr>
              <w:t>61</w:t>
            </w:r>
            <w:r>
              <w:rPr>
                <w:webHidden/>
              </w:rPr>
              <w:fldChar w:fldCharType="end"/>
            </w:r>
          </w:hyperlink>
        </w:p>
        <w:p w14:paraId="345DB4BA" w14:textId="7ACC1813" w:rsidR="00B6647E" w:rsidRDefault="00B6647E">
          <w:pPr>
            <w:pStyle w:val="TOC2"/>
            <w:rPr>
              <w:rFonts w:asciiTheme="minorHAnsi" w:eastAsiaTheme="minorEastAsia" w:hAnsiTheme="minorHAnsi" w:cstheme="minorBidi"/>
              <w:kern w:val="2"/>
              <w:sz w:val="24"/>
              <w:szCs w:val="24"/>
              <w14:ligatures w14:val="standardContextual"/>
            </w:rPr>
          </w:pPr>
          <w:hyperlink w:anchor="_Toc189239055" w:history="1">
            <w:r w:rsidRPr="00D849DB">
              <w:rPr>
                <w:rStyle w:val="Hyperlink"/>
              </w:rPr>
              <w:t>Draft Implementation Actions</w:t>
            </w:r>
            <w:r>
              <w:rPr>
                <w:webHidden/>
              </w:rPr>
              <w:tab/>
            </w:r>
            <w:r>
              <w:rPr>
                <w:webHidden/>
              </w:rPr>
              <w:fldChar w:fldCharType="begin"/>
            </w:r>
            <w:r>
              <w:rPr>
                <w:webHidden/>
              </w:rPr>
              <w:instrText xml:space="preserve"> PAGEREF _Toc189239055 \h </w:instrText>
            </w:r>
            <w:r>
              <w:rPr>
                <w:webHidden/>
              </w:rPr>
            </w:r>
            <w:r>
              <w:rPr>
                <w:webHidden/>
              </w:rPr>
              <w:fldChar w:fldCharType="separate"/>
            </w:r>
            <w:r>
              <w:rPr>
                <w:webHidden/>
              </w:rPr>
              <w:t>61</w:t>
            </w:r>
            <w:r>
              <w:rPr>
                <w:webHidden/>
              </w:rPr>
              <w:fldChar w:fldCharType="end"/>
            </w:r>
          </w:hyperlink>
        </w:p>
        <w:p w14:paraId="09EB1818" w14:textId="49617198" w:rsidR="00B6647E" w:rsidRDefault="00B6647E">
          <w:pPr>
            <w:pStyle w:val="TOC2"/>
            <w:rPr>
              <w:rFonts w:asciiTheme="minorHAnsi" w:eastAsiaTheme="minorEastAsia" w:hAnsiTheme="minorHAnsi" w:cstheme="minorBidi"/>
              <w:kern w:val="2"/>
              <w:sz w:val="24"/>
              <w:szCs w:val="24"/>
              <w14:ligatures w14:val="standardContextual"/>
            </w:rPr>
          </w:pPr>
          <w:hyperlink w:anchor="_Toc189239056" w:history="1">
            <w:r w:rsidRPr="00D849DB">
              <w:rPr>
                <w:rStyle w:val="Hyperlink"/>
              </w:rPr>
              <w:t>Link to Implementation Records</w:t>
            </w:r>
            <w:r>
              <w:rPr>
                <w:webHidden/>
              </w:rPr>
              <w:tab/>
            </w:r>
            <w:r>
              <w:rPr>
                <w:webHidden/>
              </w:rPr>
              <w:fldChar w:fldCharType="begin"/>
            </w:r>
            <w:r>
              <w:rPr>
                <w:webHidden/>
              </w:rPr>
              <w:instrText xml:space="preserve"> PAGEREF _Toc189239056 \h </w:instrText>
            </w:r>
            <w:r>
              <w:rPr>
                <w:webHidden/>
              </w:rPr>
            </w:r>
            <w:r>
              <w:rPr>
                <w:webHidden/>
              </w:rPr>
              <w:fldChar w:fldCharType="separate"/>
            </w:r>
            <w:r>
              <w:rPr>
                <w:webHidden/>
              </w:rPr>
              <w:t>62</w:t>
            </w:r>
            <w:r>
              <w:rPr>
                <w:webHidden/>
              </w:rPr>
              <w:fldChar w:fldCharType="end"/>
            </w:r>
          </w:hyperlink>
        </w:p>
        <w:p w14:paraId="1B080000" w14:textId="1D3D04FB" w:rsidR="00B6647E" w:rsidRDefault="00B6647E">
          <w:pPr>
            <w:pStyle w:val="TOC1"/>
            <w:rPr>
              <w:rFonts w:asciiTheme="minorHAnsi" w:eastAsiaTheme="minorEastAsia" w:hAnsiTheme="minorHAnsi" w:cstheme="minorBidi"/>
              <w:kern w:val="2"/>
              <w14:ligatures w14:val="standardContextual"/>
            </w:rPr>
          </w:pPr>
          <w:hyperlink w:anchor="_Toc189239057" w:history="1">
            <w:r w:rsidRPr="00D849DB">
              <w:rPr>
                <w:rStyle w:val="Hyperlink"/>
              </w:rPr>
              <w:t>Conclusion/Call to Action</w:t>
            </w:r>
            <w:r>
              <w:rPr>
                <w:webHidden/>
              </w:rPr>
              <w:tab/>
            </w:r>
            <w:r>
              <w:rPr>
                <w:webHidden/>
              </w:rPr>
              <w:fldChar w:fldCharType="begin"/>
            </w:r>
            <w:r>
              <w:rPr>
                <w:webHidden/>
              </w:rPr>
              <w:instrText xml:space="preserve"> PAGEREF _Toc189239057 \h </w:instrText>
            </w:r>
            <w:r>
              <w:rPr>
                <w:webHidden/>
              </w:rPr>
            </w:r>
            <w:r>
              <w:rPr>
                <w:webHidden/>
              </w:rPr>
              <w:fldChar w:fldCharType="separate"/>
            </w:r>
            <w:r>
              <w:rPr>
                <w:webHidden/>
              </w:rPr>
              <w:t>63</w:t>
            </w:r>
            <w:r>
              <w:rPr>
                <w:webHidden/>
              </w:rPr>
              <w:fldChar w:fldCharType="end"/>
            </w:r>
          </w:hyperlink>
        </w:p>
        <w:p w14:paraId="1CF4CB15" w14:textId="73B8BB94" w:rsidR="00B6647E" w:rsidRDefault="00B6647E">
          <w:pPr>
            <w:pStyle w:val="TOC1"/>
            <w:rPr>
              <w:rFonts w:asciiTheme="minorHAnsi" w:eastAsiaTheme="minorEastAsia" w:hAnsiTheme="minorHAnsi" w:cstheme="minorBidi"/>
              <w:kern w:val="2"/>
              <w14:ligatures w14:val="standardContextual"/>
            </w:rPr>
          </w:pPr>
          <w:hyperlink w:anchor="_Toc189239058" w:history="1">
            <w:r w:rsidRPr="00D849DB">
              <w:rPr>
                <w:rStyle w:val="Hyperlink"/>
              </w:rPr>
              <w:t>Appendix A: Tips and Tricks for IVN Data Entry, Management and Report Preparation</w:t>
            </w:r>
            <w:r>
              <w:rPr>
                <w:webHidden/>
              </w:rPr>
              <w:tab/>
            </w:r>
            <w:r>
              <w:rPr>
                <w:webHidden/>
              </w:rPr>
              <w:fldChar w:fldCharType="begin"/>
            </w:r>
            <w:r>
              <w:rPr>
                <w:webHidden/>
              </w:rPr>
              <w:instrText xml:space="preserve"> PAGEREF _Toc189239058 \h </w:instrText>
            </w:r>
            <w:r>
              <w:rPr>
                <w:webHidden/>
              </w:rPr>
            </w:r>
            <w:r>
              <w:rPr>
                <w:webHidden/>
              </w:rPr>
              <w:fldChar w:fldCharType="separate"/>
            </w:r>
            <w:r>
              <w:rPr>
                <w:webHidden/>
              </w:rPr>
              <w:t>64</w:t>
            </w:r>
            <w:r>
              <w:rPr>
                <w:webHidden/>
              </w:rPr>
              <w:fldChar w:fldCharType="end"/>
            </w:r>
          </w:hyperlink>
        </w:p>
        <w:p w14:paraId="761F9840" w14:textId="6FDB8934" w:rsidR="00B6647E" w:rsidRDefault="00B6647E">
          <w:pPr>
            <w:pStyle w:val="TOC2"/>
            <w:rPr>
              <w:rFonts w:asciiTheme="minorHAnsi" w:eastAsiaTheme="minorEastAsia" w:hAnsiTheme="minorHAnsi" w:cstheme="minorBidi"/>
              <w:kern w:val="2"/>
              <w:sz w:val="24"/>
              <w:szCs w:val="24"/>
              <w14:ligatures w14:val="standardContextual"/>
            </w:rPr>
          </w:pPr>
          <w:hyperlink w:anchor="_Toc189239059" w:history="1">
            <w:r w:rsidRPr="00D849DB">
              <w:rPr>
                <w:rStyle w:val="Hyperlink"/>
              </w:rPr>
              <w:t>How to paste text from source documents and find or replace line breaks, tab characters, bullet characters, and extra space in Word</w:t>
            </w:r>
            <w:r>
              <w:rPr>
                <w:webHidden/>
              </w:rPr>
              <w:tab/>
            </w:r>
            <w:r>
              <w:rPr>
                <w:webHidden/>
              </w:rPr>
              <w:fldChar w:fldCharType="begin"/>
            </w:r>
            <w:r>
              <w:rPr>
                <w:webHidden/>
              </w:rPr>
              <w:instrText xml:space="preserve"> PAGEREF _Toc189239059 \h </w:instrText>
            </w:r>
            <w:r>
              <w:rPr>
                <w:webHidden/>
              </w:rPr>
            </w:r>
            <w:r>
              <w:rPr>
                <w:webHidden/>
              </w:rPr>
              <w:fldChar w:fldCharType="separate"/>
            </w:r>
            <w:r>
              <w:rPr>
                <w:webHidden/>
              </w:rPr>
              <w:t>64</w:t>
            </w:r>
            <w:r>
              <w:rPr>
                <w:webHidden/>
              </w:rPr>
              <w:fldChar w:fldCharType="end"/>
            </w:r>
          </w:hyperlink>
        </w:p>
        <w:p w14:paraId="3520D539" w14:textId="259A2206" w:rsidR="00B6647E" w:rsidRDefault="00B6647E">
          <w:pPr>
            <w:pStyle w:val="TOC2"/>
            <w:rPr>
              <w:rFonts w:asciiTheme="minorHAnsi" w:eastAsiaTheme="minorEastAsia" w:hAnsiTheme="minorHAnsi" w:cstheme="minorBidi"/>
              <w:kern w:val="2"/>
              <w:sz w:val="24"/>
              <w:szCs w:val="24"/>
              <w14:ligatures w14:val="standardContextual"/>
            </w:rPr>
          </w:pPr>
          <w:hyperlink w:anchor="_Toc189239060" w:history="1">
            <w:r w:rsidRPr="00D849DB">
              <w:rPr>
                <w:rStyle w:val="Hyperlink"/>
              </w:rPr>
              <w:t>How to find or replace a line break in Excel</w:t>
            </w:r>
            <w:r>
              <w:rPr>
                <w:webHidden/>
              </w:rPr>
              <w:tab/>
            </w:r>
            <w:r>
              <w:rPr>
                <w:webHidden/>
              </w:rPr>
              <w:fldChar w:fldCharType="begin"/>
            </w:r>
            <w:r>
              <w:rPr>
                <w:webHidden/>
              </w:rPr>
              <w:instrText xml:space="preserve"> PAGEREF _Toc189239060 \h </w:instrText>
            </w:r>
            <w:r>
              <w:rPr>
                <w:webHidden/>
              </w:rPr>
            </w:r>
            <w:r>
              <w:rPr>
                <w:webHidden/>
              </w:rPr>
              <w:fldChar w:fldCharType="separate"/>
            </w:r>
            <w:r>
              <w:rPr>
                <w:webHidden/>
              </w:rPr>
              <w:t>65</w:t>
            </w:r>
            <w:r>
              <w:rPr>
                <w:webHidden/>
              </w:rPr>
              <w:fldChar w:fldCharType="end"/>
            </w:r>
          </w:hyperlink>
        </w:p>
        <w:p w14:paraId="47A0BCDB" w14:textId="24CB501C" w:rsidR="00B6647E" w:rsidRDefault="00B6647E">
          <w:pPr>
            <w:pStyle w:val="TOC2"/>
            <w:rPr>
              <w:rFonts w:asciiTheme="minorHAnsi" w:eastAsiaTheme="minorEastAsia" w:hAnsiTheme="minorHAnsi" w:cstheme="minorBidi"/>
              <w:kern w:val="2"/>
              <w:sz w:val="24"/>
              <w:szCs w:val="24"/>
              <w14:ligatures w14:val="standardContextual"/>
            </w:rPr>
          </w:pPr>
          <w:hyperlink w:anchor="_Toc189239061" w:history="1">
            <w:r w:rsidRPr="00D849DB">
              <w:rPr>
                <w:rStyle w:val="Hyperlink"/>
              </w:rPr>
              <w:t>How to find and replace wildcard characters in Excel</w:t>
            </w:r>
            <w:r>
              <w:rPr>
                <w:webHidden/>
              </w:rPr>
              <w:tab/>
            </w:r>
            <w:r>
              <w:rPr>
                <w:webHidden/>
              </w:rPr>
              <w:fldChar w:fldCharType="begin"/>
            </w:r>
            <w:r>
              <w:rPr>
                <w:webHidden/>
              </w:rPr>
              <w:instrText xml:space="preserve"> PAGEREF _Toc189239061 \h </w:instrText>
            </w:r>
            <w:r>
              <w:rPr>
                <w:webHidden/>
              </w:rPr>
            </w:r>
            <w:r>
              <w:rPr>
                <w:webHidden/>
              </w:rPr>
              <w:fldChar w:fldCharType="separate"/>
            </w:r>
            <w:r>
              <w:rPr>
                <w:webHidden/>
              </w:rPr>
              <w:t>66</w:t>
            </w:r>
            <w:r>
              <w:rPr>
                <w:webHidden/>
              </w:rPr>
              <w:fldChar w:fldCharType="end"/>
            </w:r>
          </w:hyperlink>
        </w:p>
        <w:p w14:paraId="7C79EC88" w14:textId="20408FBF" w:rsidR="00B6647E" w:rsidRDefault="00B6647E">
          <w:pPr>
            <w:pStyle w:val="TOC2"/>
            <w:rPr>
              <w:rFonts w:asciiTheme="minorHAnsi" w:eastAsiaTheme="minorEastAsia" w:hAnsiTheme="minorHAnsi" w:cstheme="minorBidi"/>
              <w:kern w:val="2"/>
              <w:sz w:val="24"/>
              <w:szCs w:val="24"/>
              <w14:ligatures w14:val="standardContextual"/>
            </w:rPr>
          </w:pPr>
          <w:hyperlink w:anchor="_Toc189239062" w:history="1">
            <w:r w:rsidRPr="00D849DB">
              <w:rPr>
                <w:rStyle w:val="Hyperlink"/>
              </w:rPr>
              <w:t>Shortcuts for find and replace in Excel</w:t>
            </w:r>
            <w:r>
              <w:rPr>
                <w:webHidden/>
              </w:rPr>
              <w:tab/>
            </w:r>
            <w:r>
              <w:rPr>
                <w:webHidden/>
              </w:rPr>
              <w:fldChar w:fldCharType="begin"/>
            </w:r>
            <w:r>
              <w:rPr>
                <w:webHidden/>
              </w:rPr>
              <w:instrText xml:space="preserve"> PAGEREF _Toc189239062 \h </w:instrText>
            </w:r>
            <w:r>
              <w:rPr>
                <w:webHidden/>
              </w:rPr>
            </w:r>
            <w:r>
              <w:rPr>
                <w:webHidden/>
              </w:rPr>
              <w:fldChar w:fldCharType="separate"/>
            </w:r>
            <w:r>
              <w:rPr>
                <w:webHidden/>
              </w:rPr>
              <w:t>66</w:t>
            </w:r>
            <w:r>
              <w:rPr>
                <w:webHidden/>
              </w:rPr>
              <w:fldChar w:fldCharType="end"/>
            </w:r>
          </w:hyperlink>
        </w:p>
        <w:p w14:paraId="6C74087A" w14:textId="4A5D8CE9" w:rsidR="00B6647E" w:rsidRDefault="00B6647E">
          <w:pPr>
            <w:pStyle w:val="TOC2"/>
            <w:rPr>
              <w:rFonts w:asciiTheme="minorHAnsi" w:eastAsiaTheme="minorEastAsia" w:hAnsiTheme="minorHAnsi" w:cstheme="minorBidi"/>
              <w:kern w:val="2"/>
              <w:sz w:val="24"/>
              <w:szCs w:val="24"/>
              <w14:ligatures w14:val="standardContextual"/>
            </w:rPr>
          </w:pPr>
          <w:hyperlink w:anchor="_Toc189239063" w:history="1">
            <w:r w:rsidRPr="00D849DB">
              <w:rPr>
                <w:rStyle w:val="Hyperlink"/>
              </w:rPr>
              <w:t>Microsoft Word checklist to prepare reports for client delivery (style, references, citations, proofreading, accessibility)</w:t>
            </w:r>
            <w:r>
              <w:rPr>
                <w:webHidden/>
              </w:rPr>
              <w:tab/>
            </w:r>
            <w:r>
              <w:rPr>
                <w:webHidden/>
              </w:rPr>
              <w:fldChar w:fldCharType="begin"/>
            </w:r>
            <w:r>
              <w:rPr>
                <w:webHidden/>
              </w:rPr>
              <w:instrText xml:space="preserve"> PAGEREF _Toc189239063 \h </w:instrText>
            </w:r>
            <w:r>
              <w:rPr>
                <w:webHidden/>
              </w:rPr>
            </w:r>
            <w:r>
              <w:rPr>
                <w:webHidden/>
              </w:rPr>
              <w:fldChar w:fldCharType="separate"/>
            </w:r>
            <w:r>
              <w:rPr>
                <w:webHidden/>
              </w:rPr>
              <w:t>66</w:t>
            </w:r>
            <w:r>
              <w:rPr>
                <w:webHidden/>
              </w:rPr>
              <w:fldChar w:fldCharType="end"/>
            </w:r>
          </w:hyperlink>
        </w:p>
        <w:p w14:paraId="3A761FE4" w14:textId="7C51D058" w:rsidR="00B6647E" w:rsidRDefault="00B6647E">
          <w:pPr>
            <w:pStyle w:val="TOC1"/>
            <w:rPr>
              <w:rFonts w:asciiTheme="minorHAnsi" w:eastAsiaTheme="minorEastAsia" w:hAnsiTheme="minorHAnsi" w:cstheme="minorBidi"/>
              <w:kern w:val="2"/>
              <w14:ligatures w14:val="standardContextual"/>
            </w:rPr>
          </w:pPr>
          <w:hyperlink w:anchor="_Toc189239064" w:history="1">
            <w:r w:rsidRPr="00D849DB">
              <w:rPr>
                <w:rStyle w:val="Hyperlink"/>
              </w:rPr>
              <w:t>Appendix B: Tips and Tricks for IVN Data Entry and Management Using Salesforce platform</w:t>
            </w:r>
            <w:r>
              <w:rPr>
                <w:webHidden/>
              </w:rPr>
              <w:tab/>
            </w:r>
            <w:r>
              <w:rPr>
                <w:webHidden/>
              </w:rPr>
              <w:fldChar w:fldCharType="begin"/>
            </w:r>
            <w:r>
              <w:rPr>
                <w:webHidden/>
              </w:rPr>
              <w:instrText xml:space="preserve"> PAGEREF _Toc189239064 \h </w:instrText>
            </w:r>
            <w:r>
              <w:rPr>
                <w:webHidden/>
              </w:rPr>
            </w:r>
            <w:r>
              <w:rPr>
                <w:webHidden/>
              </w:rPr>
              <w:fldChar w:fldCharType="separate"/>
            </w:r>
            <w:r>
              <w:rPr>
                <w:webHidden/>
              </w:rPr>
              <w:t>67</w:t>
            </w:r>
            <w:r>
              <w:rPr>
                <w:webHidden/>
              </w:rPr>
              <w:fldChar w:fldCharType="end"/>
            </w:r>
          </w:hyperlink>
        </w:p>
        <w:p w14:paraId="60B23323" w14:textId="0616882F" w:rsidR="00B6647E" w:rsidRDefault="00B6647E">
          <w:pPr>
            <w:pStyle w:val="TOC2"/>
            <w:tabs>
              <w:tab w:val="left" w:pos="880"/>
            </w:tabs>
            <w:rPr>
              <w:rFonts w:asciiTheme="minorHAnsi" w:eastAsiaTheme="minorEastAsia" w:hAnsiTheme="minorHAnsi" w:cstheme="minorBidi"/>
              <w:kern w:val="2"/>
              <w:sz w:val="24"/>
              <w:szCs w:val="24"/>
              <w14:ligatures w14:val="standardContextual"/>
            </w:rPr>
          </w:pPr>
          <w:hyperlink w:anchor="_Toc189239065" w:history="1">
            <w:r w:rsidRPr="00D849DB">
              <w:rPr>
                <w:rStyle w:val="Hyperlink"/>
              </w:rPr>
              <w:t>3.7</w:t>
            </w:r>
            <w:r>
              <w:rPr>
                <w:rFonts w:asciiTheme="minorHAnsi" w:eastAsiaTheme="minorEastAsia" w:hAnsiTheme="minorHAnsi" w:cstheme="minorBidi"/>
                <w:kern w:val="2"/>
                <w:sz w:val="24"/>
                <w:szCs w:val="24"/>
                <w14:ligatures w14:val="standardContextual"/>
              </w:rPr>
              <w:tab/>
            </w:r>
            <w:r w:rsidRPr="00D849DB">
              <w:rPr>
                <w:rStyle w:val="Hyperlink"/>
              </w:rPr>
              <w:t>Updating Power BI visualization in Power BI Desktop, Power BI Workspace and Power BI in Teams</w:t>
            </w:r>
            <w:r>
              <w:rPr>
                <w:webHidden/>
              </w:rPr>
              <w:tab/>
            </w:r>
            <w:r>
              <w:rPr>
                <w:webHidden/>
              </w:rPr>
              <w:fldChar w:fldCharType="begin"/>
            </w:r>
            <w:r>
              <w:rPr>
                <w:webHidden/>
              </w:rPr>
              <w:instrText xml:space="preserve"> PAGEREF _Toc189239065 \h </w:instrText>
            </w:r>
            <w:r>
              <w:rPr>
                <w:webHidden/>
              </w:rPr>
            </w:r>
            <w:r>
              <w:rPr>
                <w:webHidden/>
              </w:rPr>
              <w:fldChar w:fldCharType="separate"/>
            </w:r>
            <w:r>
              <w:rPr>
                <w:webHidden/>
              </w:rPr>
              <w:t>75</w:t>
            </w:r>
            <w:r>
              <w:rPr>
                <w:webHidden/>
              </w:rPr>
              <w:fldChar w:fldCharType="end"/>
            </w:r>
          </w:hyperlink>
        </w:p>
        <w:p w14:paraId="2F60A03B" w14:textId="3FDD34F1" w:rsidR="00B6647E" w:rsidRDefault="00B6647E">
          <w:pPr>
            <w:pStyle w:val="TOC2"/>
            <w:rPr>
              <w:rFonts w:asciiTheme="minorHAnsi" w:eastAsiaTheme="minorEastAsia" w:hAnsiTheme="minorHAnsi" w:cstheme="minorBidi"/>
              <w:kern w:val="2"/>
              <w:sz w:val="24"/>
              <w:szCs w:val="24"/>
              <w14:ligatures w14:val="standardContextual"/>
            </w:rPr>
          </w:pPr>
          <w:hyperlink w:anchor="_Toc189239066" w:history="1">
            <w:r w:rsidRPr="00D849DB">
              <w:rPr>
                <w:rStyle w:val="Hyperlink"/>
              </w:rPr>
              <w:t>3.8 Announcing new versions and managing announcement subscriptions</w:t>
            </w:r>
            <w:r>
              <w:rPr>
                <w:webHidden/>
              </w:rPr>
              <w:tab/>
            </w:r>
            <w:r>
              <w:rPr>
                <w:webHidden/>
              </w:rPr>
              <w:fldChar w:fldCharType="begin"/>
            </w:r>
            <w:r>
              <w:rPr>
                <w:webHidden/>
              </w:rPr>
              <w:instrText xml:space="preserve"> PAGEREF _Toc189239066 \h </w:instrText>
            </w:r>
            <w:r>
              <w:rPr>
                <w:webHidden/>
              </w:rPr>
            </w:r>
            <w:r>
              <w:rPr>
                <w:webHidden/>
              </w:rPr>
              <w:fldChar w:fldCharType="separate"/>
            </w:r>
            <w:r>
              <w:rPr>
                <w:webHidden/>
              </w:rPr>
              <w:t>76</w:t>
            </w:r>
            <w:r>
              <w:rPr>
                <w:webHidden/>
              </w:rPr>
              <w:fldChar w:fldCharType="end"/>
            </w:r>
          </w:hyperlink>
        </w:p>
        <w:p w14:paraId="28EFBB18" w14:textId="7E8D94EC" w:rsidR="00B6647E" w:rsidRDefault="00B6647E">
          <w:pPr>
            <w:pStyle w:val="TOC1"/>
            <w:rPr>
              <w:rFonts w:asciiTheme="minorHAnsi" w:eastAsiaTheme="minorEastAsia" w:hAnsiTheme="minorHAnsi" w:cstheme="minorBidi"/>
              <w:kern w:val="2"/>
              <w14:ligatures w14:val="standardContextual"/>
            </w:rPr>
          </w:pPr>
          <w:hyperlink w:anchor="_Toc189239067" w:history="1">
            <w:r w:rsidRPr="00D849DB">
              <w:rPr>
                <w:rStyle w:val="Hyperlink"/>
              </w:rPr>
              <w:t>Appendix C: IVN data sharing framework</w:t>
            </w:r>
            <w:r>
              <w:rPr>
                <w:webHidden/>
              </w:rPr>
              <w:tab/>
            </w:r>
            <w:r>
              <w:rPr>
                <w:webHidden/>
              </w:rPr>
              <w:fldChar w:fldCharType="begin"/>
            </w:r>
            <w:r>
              <w:rPr>
                <w:webHidden/>
              </w:rPr>
              <w:instrText xml:space="preserve"> PAGEREF _Toc189239067 \h </w:instrText>
            </w:r>
            <w:r>
              <w:rPr>
                <w:webHidden/>
              </w:rPr>
            </w:r>
            <w:r>
              <w:rPr>
                <w:webHidden/>
              </w:rPr>
              <w:fldChar w:fldCharType="separate"/>
            </w:r>
            <w:r>
              <w:rPr>
                <w:webHidden/>
              </w:rPr>
              <w:t>77</w:t>
            </w:r>
            <w:r>
              <w:rPr>
                <w:webHidden/>
              </w:rPr>
              <w:fldChar w:fldCharType="end"/>
            </w:r>
          </w:hyperlink>
        </w:p>
        <w:p w14:paraId="0FE96263" w14:textId="7831AF0A" w:rsidR="00B6647E" w:rsidRDefault="00B6647E">
          <w:pPr>
            <w:pStyle w:val="TOC1"/>
            <w:rPr>
              <w:rFonts w:asciiTheme="minorHAnsi" w:eastAsiaTheme="minorEastAsia" w:hAnsiTheme="minorHAnsi" w:cstheme="minorBidi"/>
              <w:kern w:val="2"/>
              <w14:ligatures w14:val="standardContextual"/>
            </w:rPr>
          </w:pPr>
          <w:hyperlink w:anchor="_Toc189239068" w:history="1">
            <w:r w:rsidRPr="00D849DB">
              <w:rPr>
                <w:rStyle w:val="Hyperlink"/>
              </w:rPr>
              <w:t>Glossary and Data Dictionary</w:t>
            </w:r>
            <w:r>
              <w:rPr>
                <w:webHidden/>
              </w:rPr>
              <w:tab/>
            </w:r>
            <w:r>
              <w:rPr>
                <w:webHidden/>
              </w:rPr>
              <w:fldChar w:fldCharType="begin"/>
            </w:r>
            <w:r>
              <w:rPr>
                <w:webHidden/>
              </w:rPr>
              <w:instrText xml:space="preserve"> PAGEREF _Toc189239068 \h </w:instrText>
            </w:r>
            <w:r>
              <w:rPr>
                <w:webHidden/>
              </w:rPr>
            </w:r>
            <w:r>
              <w:rPr>
                <w:webHidden/>
              </w:rPr>
              <w:fldChar w:fldCharType="separate"/>
            </w:r>
            <w:r>
              <w:rPr>
                <w:webHidden/>
              </w:rPr>
              <w:t>78</w:t>
            </w:r>
            <w:r>
              <w:rPr>
                <w:webHidden/>
              </w:rPr>
              <w:fldChar w:fldCharType="end"/>
            </w:r>
          </w:hyperlink>
        </w:p>
        <w:p w14:paraId="07701B34" w14:textId="324A270B" w:rsidR="00B6647E" w:rsidRDefault="00B6647E">
          <w:pPr>
            <w:pStyle w:val="TOC1"/>
            <w:rPr>
              <w:rFonts w:asciiTheme="minorHAnsi" w:eastAsiaTheme="minorEastAsia" w:hAnsiTheme="minorHAnsi" w:cstheme="minorBidi"/>
              <w:kern w:val="2"/>
              <w14:ligatures w14:val="standardContextual"/>
            </w:rPr>
          </w:pPr>
          <w:hyperlink w:anchor="_Toc189239069" w:history="1">
            <w:r w:rsidRPr="00D849DB">
              <w:rPr>
                <w:rStyle w:val="Hyperlink"/>
              </w:rPr>
              <w:t>Skills Matrix</w:t>
            </w:r>
            <w:r>
              <w:rPr>
                <w:webHidden/>
              </w:rPr>
              <w:tab/>
            </w:r>
            <w:r>
              <w:rPr>
                <w:webHidden/>
              </w:rPr>
              <w:fldChar w:fldCharType="begin"/>
            </w:r>
            <w:r>
              <w:rPr>
                <w:webHidden/>
              </w:rPr>
              <w:instrText xml:space="preserve"> PAGEREF _Toc189239069 \h </w:instrText>
            </w:r>
            <w:r>
              <w:rPr>
                <w:webHidden/>
              </w:rPr>
            </w:r>
            <w:r>
              <w:rPr>
                <w:webHidden/>
              </w:rPr>
              <w:fldChar w:fldCharType="separate"/>
            </w:r>
            <w:r>
              <w:rPr>
                <w:webHidden/>
              </w:rPr>
              <w:t>83</w:t>
            </w:r>
            <w:r>
              <w:rPr>
                <w:webHidden/>
              </w:rPr>
              <w:fldChar w:fldCharType="end"/>
            </w:r>
          </w:hyperlink>
        </w:p>
        <w:p w14:paraId="277955F7" w14:textId="72D045F2" w:rsidR="2CD7C5F4" w:rsidRDefault="2CD7C5F4" w:rsidP="2CD7C5F4">
          <w:pPr>
            <w:pStyle w:val="TOC1"/>
            <w:tabs>
              <w:tab w:val="clear" w:pos="9350"/>
              <w:tab w:val="right" w:leader="dot" w:pos="9360"/>
            </w:tabs>
            <w:rPr>
              <w:rStyle w:val="Hyperlink"/>
            </w:rPr>
          </w:pPr>
          <w:r>
            <w:fldChar w:fldCharType="end"/>
          </w:r>
        </w:p>
      </w:sdtContent>
    </w:sdt>
    <w:p w14:paraId="4D46312D" w14:textId="71CE5BD1" w:rsidR="73403955" w:rsidRDefault="73403955" w:rsidP="73403955">
      <w:pPr>
        <w:pStyle w:val="TOC1"/>
        <w:tabs>
          <w:tab w:val="clear" w:pos="9350"/>
          <w:tab w:val="right" w:leader="dot" w:pos="9360"/>
        </w:tabs>
        <w:rPr>
          <w:rStyle w:val="Hyperlink"/>
        </w:rPr>
      </w:pPr>
    </w:p>
    <w:p w14:paraId="2F68B09D" w14:textId="0AC286C7" w:rsidR="00B55F35" w:rsidRPr="00506F64" w:rsidRDefault="00B55F35" w:rsidP="00367085"/>
    <w:p w14:paraId="65469FBB" w14:textId="1DB124B9" w:rsidR="6E29E368" w:rsidRDefault="6E29E368">
      <w:r>
        <w:br w:type="page"/>
      </w:r>
    </w:p>
    <w:p w14:paraId="348783F8" w14:textId="11537959" w:rsidR="3F57498F" w:rsidRDefault="3F57498F" w:rsidP="6E29E368">
      <w:r>
        <w:t>List of Figures</w:t>
      </w:r>
    </w:p>
    <w:p w14:paraId="482C8DE9" w14:textId="457F9D61" w:rsidR="00EB720C" w:rsidRDefault="007F6A16">
      <w:pPr>
        <w:pStyle w:val="TableofFigures"/>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\h \z \c "Figure" </w:instrText>
      </w:r>
      <w:r>
        <w:fldChar w:fldCharType="separate"/>
      </w:r>
      <w:hyperlink w:anchor="_Toc199324625" w:history="1">
        <w:r w:rsidR="00EB720C" w:rsidRPr="005F5E05">
          <w:rPr>
            <w:rStyle w:val="Hyperlink"/>
            <w:i/>
            <w:iCs/>
            <w:noProof/>
          </w:rPr>
          <w:t>Figure 1: Federal Governance Structure (FGS)</w:t>
        </w:r>
        <w:r w:rsidR="00EB720C">
          <w:rPr>
            <w:noProof/>
            <w:webHidden/>
          </w:rPr>
          <w:tab/>
        </w:r>
        <w:r w:rsidR="00EB720C">
          <w:rPr>
            <w:noProof/>
            <w:webHidden/>
          </w:rPr>
          <w:fldChar w:fldCharType="begin"/>
        </w:r>
        <w:r w:rsidR="00EB720C">
          <w:rPr>
            <w:noProof/>
            <w:webHidden/>
          </w:rPr>
          <w:instrText xml:space="preserve"> PAGEREF _Toc199324625 \h </w:instrText>
        </w:r>
        <w:r w:rsidR="00EB720C">
          <w:rPr>
            <w:noProof/>
            <w:webHidden/>
          </w:rPr>
        </w:r>
        <w:r w:rsidR="00EB720C">
          <w:rPr>
            <w:noProof/>
            <w:webHidden/>
          </w:rPr>
          <w:fldChar w:fldCharType="separate"/>
        </w:r>
        <w:r w:rsidR="00EB720C">
          <w:rPr>
            <w:noProof/>
            <w:webHidden/>
          </w:rPr>
          <w:t>1</w:t>
        </w:r>
        <w:r w:rsidR="00EB720C">
          <w:rPr>
            <w:noProof/>
            <w:webHidden/>
          </w:rPr>
          <w:fldChar w:fldCharType="end"/>
        </w:r>
      </w:hyperlink>
    </w:p>
    <w:p w14:paraId="704D056C" w14:textId="17812A3D" w:rsidR="00EB720C" w:rsidRDefault="00EB720C">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99324626" w:history="1">
        <w:r w:rsidRPr="005F5E05">
          <w:rPr>
            <w:rStyle w:val="Hyperlink"/>
            <w:noProof/>
          </w:rPr>
          <w:t>Figure 2</w:t>
        </w:r>
        <w:r>
          <w:rPr>
            <w:noProof/>
            <w:webHidden/>
          </w:rPr>
          <w:tab/>
        </w:r>
        <w:r>
          <w:rPr>
            <w:noProof/>
            <w:webHidden/>
          </w:rPr>
          <w:fldChar w:fldCharType="begin"/>
        </w:r>
        <w:r>
          <w:rPr>
            <w:noProof/>
            <w:webHidden/>
          </w:rPr>
          <w:instrText xml:space="preserve"> PAGEREF _Toc199324626 \h </w:instrText>
        </w:r>
        <w:r>
          <w:rPr>
            <w:noProof/>
            <w:webHidden/>
          </w:rPr>
        </w:r>
        <w:r>
          <w:rPr>
            <w:noProof/>
            <w:webHidden/>
          </w:rPr>
          <w:fldChar w:fldCharType="separate"/>
        </w:r>
        <w:r>
          <w:rPr>
            <w:noProof/>
            <w:webHidden/>
          </w:rPr>
          <w:t>1</w:t>
        </w:r>
        <w:r>
          <w:rPr>
            <w:noProof/>
            <w:webHidden/>
          </w:rPr>
          <w:fldChar w:fldCharType="end"/>
        </w:r>
      </w:hyperlink>
    </w:p>
    <w:p w14:paraId="55D60202" w14:textId="5D8945FC" w:rsidR="00EB720C" w:rsidRDefault="00EB720C">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99324627" w:history="1">
        <w:r w:rsidRPr="005F5E05">
          <w:rPr>
            <w:rStyle w:val="Hyperlink"/>
            <w:noProof/>
          </w:rPr>
          <w:t>Figure 3. IVN Business Process Flowchart</w:t>
        </w:r>
        <w:r>
          <w:rPr>
            <w:noProof/>
            <w:webHidden/>
          </w:rPr>
          <w:tab/>
        </w:r>
        <w:r>
          <w:rPr>
            <w:noProof/>
            <w:webHidden/>
          </w:rPr>
          <w:fldChar w:fldCharType="begin"/>
        </w:r>
        <w:r>
          <w:rPr>
            <w:noProof/>
            <w:webHidden/>
          </w:rPr>
          <w:instrText xml:space="preserve"> PAGEREF _Toc199324627 \h </w:instrText>
        </w:r>
        <w:r>
          <w:rPr>
            <w:noProof/>
            <w:webHidden/>
          </w:rPr>
        </w:r>
        <w:r>
          <w:rPr>
            <w:noProof/>
            <w:webHidden/>
          </w:rPr>
          <w:fldChar w:fldCharType="separate"/>
        </w:r>
        <w:r>
          <w:rPr>
            <w:noProof/>
            <w:webHidden/>
          </w:rPr>
          <w:t>1</w:t>
        </w:r>
        <w:r>
          <w:rPr>
            <w:noProof/>
            <w:webHidden/>
          </w:rPr>
          <w:fldChar w:fldCharType="end"/>
        </w:r>
      </w:hyperlink>
    </w:p>
    <w:p w14:paraId="0E17F7A6" w14:textId="74CAF041" w:rsidR="00EB720C" w:rsidRDefault="00EB720C">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99324628" w:history="1">
        <w:r w:rsidRPr="005F5E05">
          <w:rPr>
            <w:rStyle w:val="Hyperlink"/>
            <w:i/>
            <w:iCs/>
            <w:noProof/>
          </w:rPr>
          <w:t>Figure 4: Table of Definitions</w:t>
        </w:r>
        <w:r>
          <w:rPr>
            <w:noProof/>
            <w:webHidden/>
          </w:rPr>
          <w:tab/>
        </w:r>
        <w:r>
          <w:rPr>
            <w:noProof/>
            <w:webHidden/>
          </w:rPr>
          <w:fldChar w:fldCharType="begin"/>
        </w:r>
        <w:r>
          <w:rPr>
            <w:noProof/>
            <w:webHidden/>
          </w:rPr>
          <w:instrText xml:space="preserve"> PAGEREF _Toc199324628 \h </w:instrText>
        </w:r>
        <w:r>
          <w:rPr>
            <w:noProof/>
            <w:webHidden/>
          </w:rPr>
        </w:r>
        <w:r>
          <w:rPr>
            <w:noProof/>
            <w:webHidden/>
          </w:rPr>
          <w:fldChar w:fldCharType="separate"/>
        </w:r>
        <w:r>
          <w:rPr>
            <w:noProof/>
            <w:webHidden/>
          </w:rPr>
          <w:t>1</w:t>
        </w:r>
        <w:r>
          <w:rPr>
            <w:noProof/>
            <w:webHidden/>
          </w:rPr>
          <w:fldChar w:fldCharType="end"/>
        </w:r>
      </w:hyperlink>
    </w:p>
    <w:p w14:paraId="48844484" w14:textId="07119063" w:rsidR="00EB720C" w:rsidRDefault="00EB720C">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99324629" w:history="1">
        <w:r w:rsidRPr="005F5E05">
          <w:rPr>
            <w:rStyle w:val="Hyperlink"/>
            <w:i/>
            <w:iCs/>
            <w:noProof/>
          </w:rPr>
          <w:t>Figure 5: Example Table Depicting Linkage Between Enabling Source Document and a Dependent Source Document</w:t>
        </w:r>
        <w:r>
          <w:rPr>
            <w:noProof/>
            <w:webHidden/>
          </w:rPr>
          <w:tab/>
        </w:r>
        <w:r>
          <w:rPr>
            <w:noProof/>
            <w:webHidden/>
          </w:rPr>
          <w:fldChar w:fldCharType="begin"/>
        </w:r>
        <w:r>
          <w:rPr>
            <w:noProof/>
            <w:webHidden/>
          </w:rPr>
          <w:instrText xml:space="preserve"> PAGEREF _Toc199324629 \h </w:instrText>
        </w:r>
        <w:r>
          <w:rPr>
            <w:noProof/>
            <w:webHidden/>
          </w:rPr>
        </w:r>
        <w:r>
          <w:rPr>
            <w:noProof/>
            <w:webHidden/>
          </w:rPr>
          <w:fldChar w:fldCharType="separate"/>
        </w:r>
        <w:r>
          <w:rPr>
            <w:noProof/>
            <w:webHidden/>
          </w:rPr>
          <w:t>1</w:t>
        </w:r>
        <w:r>
          <w:rPr>
            <w:noProof/>
            <w:webHidden/>
          </w:rPr>
          <w:fldChar w:fldCharType="end"/>
        </w:r>
      </w:hyperlink>
    </w:p>
    <w:p w14:paraId="1545520C" w14:textId="1B2312F4" w:rsidR="00EB720C" w:rsidRDefault="00EB720C">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99324630" w:history="1">
        <w:r w:rsidRPr="005F5E05">
          <w:rPr>
            <w:rStyle w:val="Hyperlink"/>
            <w:i/>
            <w:iCs/>
            <w:noProof/>
          </w:rPr>
          <w:t>Figure 6: Sample row from example IVN dataset that depicts enabling source and dependent source fields</w:t>
        </w:r>
        <w:r>
          <w:rPr>
            <w:noProof/>
            <w:webHidden/>
          </w:rPr>
          <w:tab/>
        </w:r>
        <w:r>
          <w:rPr>
            <w:noProof/>
            <w:webHidden/>
          </w:rPr>
          <w:fldChar w:fldCharType="begin"/>
        </w:r>
        <w:r>
          <w:rPr>
            <w:noProof/>
            <w:webHidden/>
          </w:rPr>
          <w:instrText xml:space="preserve"> PAGEREF _Toc199324630 \h </w:instrText>
        </w:r>
        <w:r>
          <w:rPr>
            <w:noProof/>
            <w:webHidden/>
          </w:rPr>
        </w:r>
        <w:r>
          <w:rPr>
            <w:noProof/>
            <w:webHidden/>
          </w:rPr>
          <w:fldChar w:fldCharType="separate"/>
        </w:r>
        <w:r>
          <w:rPr>
            <w:noProof/>
            <w:webHidden/>
          </w:rPr>
          <w:t>1</w:t>
        </w:r>
        <w:r>
          <w:rPr>
            <w:noProof/>
            <w:webHidden/>
          </w:rPr>
          <w:fldChar w:fldCharType="end"/>
        </w:r>
      </w:hyperlink>
    </w:p>
    <w:p w14:paraId="1F6964E3" w14:textId="2AAFF441" w:rsidR="00EB720C" w:rsidRDefault="00EB720C">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99324631" w:history="1">
        <w:r w:rsidRPr="005F5E05">
          <w:rPr>
            <w:rStyle w:val="Hyperlink"/>
            <w:i/>
            <w:iCs/>
            <w:noProof/>
          </w:rPr>
          <w:t>Figure 7: Example Enabling Sources and Components Table</w:t>
        </w:r>
        <w:r>
          <w:rPr>
            <w:noProof/>
            <w:webHidden/>
          </w:rPr>
          <w:tab/>
        </w:r>
        <w:r>
          <w:rPr>
            <w:noProof/>
            <w:webHidden/>
          </w:rPr>
          <w:fldChar w:fldCharType="begin"/>
        </w:r>
        <w:r>
          <w:rPr>
            <w:noProof/>
            <w:webHidden/>
          </w:rPr>
          <w:instrText xml:space="preserve"> PAGEREF _Toc199324631 \h </w:instrText>
        </w:r>
        <w:r>
          <w:rPr>
            <w:noProof/>
            <w:webHidden/>
          </w:rPr>
        </w:r>
        <w:r>
          <w:rPr>
            <w:noProof/>
            <w:webHidden/>
          </w:rPr>
          <w:fldChar w:fldCharType="separate"/>
        </w:r>
        <w:r>
          <w:rPr>
            <w:noProof/>
            <w:webHidden/>
          </w:rPr>
          <w:t>1</w:t>
        </w:r>
        <w:r>
          <w:rPr>
            <w:noProof/>
            <w:webHidden/>
          </w:rPr>
          <w:fldChar w:fldCharType="end"/>
        </w:r>
      </w:hyperlink>
    </w:p>
    <w:p w14:paraId="295019BB" w14:textId="5E57639B" w:rsidR="00EB720C" w:rsidRDefault="00EB720C">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99324632" w:history="1">
        <w:r w:rsidRPr="005F5E05">
          <w:rPr>
            <w:rStyle w:val="Hyperlink"/>
            <w:i/>
            <w:iCs/>
            <w:noProof/>
          </w:rPr>
          <w:t>Figure 8: Example Dependent Source and Components Table</w:t>
        </w:r>
        <w:r>
          <w:rPr>
            <w:noProof/>
            <w:webHidden/>
          </w:rPr>
          <w:tab/>
        </w:r>
        <w:r>
          <w:rPr>
            <w:noProof/>
            <w:webHidden/>
          </w:rPr>
          <w:fldChar w:fldCharType="begin"/>
        </w:r>
        <w:r>
          <w:rPr>
            <w:noProof/>
            <w:webHidden/>
          </w:rPr>
          <w:instrText xml:space="preserve"> PAGEREF _Toc199324632 \h </w:instrText>
        </w:r>
        <w:r>
          <w:rPr>
            <w:noProof/>
            <w:webHidden/>
          </w:rPr>
        </w:r>
        <w:r>
          <w:rPr>
            <w:noProof/>
            <w:webHidden/>
          </w:rPr>
          <w:fldChar w:fldCharType="separate"/>
        </w:r>
        <w:r>
          <w:rPr>
            <w:noProof/>
            <w:webHidden/>
          </w:rPr>
          <w:t>1</w:t>
        </w:r>
        <w:r>
          <w:rPr>
            <w:noProof/>
            <w:webHidden/>
          </w:rPr>
          <w:fldChar w:fldCharType="end"/>
        </w:r>
      </w:hyperlink>
    </w:p>
    <w:p w14:paraId="00F7D66E" w14:textId="20609DF5" w:rsidR="00EB720C" w:rsidRDefault="00EB720C">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99324633" w:history="1">
        <w:r w:rsidRPr="005F5E05">
          <w:rPr>
            <w:rStyle w:val="Hyperlink"/>
            <w:i/>
            <w:iCs/>
            <w:noProof/>
          </w:rPr>
          <w:t>Figure 9: Example Table (Tab) Naming Convention</w:t>
        </w:r>
        <w:r>
          <w:rPr>
            <w:noProof/>
            <w:webHidden/>
          </w:rPr>
          <w:tab/>
        </w:r>
        <w:r>
          <w:rPr>
            <w:noProof/>
            <w:webHidden/>
          </w:rPr>
          <w:fldChar w:fldCharType="begin"/>
        </w:r>
        <w:r>
          <w:rPr>
            <w:noProof/>
            <w:webHidden/>
          </w:rPr>
          <w:instrText xml:space="preserve"> PAGEREF _Toc199324633 \h </w:instrText>
        </w:r>
        <w:r>
          <w:rPr>
            <w:noProof/>
            <w:webHidden/>
          </w:rPr>
        </w:r>
        <w:r>
          <w:rPr>
            <w:noProof/>
            <w:webHidden/>
          </w:rPr>
          <w:fldChar w:fldCharType="separate"/>
        </w:r>
        <w:r>
          <w:rPr>
            <w:noProof/>
            <w:webHidden/>
          </w:rPr>
          <w:t>1</w:t>
        </w:r>
        <w:r>
          <w:rPr>
            <w:noProof/>
            <w:webHidden/>
          </w:rPr>
          <w:fldChar w:fldCharType="end"/>
        </w:r>
      </w:hyperlink>
    </w:p>
    <w:p w14:paraId="3EE9F5FB" w14:textId="74FAA596" w:rsidR="00EB720C" w:rsidRDefault="00EB720C">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99324634" w:history="1">
        <w:r w:rsidRPr="005F5E05">
          <w:rPr>
            <w:rStyle w:val="Hyperlink"/>
            <w:i/>
            <w:iCs/>
            <w:noProof/>
          </w:rPr>
          <w:t>Figure 10: Example IVN dataset as it appears in an Excel file or worksheet (may not reflect current source titles or descriptions)</w:t>
        </w:r>
        <w:r>
          <w:rPr>
            <w:noProof/>
            <w:webHidden/>
          </w:rPr>
          <w:tab/>
        </w:r>
        <w:r>
          <w:rPr>
            <w:noProof/>
            <w:webHidden/>
          </w:rPr>
          <w:fldChar w:fldCharType="begin"/>
        </w:r>
        <w:r>
          <w:rPr>
            <w:noProof/>
            <w:webHidden/>
          </w:rPr>
          <w:instrText xml:space="preserve"> PAGEREF _Toc199324634 \h </w:instrText>
        </w:r>
        <w:r>
          <w:rPr>
            <w:noProof/>
            <w:webHidden/>
          </w:rPr>
        </w:r>
        <w:r>
          <w:rPr>
            <w:noProof/>
            <w:webHidden/>
          </w:rPr>
          <w:fldChar w:fldCharType="separate"/>
        </w:r>
        <w:r>
          <w:rPr>
            <w:noProof/>
            <w:webHidden/>
          </w:rPr>
          <w:t>1</w:t>
        </w:r>
        <w:r>
          <w:rPr>
            <w:noProof/>
            <w:webHidden/>
          </w:rPr>
          <w:fldChar w:fldCharType="end"/>
        </w:r>
      </w:hyperlink>
    </w:p>
    <w:p w14:paraId="308E649E" w14:textId="1F0E5F37" w:rsidR="00EB720C" w:rsidRDefault="00EB720C">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99324635" w:history="1">
        <w:r w:rsidRPr="005F5E05">
          <w:rPr>
            <w:rStyle w:val="Hyperlink"/>
            <w:i/>
            <w:iCs/>
            <w:noProof/>
          </w:rPr>
          <w:t>Figure 12: Example of relationships among strategic goals, objectives, performance measures, and enterprise risks</w:t>
        </w:r>
        <w:r>
          <w:rPr>
            <w:noProof/>
            <w:webHidden/>
          </w:rPr>
          <w:tab/>
        </w:r>
        <w:r>
          <w:rPr>
            <w:noProof/>
            <w:webHidden/>
          </w:rPr>
          <w:fldChar w:fldCharType="begin"/>
        </w:r>
        <w:r>
          <w:rPr>
            <w:noProof/>
            <w:webHidden/>
          </w:rPr>
          <w:instrText xml:space="preserve"> PAGEREF _Toc199324635 \h </w:instrText>
        </w:r>
        <w:r>
          <w:rPr>
            <w:noProof/>
            <w:webHidden/>
          </w:rPr>
        </w:r>
        <w:r>
          <w:rPr>
            <w:noProof/>
            <w:webHidden/>
          </w:rPr>
          <w:fldChar w:fldCharType="separate"/>
        </w:r>
        <w:r>
          <w:rPr>
            <w:noProof/>
            <w:webHidden/>
          </w:rPr>
          <w:t>1</w:t>
        </w:r>
        <w:r>
          <w:rPr>
            <w:noProof/>
            <w:webHidden/>
          </w:rPr>
          <w:fldChar w:fldCharType="end"/>
        </w:r>
      </w:hyperlink>
    </w:p>
    <w:p w14:paraId="457F0560" w14:textId="61B6DCCF" w:rsidR="6E29E368" w:rsidRDefault="007F6A16">
      <w:r>
        <w:fldChar w:fldCharType="end"/>
      </w:r>
      <w:r w:rsidR="6E29E368">
        <w:br w:type="page"/>
      </w:r>
    </w:p>
    <w:p w14:paraId="1E9C54F9" w14:textId="1281D1C3" w:rsidR="119945D4" w:rsidRDefault="119945D4" w:rsidP="6E29E368">
      <w:r>
        <w:t>List of Tables</w:t>
      </w:r>
    </w:p>
    <w:p w14:paraId="73F939CB" w14:textId="2D899852" w:rsidR="47701D75" w:rsidRDefault="0020491B" w:rsidP="6E29E368">
      <w:pPr>
        <w:spacing w:after="160" w:line="257" w:lineRule="auto"/>
      </w:pPr>
      <w:r>
        <w:fldChar w:fldCharType="begin"/>
      </w:r>
      <w:r>
        <w:instrText xml:space="preserve"> TOC \h \z \c "Table" </w:instrText>
      </w:r>
      <w:r>
        <w:fldChar w:fldCharType="separate"/>
      </w:r>
      <w:r w:rsidR="003F6BBC">
        <w:rPr>
          <w:b/>
          <w:bCs/>
          <w:noProof/>
        </w:rPr>
        <w:t>No table of figures entries found.</w:t>
      </w:r>
      <w:r>
        <w:rPr>
          <w:b/>
          <w:bCs/>
          <w:noProof/>
        </w:rPr>
        <w:fldChar w:fldCharType="end"/>
      </w:r>
      <w:r w:rsidR="47701D75" w:rsidRPr="6E29E368">
        <w:rPr>
          <w:rFonts w:eastAsia="Arial" w:cs="Arial"/>
          <w:color w:val="0563C1"/>
          <w:sz w:val="22"/>
        </w:rPr>
        <w:t xml:space="preserve"> </w:t>
      </w:r>
    </w:p>
    <w:p w14:paraId="6EBF2064" w14:textId="35629930" w:rsidR="6E29E368" w:rsidRDefault="6E29E368" w:rsidP="6E29E368">
      <w:pPr>
        <w:tabs>
          <w:tab w:val="right" w:leader="dot" w:pos="9350"/>
        </w:tabs>
        <w:spacing w:line="259" w:lineRule="auto"/>
        <w:rPr>
          <w:rFonts w:eastAsia="Arial" w:cs="Arial"/>
          <w:b/>
          <w:bCs/>
          <w:smallCaps/>
          <w:color w:val="0563C1"/>
          <w:szCs w:val="24"/>
          <w:u w:val="single"/>
        </w:rPr>
      </w:pPr>
    </w:p>
    <w:p w14:paraId="17492AAC" w14:textId="0F1C6FDB" w:rsidR="119945D4" w:rsidRDefault="119945D4" w:rsidP="6E29E368">
      <w:pPr>
        <w:spacing w:after="160" w:line="257" w:lineRule="auto"/>
      </w:pPr>
      <w:r w:rsidRPr="6E29E368">
        <w:rPr>
          <w:rFonts w:ascii="Calibri" w:hAnsi="Calibri" w:cs="Calibri"/>
          <w:sz w:val="22"/>
        </w:rPr>
        <w:t xml:space="preserve"> </w:t>
      </w:r>
    </w:p>
    <w:p w14:paraId="3AF17578" w14:textId="4420FD50" w:rsidR="6E29E368" w:rsidRDefault="6E29E368" w:rsidP="6E29E368">
      <w:pPr>
        <w:spacing w:after="200"/>
        <w:rPr>
          <w:rFonts w:ascii="Calibri" w:hAnsi="Calibri" w:cs="Calibri"/>
          <w:b/>
          <w:bCs/>
          <w:i/>
          <w:iCs/>
          <w:smallCaps/>
          <w:color w:val="4472C4" w:themeColor="accent1"/>
          <w:sz w:val="18"/>
          <w:szCs w:val="18"/>
        </w:rPr>
      </w:pPr>
    </w:p>
    <w:p w14:paraId="5A4E2554" w14:textId="566516FD" w:rsidR="6E29E368" w:rsidRDefault="6E29E368" w:rsidP="6E29E368">
      <w:pPr>
        <w:spacing w:after="200"/>
        <w:rPr>
          <w:rFonts w:ascii="Calibri" w:hAnsi="Calibri" w:cs="Calibri"/>
          <w:i/>
          <w:iCs/>
          <w:color w:val="44546A" w:themeColor="text2"/>
          <w:sz w:val="18"/>
          <w:szCs w:val="18"/>
        </w:rPr>
      </w:pPr>
    </w:p>
    <w:p w14:paraId="430FB366" w14:textId="73F4C2CB" w:rsidR="45BDDFF3" w:rsidRDefault="45BDDFF3" w:rsidP="6E29E368">
      <w:pPr>
        <w:spacing w:after="160" w:line="257" w:lineRule="auto"/>
        <w:rPr>
          <w:rFonts w:ascii="Calibri" w:hAnsi="Calibri" w:cs="Calibri"/>
          <w:sz w:val="22"/>
        </w:rPr>
      </w:pPr>
      <w:r w:rsidRPr="6E29E368">
        <w:rPr>
          <w:rFonts w:ascii="Calibri" w:hAnsi="Calibri" w:cs="Calibri"/>
          <w:sz w:val="22"/>
        </w:rPr>
        <w:t xml:space="preserve"> </w:t>
      </w:r>
    </w:p>
    <w:p w14:paraId="3248AB3B" w14:textId="53BA68F7" w:rsidR="45BDDFF3" w:rsidRDefault="45BDDFF3" w:rsidP="6E29E368">
      <w:pPr>
        <w:spacing w:after="160" w:line="257" w:lineRule="auto"/>
      </w:pPr>
      <w:r w:rsidRPr="6E29E368">
        <w:rPr>
          <w:rFonts w:ascii="Calibri" w:hAnsi="Calibri" w:cs="Calibri"/>
          <w:sz w:val="22"/>
        </w:rPr>
        <w:t xml:space="preserve"> </w:t>
      </w:r>
    </w:p>
    <w:p w14:paraId="69CADEF8" w14:textId="5B0B9CA6" w:rsidR="6E29E368" w:rsidRDefault="6E29E368" w:rsidP="6E29E368">
      <w:pPr>
        <w:spacing w:after="160" w:line="257" w:lineRule="auto"/>
        <w:rPr>
          <w:rFonts w:ascii="Calibri" w:hAnsi="Calibri" w:cs="Calibri"/>
          <w:b/>
          <w:bCs/>
          <w:sz w:val="22"/>
        </w:rPr>
      </w:pPr>
    </w:p>
    <w:p w14:paraId="28ED9521" w14:textId="6C9974CB" w:rsidR="6E29E368" w:rsidRDefault="6E29E368" w:rsidP="6E29E368"/>
    <w:p w14:paraId="433F11DC" w14:textId="35A3E6EE" w:rsidR="009C51E0" w:rsidRDefault="009C51E0">
      <w:pPr>
        <w:spacing w:after="0"/>
        <w:rPr>
          <w:b/>
          <w:bCs/>
        </w:rPr>
      </w:pPr>
      <w:r>
        <w:rPr>
          <w:b/>
          <w:bCs/>
        </w:rPr>
        <w:br w:type="page"/>
      </w:r>
    </w:p>
    <w:p w14:paraId="71B03CBA" w14:textId="57212F8D" w:rsidR="00367085" w:rsidRPr="00506F64" w:rsidRDefault="00367085" w:rsidP="00A638CF">
      <w:pPr>
        <w:pStyle w:val="Heading1"/>
        <w:rPr>
          <w:b w:val="0"/>
          <w:bCs w:val="0"/>
        </w:rPr>
      </w:pPr>
      <w:bookmarkStart w:id="0" w:name="_Toc119568540"/>
      <w:bookmarkStart w:id="1" w:name="_Toc177628827"/>
      <w:bookmarkStart w:id="2" w:name="_Toc177722674"/>
      <w:bookmarkStart w:id="3" w:name="_Toc181163091"/>
      <w:bookmarkStart w:id="4" w:name="_Toc181338755"/>
      <w:bookmarkStart w:id="5" w:name="_Toc181998158"/>
      <w:bookmarkStart w:id="6" w:name="_Toc189238947"/>
      <w:r>
        <w:t xml:space="preserve">Description and </w:t>
      </w:r>
      <w:r w:rsidR="009817E5">
        <w:t>p</w:t>
      </w:r>
      <w:r>
        <w:t xml:space="preserve">urpose of this </w:t>
      </w:r>
      <w:bookmarkEnd w:id="0"/>
      <w:r w:rsidR="009817E5">
        <w:t>d</w:t>
      </w:r>
      <w:r>
        <w:t>ocument</w:t>
      </w:r>
      <w:bookmarkEnd w:id="1"/>
      <w:bookmarkEnd w:id="2"/>
      <w:bookmarkEnd w:id="3"/>
      <w:bookmarkEnd w:id="4"/>
      <w:bookmarkEnd w:id="5"/>
      <w:bookmarkEnd w:id="6"/>
    </w:p>
    <w:p w14:paraId="1116AB2D" w14:textId="45B48192" w:rsidR="00367085" w:rsidRPr="00506F64" w:rsidRDefault="00367085" w:rsidP="00367085">
      <w:bookmarkStart w:id="7" w:name="_Toc177628828"/>
      <w:bookmarkStart w:id="8" w:name="_Toc177722675"/>
      <w:bookmarkStart w:id="9" w:name="_Toc181163092"/>
      <w:bookmarkStart w:id="10" w:name="_Toc181338756"/>
      <w:bookmarkStart w:id="11" w:name="_Toc181998159"/>
      <w:bookmarkStart w:id="12" w:name="_Toc189238948"/>
      <w:r w:rsidRPr="2CD7C5F4">
        <w:rPr>
          <w:rStyle w:val="Heading2Char"/>
          <w:rFonts w:eastAsia="Calibri"/>
        </w:rPr>
        <w:t>Description:</w:t>
      </w:r>
      <w:bookmarkEnd w:id="7"/>
      <w:bookmarkEnd w:id="8"/>
      <w:bookmarkEnd w:id="9"/>
      <w:bookmarkEnd w:id="10"/>
      <w:bookmarkEnd w:id="11"/>
      <w:bookmarkEnd w:id="12"/>
      <w:r>
        <w:t xml:space="preserve"> S</w:t>
      </w:r>
      <w:r w:rsidR="00506F64">
        <w:t>OP</w:t>
      </w:r>
      <w:r>
        <w:t xml:space="preserve"> explains procedures to create, validate, edit, publish</w:t>
      </w:r>
      <w:r w:rsidR="001921D5">
        <w:t>,</w:t>
      </w:r>
      <w:r>
        <w:t xml:space="preserve"> and announce updated versions of </w:t>
      </w:r>
      <w:r w:rsidR="00B05F42">
        <w:t>an organization's</w:t>
      </w:r>
      <w:r>
        <w:t xml:space="preserve"> I</w:t>
      </w:r>
      <w:r w:rsidR="00506F64">
        <w:t>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dataset.</w:t>
      </w:r>
    </w:p>
    <w:p w14:paraId="2DB19DB6" w14:textId="270DA2B8" w:rsidR="00367085" w:rsidRPr="00506F64" w:rsidRDefault="00367085" w:rsidP="00367085">
      <w:bookmarkStart w:id="13" w:name="_Toc177628829"/>
      <w:bookmarkStart w:id="14" w:name="_Toc177722676"/>
      <w:bookmarkStart w:id="15" w:name="_Toc181163093"/>
      <w:bookmarkStart w:id="16" w:name="_Toc181338757"/>
      <w:bookmarkStart w:id="17" w:name="_Toc181998160"/>
      <w:bookmarkStart w:id="18" w:name="_Toc189238949"/>
      <w:r w:rsidRPr="2CD7C5F4">
        <w:rPr>
          <w:rStyle w:val="Heading2Char"/>
          <w:rFonts w:eastAsia="Calibri"/>
        </w:rPr>
        <w:t>Purpose:</w:t>
      </w:r>
      <w:bookmarkEnd w:id="13"/>
      <w:bookmarkEnd w:id="14"/>
      <w:bookmarkEnd w:id="15"/>
      <w:bookmarkEnd w:id="16"/>
      <w:bookmarkEnd w:id="17"/>
      <w:bookmarkEnd w:id="18"/>
      <w:r>
        <w:t xml:space="preserve"> SOP directs staff on operations to collect, update, analyze, report, and implement IV</w:t>
      </w:r>
      <w:r w:rsidR="0090385B">
        <w:t>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 with minimum direction or supervision.</w:t>
      </w:r>
    </w:p>
    <w:p w14:paraId="680B147A" w14:textId="77777777" w:rsidR="00367085" w:rsidRPr="00506F64" w:rsidRDefault="00367085" w:rsidP="00367085"/>
    <w:p w14:paraId="0819FE57" w14:textId="740B34C5" w:rsidR="1E2237BA" w:rsidRDefault="1E2237BA" w:rsidP="6E29E368">
      <w:pPr>
        <w:spacing w:after="200"/>
        <w:jc w:val="center"/>
        <w:rPr>
          <w:rFonts w:ascii="Calibri" w:hAnsi="Calibri" w:cs="Calibri"/>
          <w:i/>
          <w:iCs/>
          <w:color w:val="44546A" w:themeColor="text2"/>
          <w:sz w:val="18"/>
          <w:szCs w:val="18"/>
        </w:rPr>
      </w:pPr>
      <w:r w:rsidRPr="6E29E368">
        <w:rPr>
          <w:rFonts w:ascii="Calibri" w:hAnsi="Calibri" w:cs="Calibri"/>
          <w:i/>
          <w:iCs/>
          <w:color w:val="44546A" w:themeColor="text2"/>
          <w:sz w:val="18"/>
          <w:szCs w:val="18"/>
        </w:rPr>
        <w:t>Table 1. Document Changes and Modifications History</w:t>
      </w:r>
    </w:p>
    <w:tbl>
      <w:tblPr>
        <w:tblStyle w:val="GridTable4-Accent3"/>
        <w:tblW w:w="0" w:type="auto"/>
        <w:tblLook w:val="04A0" w:firstRow="1" w:lastRow="0" w:firstColumn="1" w:lastColumn="0" w:noHBand="0" w:noVBand="1"/>
      </w:tblPr>
      <w:tblGrid>
        <w:gridCol w:w="1615"/>
        <w:gridCol w:w="1440"/>
        <w:gridCol w:w="3957"/>
        <w:gridCol w:w="2338"/>
      </w:tblGrid>
      <w:tr w:rsidR="00BA20A0" w:rsidRPr="00506F64" w14:paraId="451EC7AF" w14:textId="2076957C" w:rsidTr="00BA20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16C4EF34" w14:textId="39A6627D" w:rsidR="00BA20A0" w:rsidRPr="00506F64" w:rsidRDefault="00BA20A0" w:rsidP="00367085">
            <w:pPr>
              <w:rPr>
                <w:color w:val="auto"/>
              </w:rPr>
            </w:pPr>
            <w:r w:rsidRPr="00506F64">
              <w:rPr>
                <w:color w:val="auto"/>
              </w:rPr>
              <w:t>Date</w:t>
            </w:r>
          </w:p>
        </w:tc>
        <w:tc>
          <w:tcPr>
            <w:tcW w:w="1440" w:type="dxa"/>
          </w:tcPr>
          <w:p w14:paraId="1C195AF6" w14:textId="4852862A" w:rsidR="00BA20A0" w:rsidRPr="00506F64" w:rsidRDefault="00BA20A0" w:rsidP="00367085">
            <w:pPr>
              <w:cnfStyle w:val="100000000000" w:firstRow="1" w:lastRow="0" w:firstColumn="0" w:lastColumn="0" w:oddVBand="0" w:evenVBand="0" w:oddHBand="0" w:evenHBand="0" w:firstRowFirstColumn="0" w:firstRowLastColumn="0" w:lastRowFirstColumn="0" w:lastRowLastColumn="0"/>
              <w:rPr>
                <w:color w:val="auto"/>
              </w:rPr>
            </w:pPr>
            <w:r w:rsidRPr="00506F64">
              <w:rPr>
                <w:color w:val="auto"/>
              </w:rPr>
              <w:t>Version</w:t>
            </w:r>
          </w:p>
        </w:tc>
        <w:tc>
          <w:tcPr>
            <w:tcW w:w="3957" w:type="dxa"/>
          </w:tcPr>
          <w:p w14:paraId="13C34445" w14:textId="46CE49A7" w:rsidR="00BA20A0" w:rsidRPr="00506F64" w:rsidRDefault="00BA20A0" w:rsidP="00367085">
            <w:pPr>
              <w:cnfStyle w:val="100000000000" w:firstRow="1" w:lastRow="0" w:firstColumn="0" w:lastColumn="0" w:oddVBand="0" w:evenVBand="0" w:oddHBand="0" w:evenHBand="0" w:firstRowFirstColumn="0" w:firstRowLastColumn="0" w:lastRowFirstColumn="0" w:lastRowLastColumn="0"/>
              <w:rPr>
                <w:color w:val="auto"/>
              </w:rPr>
            </w:pPr>
            <w:r w:rsidRPr="00506F64">
              <w:rPr>
                <w:color w:val="auto"/>
              </w:rPr>
              <w:t>Reason</w:t>
            </w:r>
          </w:p>
        </w:tc>
        <w:tc>
          <w:tcPr>
            <w:tcW w:w="2338" w:type="dxa"/>
          </w:tcPr>
          <w:p w14:paraId="00517344" w14:textId="172FA35A" w:rsidR="00BA20A0" w:rsidRPr="00506F64" w:rsidRDefault="00BA20A0" w:rsidP="00367085">
            <w:pPr>
              <w:cnfStyle w:val="100000000000" w:firstRow="1" w:lastRow="0" w:firstColumn="0" w:lastColumn="0" w:oddVBand="0" w:evenVBand="0" w:oddHBand="0" w:evenHBand="0" w:firstRowFirstColumn="0" w:firstRowLastColumn="0" w:lastRowFirstColumn="0" w:lastRowLastColumn="0"/>
              <w:rPr>
                <w:color w:val="auto"/>
              </w:rPr>
            </w:pPr>
            <w:r w:rsidRPr="00506F64">
              <w:rPr>
                <w:color w:val="auto"/>
              </w:rPr>
              <w:t>Changed By</w:t>
            </w:r>
          </w:p>
        </w:tc>
      </w:tr>
      <w:tr w:rsidR="00BA20A0" w:rsidRPr="00506F64" w14:paraId="349E6E32" w14:textId="6067C3F6" w:rsidTr="00BA2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48DF5C64" w14:textId="77777777" w:rsidR="00BA20A0" w:rsidRPr="00506F64" w:rsidRDefault="00BA20A0" w:rsidP="00367085">
            <w:pPr>
              <w:rPr>
                <w:sz w:val="22"/>
                <w:szCs w:val="20"/>
              </w:rPr>
            </w:pPr>
          </w:p>
        </w:tc>
        <w:tc>
          <w:tcPr>
            <w:tcW w:w="1440" w:type="dxa"/>
          </w:tcPr>
          <w:p w14:paraId="3BE83DAC" w14:textId="77777777" w:rsidR="00BA20A0" w:rsidRPr="00506F64" w:rsidRDefault="00BA20A0" w:rsidP="00367085">
            <w:pPr>
              <w:cnfStyle w:val="000000100000" w:firstRow="0" w:lastRow="0" w:firstColumn="0" w:lastColumn="0" w:oddVBand="0" w:evenVBand="0" w:oddHBand="1" w:evenHBand="0" w:firstRowFirstColumn="0" w:firstRowLastColumn="0" w:lastRowFirstColumn="0" w:lastRowLastColumn="0"/>
              <w:rPr>
                <w:sz w:val="22"/>
                <w:szCs w:val="20"/>
              </w:rPr>
            </w:pPr>
          </w:p>
        </w:tc>
        <w:tc>
          <w:tcPr>
            <w:tcW w:w="3957" w:type="dxa"/>
          </w:tcPr>
          <w:p w14:paraId="5792C50D" w14:textId="77777777" w:rsidR="00BA20A0" w:rsidRPr="00506F64" w:rsidRDefault="00BA20A0" w:rsidP="00367085">
            <w:pPr>
              <w:cnfStyle w:val="000000100000" w:firstRow="0" w:lastRow="0" w:firstColumn="0" w:lastColumn="0" w:oddVBand="0" w:evenVBand="0" w:oddHBand="1" w:evenHBand="0" w:firstRowFirstColumn="0" w:firstRowLastColumn="0" w:lastRowFirstColumn="0" w:lastRowLastColumn="0"/>
              <w:rPr>
                <w:sz w:val="22"/>
                <w:szCs w:val="20"/>
              </w:rPr>
            </w:pPr>
          </w:p>
        </w:tc>
        <w:tc>
          <w:tcPr>
            <w:tcW w:w="2338" w:type="dxa"/>
          </w:tcPr>
          <w:p w14:paraId="07D5A43D" w14:textId="77777777" w:rsidR="00BA20A0" w:rsidRPr="00506F64" w:rsidRDefault="00BA20A0" w:rsidP="00367085">
            <w:pPr>
              <w:cnfStyle w:val="000000100000" w:firstRow="0" w:lastRow="0" w:firstColumn="0" w:lastColumn="0" w:oddVBand="0" w:evenVBand="0" w:oddHBand="1" w:evenHBand="0" w:firstRowFirstColumn="0" w:firstRowLastColumn="0" w:lastRowFirstColumn="0" w:lastRowLastColumn="0"/>
              <w:rPr>
                <w:sz w:val="22"/>
                <w:szCs w:val="20"/>
              </w:rPr>
            </w:pPr>
          </w:p>
        </w:tc>
      </w:tr>
      <w:tr w:rsidR="00BA20A0" w:rsidRPr="00506F64" w14:paraId="06BE652E" w14:textId="4FC5863F" w:rsidTr="00BA20A0">
        <w:tc>
          <w:tcPr>
            <w:cnfStyle w:val="001000000000" w:firstRow="0" w:lastRow="0" w:firstColumn="1" w:lastColumn="0" w:oddVBand="0" w:evenVBand="0" w:oddHBand="0" w:evenHBand="0" w:firstRowFirstColumn="0" w:firstRowLastColumn="0" w:lastRowFirstColumn="0" w:lastRowLastColumn="0"/>
            <w:tcW w:w="1615" w:type="dxa"/>
          </w:tcPr>
          <w:p w14:paraId="3CF65246" w14:textId="77777777" w:rsidR="00BA20A0" w:rsidRPr="00506F64" w:rsidRDefault="00BA20A0" w:rsidP="00367085">
            <w:pPr>
              <w:rPr>
                <w:sz w:val="22"/>
                <w:szCs w:val="20"/>
              </w:rPr>
            </w:pPr>
          </w:p>
        </w:tc>
        <w:tc>
          <w:tcPr>
            <w:tcW w:w="1440" w:type="dxa"/>
          </w:tcPr>
          <w:p w14:paraId="50BF26AA" w14:textId="77777777" w:rsidR="00BA20A0" w:rsidRPr="00506F64" w:rsidRDefault="00BA20A0" w:rsidP="00367085">
            <w:pPr>
              <w:cnfStyle w:val="000000000000" w:firstRow="0" w:lastRow="0" w:firstColumn="0" w:lastColumn="0" w:oddVBand="0" w:evenVBand="0" w:oddHBand="0" w:evenHBand="0" w:firstRowFirstColumn="0" w:firstRowLastColumn="0" w:lastRowFirstColumn="0" w:lastRowLastColumn="0"/>
              <w:rPr>
                <w:sz w:val="22"/>
                <w:szCs w:val="20"/>
              </w:rPr>
            </w:pPr>
          </w:p>
        </w:tc>
        <w:tc>
          <w:tcPr>
            <w:tcW w:w="3957" w:type="dxa"/>
          </w:tcPr>
          <w:p w14:paraId="503B1C6D" w14:textId="77777777" w:rsidR="00BA20A0" w:rsidRPr="00506F64" w:rsidRDefault="00BA20A0" w:rsidP="00367085">
            <w:pPr>
              <w:cnfStyle w:val="000000000000" w:firstRow="0" w:lastRow="0" w:firstColumn="0" w:lastColumn="0" w:oddVBand="0" w:evenVBand="0" w:oddHBand="0" w:evenHBand="0" w:firstRowFirstColumn="0" w:firstRowLastColumn="0" w:lastRowFirstColumn="0" w:lastRowLastColumn="0"/>
              <w:rPr>
                <w:sz w:val="22"/>
                <w:szCs w:val="20"/>
              </w:rPr>
            </w:pPr>
          </w:p>
        </w:tc>
        <w:tc>
          <w:tcPr>
            <w:tcW w:w="2338" w:type="dxa"/>
          </w:tcPr>
          <w:p w14:paraId="67BC119A" w14:textId="77777777" w:rsidR="00BA20A0" w:rsidRPr="00506F64" w:rsidRDefault="00BA20A0" w:rsidP="00367085">
            <w:pPr>
              <w:cnfStyle w:val="000000000000" w:firstRow="0" w:lastRow="0" w:firstColumn="0" w:lastColumn="0" w:oddVBand="0" w:evenVBand="0" w:oddHBand="0" w:evenHBand="0" w:firstRowFirstColumn="0" w:firstRowLastColumn="0" w:lastRowFirstColumn="0" w:lastRowLastColumn="0"/>
              <w:rPr>
                <w:sz w:val="22"/>
                <w:szCs w:val="20"/>
              </w:rPr>
            </w:pPr>
          </w:p>
        </w:tc>
      </w:tr>
      <w:tr w:rsidR="00BA20A0" w:rsidRPr="00506F64" w14:paraId="3C34631B" w14:textId="37706A8D" w:rsidTr="00BA2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513C588C" w14:textId="77777777" w:rsidR="00BA20A0" w:rsidRPr="00506F64" w:rsidRDefault="00BA20A0" w:rsidP="00367085">
            <w:pPr>
              <w:rPr>
                <w:sz w:val="22"/>
                <w:szCs w:val="20"/>
              </w:rPr>
            </w:pPr>
          </w:p>
        </w:tc>
        <w:tc>
          <w:tcPr>
            <w:tcW w:w="1440" w:type="dxa"/>
          </w:tcPr>
          <w:p w14:paraId="131DCD9A" w14:textId="77777777" w:rsidR="00BA20A0" w:rsidRPr="00506F64" w:rsidRDefault="00BA20A0" w:rsidP="00367085">
            <w:pPr>
              <w:cnfStyle w:val="000000100000" w:firstRow="0" w:lastRow="0" w:firstColumn="0" w:lastColumn="0" w:oddVBand="0" w:evenVBand="0" w:oddHBand="1" w:evenHBand="0" w:firstRowFirstColumn="0" w:firstRowLastColumn="0" w:lastRowFirstColumn="0" w:lastRowLastColumn="0"/>
              <w:rPr>
                <w:sz w:val="22"/>
                <w:szCs w:val="20"/>
              </w:rPr>
            </w:pPr>
          </w:p>
        </w:tc>
        <w:tc>
          <w:tcPr>
            <w:tcW w:w="3957" w:type="dxa"/>
          </w:tcPr>
          <w:p w14:paraId="79653F25" w14:textId="77777777" w:rsidR="00BA20A0" w:rsidRPr="00506F64" w:rsidRDefault="00BA20A0" w:rsidP="00367085">
            <w:pPr>
              <w:cnfStyle w:val="000000100000" w:firstRow="0" w:lastRow="0" w:firstColumn="0" w:lastColumn="0" w:oddVBand="0" w:evenVBand="0" w:oddHBand="1" w:evenHBand="0" w:firstRowFirstColumn="0" w:firstRowLastColumn="0" w:lastRowFirstColumn="0" w:lastRowLastColumn="0"/>
              <w:rPr>
                <w:sz w:val="22"/>
                <w:szCs w:val="20"/>
              </w:rPr>
            </w:pPr>
          </w:p>
        </w:tc>
        <w:tc>
          <w:tcPr>
            <w:tcW w:w="2338" w:type="dxa"/>
          </w:tcPr>
          <w:p w14:paraId="6EB4830E" w14:textId="77777777" w:rsidR="00BA20A0" w:rsidRPr="00506F64" w:rsidRDefault="00BA20A0" w:rsidP="00367085">
            <w:pPr>
              <w:cnfStyle w:val="000000100000" w:firstRow="0" w:lastRow="0" w:firstColumn="0" w:lastColumn="0" w:oddVBand="0" w:evenVBand="0" w:oddHBand="1" w:evenHBand="0" w:firstRowFirstColumn="0" w:firstRowLastColumn="0" w:lastRowFirstColumn="0" w:lastRowLastColumn="0"/>
              <w:rPr>
                <w:sz w:val="22"/>
                <w:szCs w:val="20"/>
              </w:rPr>
            </w:pPr>
          </w:p>
        </w:tc>
      </w:tr>
      <w:tr w:rsidR="00BA20A0" w:rsidRPr="00506F64" w14:paraId="0551C7C9" w14:textId="5D76FCE0" w:rsidTr="00BA20A0">
        <w:tc>
          <w:tcPr>
            <w:cnfStyle w:val="001000000000" w:firstRow="0" w:lastRow="0" w:firstColumn="1" w:lastColumn="0" w:oddVBand="0" w:evenVBand="0" w:oddHBand="0" w:evenHBand="0" w:firstRowFirstColumn="0" w:firstRowLastColumn="0" w:lastRowFirstColumn="0" w:lastRowLastColumn="0"/>
            <w:tcW w:w="1615" w:type="dxa"/>
          </w:tcPr>
          <w:p w14:paraId="40CAD59B" w14:textId="77777777" w:rsidR="00BA20A0" w:rsidRPr="00506F64" w:rsidRDefault="00BA20A0" w:rsidP="00367085">
            <w:pPr>
              <w:rPr>
                <w:sz w:val="22"/>
                <w:szCs w:val="20"/>
              </w:rPr>
            </w:pPr>
          </w:p>
        </w:tc>
        <w:tc>
          <w:tcPr>
            <w:tcW w:w="1440" w:type="dxa"/>
          </w:tcPr>
          <w:p w14:paraId="40716A22" w14:textId="77777777" w:rsidR="00BA20A0" w:rsidRPr="00506F64" w:rsidRDefault="00BA20A0" w:rsidP="00367085">
            <w:pPr>
              <w:cnfStyle w:val="000000000000" w:firstRow="0" w:lastRow="0" w:firstColumn="0" w:lastColumn="0" w:oddVBand="0" w:evenVBand="0" w:oddHBand="0" w:evenHBand="0" w:firstRowFirstColumn="0" w:firstRowLastColumn="0" w:lastRowFirstColumn="0" w:lastRowLastColumn="0"/>
              <w:rPr>
                <w:sz w:val="22"/>
                <w:szCs w:val="20"/>
              </w:rPr>
            </w:pPr>
          </w:p>
        </w:tc>
        <w:tc>
          <w:tcPr>
            <w:tcW w:w="3957" w:type="dxa"/>
          </w:tcPr>
          <w:p w14:paraId="5A01777C" w14:textId="77777777" w:rsidR="00BA20A0" w:rsidRPr="00506F64" w:rsidRDefault="00BA20A0" w:rsidP="00367085">
            <w:pPr>
              <w:cnfStyle w:val="000000000000" w:firstRow="0" w:lastRow="0" w:firstColumn="0" w:lastColumn="0" w:oddVBand="0" w:evenVBand="0" w:oddHBand="0" w:evenHBand="0" w:firstRowFirstColumn="0" w:firstRowLastColumn="0" w:lastRowFirstColumn="0" w:lastRowLastColumn="0"/>
              <w:rPr>
                <w:sz w:val="22"/>
                <w:szCs w:val="20"/>
              </w:rPr>
            </w:pPr>
          </w:p>
        </w:tc>
        <w:tc>
          <w:tcPr>
            <w:tcW w:w="2338" w:type="dxa"/>
          </w:tcPr>
          <w:p w14:paraId="38CFFA10" w14:textId="77777777" w:rsidR="00BA20A0" w:rsidRPr="00506F64" w:rsidRDefault="00BA20A0" w:rsidP="00367085">
            <w:pPr>
              <w:cnfStyle w:val="000000000000" w:firstRow="0" w:lastRow="0" w:firstColumn="0" w:lastColumn="0" w:oddVBand="0" w:evenVBand="0" w:oddHBand="0" w:evenHBand="0" w:firstRowFirstColumn="0" w:firstRowLastColumn="0" w:lastRowFirstColumn="0" w:lastRowLastColumn="0"/>
              <w:rPr>
                <w:sz w:val="22"/>
                <w:szCs w:val="20"/>
              </w:rPr>
            </w:pPr>
          </w:p>
        </w:tc>
      </w:tr>
      <w:tr w:rsidR="00FB4EE8" w:rsidRPr="00506F64" w14:paraId="0720D08C" w14:textId="77777777" w:rsidTr="00BA2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7E7B7B98" w14:textId="77777777" w:rsidR="00FB4EE8" w:rsidRPr="00506F64" w:rsidRDefault="00FB4EE8" w:rsidP="00367085">
            <w:pPr>
              <w:rPr>
                <w:sz w:val="22"/>
                <w:szCs w:val="20"/>
              </w:rPr>
            </w:pPr>
          </w:p>
        </w:tc>
        <w:tc>
          <w:tcPr>
            <w:tcW w:w="1440" w:type="dxa"/>
          </w:tcPr>
          <w:p w14:paraId="624182A2" w14:textId="77777777" w:rsidR="00FB4EE8" w:rsidRPr="00506F64" w:rsidRDefault="00FB4EE8" w:rsidP="00367085">
            <w:pPr>
              <w:cnfStyle w:val="000000100000" w:firstRow="0" w:lastRow="0" w:firstColumn="0" w:lastColumn="0" w:oddVBand="0" w:evenVBand="0" w:oddHBand="1" w:evenHBand="0" w:firstRowFirstColumn="0" w:firstRowLastColumn="0" w:lastRowFirstColumn="0" w:lastRowLastColumn="0"/>
              <w:rPr>
                <w:sz w:val="22"/>
                <w:szCs w:val="20"/>
              </w:rPr>
            </w:pPr>
          </w:p>
        </w:tc>
        <w:tc>
          <w:tcPr>
            <w:tcW w:w="3957" w:type="dxa"/>
          </w:tcPr>
          <w:p w14:paraId="063D69FB" w14:textId="77777777" w:rsidR="00FB4EE8" w:rsidRPr="00506F64" w:rsidRDefault="00FB4EE8" w:rsidP="00367085">
            <w:pPr>
              <w:cnfStyle w:val="000000100000" w:firstRow="0" w:lastRow="0" w:firstColumn="0" w:lastColumn="0" w:oddVBand="0" w:evenVBand="0" w:oddHBand="1" w:evenHBand="0" w:firstRowFirstColumn="0" w:firstRowLastColumn="0" w:lastRowFirstColumn="0" w:lastRowLastColumn="0"/>
              <w:rPr>
                <w:sz w:val="22"/>
                <w:szCs w:val="20"/>
              </w:rPr>
            </w:pPr>
          </w:p>
        </w:tc>
        <w:tc>
          <w:tcPr>
            <w:tcW w:w="2338" w:type="dxa"/>
          </w:tcPr>
          <w:p w14:paraId="7D176F96" w14:textId="77777777" w:rsidR="00FB4EE8" w:rsidRPr="00506F64" w:rsidRDefault="00FB4EE8" w:rsidP="00367085">
            <w:pPr>
              <w:cnfStyle w:val="000000100000" w:firstRow="0" w:lastRow="0" w:firstColumn="0" w:lastColumn="0" w:oddVBand="0" w:evenVBand="0" w:oddHBand="1" w:evenHBand="0" w:firstRowFirstColumn="0" w:firstRowLastColumn="0" w:lastRowFirstColumn="0" w:lastRowLastColumn="0"/>
              <w:rPr>
                <w:sz w:val="22"/>
                <w:szCs w:val="20"/>
              </w:rPr>
            </w:pPr>
          </w:p>
        </w:tc>
      </w:tr>
      <w:tr w:rsidR="00FB4EE8" w:rsidRPr="00506F64" w14:paraId="14CDF75D" w14:textId="77777777" w:rsidTr="00BA20A0">
        <w:tc>
          <w:tcPr>
            <w:cnfStyle w:val="001000000000" w:firstRow="0" w:lastRow="0" w:firstColumn="1" w:lastColumn="0" w:oddVBand="0" w:evenVBand="0" w:oddHBand="0" w:evenHBand="0" w:firstRowFirstColumn="0" w:firstRowLastColumn="0" w:lastRowFirstColumn="0" w:lastRowLastColumn="0"/>
            <w:tcW w:w="1615" w:type="dxa"/>
          </w:tcPr>
          <w:p w14:paraId="5496C07A" w14:textId="77777777" w:rsidR="00FB4EE8" w:rsidRPr="00506F64" w:rsidRDefault="00FB4EE8" w:rsidP="00367085">
            <w:pPr>
              <w:rPr>
                <w:sz w:val="22"/>
                <w:szCs w:val="20"/>
              </w:rPr>
            </w:pPr>
          </w:p>
        </w:tc>
        <w:tc>
          <w:tcPr>
            <w:tcW w:w="1440" w:type="dxa"/>
          </w:tcPr>
          <w:p w14:paraId="3662F14C" w14:textId="77777777" w:rsidR="00FB4EE8" w:rsidRPr="00506F64" w:rsidRDefault="00FB4EE8" w:rsidP="00367085">
            <w:pPr>
              <w:cnfStyle w:val="000000000000" w:firstRow="0" w:lastRow="0" w:firstColumn="0" w:lastColumn="0" w:oddVBand="0" w:evenVBand="0" w:oddHBand="0" w:evenHBand="0" w:firstRowFirstColumn="0" w:firstRowLastColumn="0" w:lastRowFirstColumn="0" w:lastRowLastColumn="0"/>
              <w:rPr>
                <w:sz w:val="22"/>
                <w:szCs w:val="20"/>
              </w:rPr>
            </w:pPr>
          </w:p>
        </w:tc>
        <w:tc>
          <w:tcPr>
            <w:tcW w:w="3957" w:type="dxa"/>
          </w:tcPr>
          <w:p w14:paraId="0CCFB672" w14:textId="77777777" w:rsidR="00FB4EE8" w:rsidRPr="00506F64" w:rsidRDefault="00FB4EE8" w:rsidP="00367085">
            <w:pPr>
              <w:cnfStyle w:val="000000000000" w:firstRow="0" w:lastRow="0" w:firstColumn="0" w:lastColumn="0" w:oddVBand="0" w:evenVBand="0" w:oddHBand="0" w:evenHBand="0" w:firstRowFirstColumn="0" w:firstRowLastColumn="0" w:lastRowFirstColumn="0" w:lastRowLastColumn="0"/>
              <w:rPr>
                <w:sz w:val="22"/>
                <w:szCs w:val="20"/>
              </w:rPr>
            </w:pPr>
          </w:p>
        </w:tc>
        <w:tc>
          <w:tcPr>
            <w:tcW w:w="2338" w:type="dxa"/>
          </w:tcPr>
          <w:p w14:paraId="1796F1FB" w14:textId="77777777" w:rsidR="00FB4EE8" w:rsidRPr="00506F64" w:rsidRDefault="00FB4EE8" w:rsidP="00367085">
            <w:pPr>
              <w:cnfStyle w:val="000000000000" w:firstRow="0" w:lastRow="0" w:firstColumn="0" w:lastColumn="0" w:oddVBand="0" w:evenVBand="0" w:oddHBand="0" w:evenHBand="0" w:firstRowFirstColumn="0" w:firstRowLastColumn="0" w:lastRowFirstColumn="0" w:lastRowLastColumn="0"/>
              <w:rPr>
                <w:sz w:val="22"/>
                <w:szCs w:val="20"/>
              </w:rPr>
            </w:pPr>
          </w:p>
        </w:tc>
      </w:tr>
      <w:tr w:rsidR="00FB4EE8" w:rsidRPr="00506F64" w14:paraId="03C1DF44" w14:textId="77777777" w:rsidTr="00BA2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619BEB5E" w14:textId="77777777" w:rsidR="00FB4EE8" w:rsidRPr="00506F64" w:rsidRDefault="00FB4EE8" w:rsidP="00367085">
            <w:pPr>
              <w:rPr>
                <w:sz w:val="22"/>
                <w:szCs w:val="20"/>
              </w:rPr>
            </w:pPr>
          </w:p>
        </w:tc>
        <w:tc>
          <w:tcPr>
            <w:tcW w:w="1440" w:type="dxa"/>
          </w:tcPr>
          <w:p w14:paraId="35A172BB" w14:textId="77777777" w:rsidR="00FB4EE8" w:rsidRPr="00506F64" w:rsidRDefault="00FB4EE8" w:rsidP="00367085">
            <w:pPr>
              <w:cnfStyle w:val="000000100000" w:firstRow="0" w:lastRow="0" w:firstColumn="0" w:lastColumn="0" w:oddVBand="0" w:evenVBand="0" w:oddHBand="1" w:evenHBand="0" w:firstRowFirstColumn="0" w:firstRowLastColumn="0" w:lastRowFirstColumn="0" w:lastRowLastColumn="0"/>
              <w:rPr>
                <w:sz w:val="22"/>
                <w:szCs w:val="20"/>
              </w:rPr>
            </w:pPr>
          </w:p>
        </w:tc>
        <w:tc>
          <w:tcPr>
            <w:tcW w:w="3957" w:type="dxa"/>
          </w:tcPr>
          <w:p w14:paraId="0DBB33E6" w14:textId="77777777" w:rsidR="00FB4EE8" w:rsidRPr="00506F64" w:rsidRDefault="00FB4EE8" w:rsidP="00367085">
            <w:pPr>
              <w:cnfStyle w:val="000000100000" w:firstRow="0" w:lastRow="0" w:firstColumn="0" w:lastColumn="0" w:oddVBand="0" w:evenVBand="0" w:oddHBand="1" w:evenHBand="0" w:firstRowFirstColumn="0" w:firstRowLastColumn="0" w:lastRowFirstColumn="0" w:lastRowLastColumn="0"/>
              <w:rPr>
                <w:sz w:val="22"/>
                <w:szCs w:val="20"/>
              </w:rPr>
            </w:pPr>
          </w:p>
        </w:tc>
        <w:tc>
          <w:tcPr>
            <w:tcW w:w="2338" w:type="dxa"/>
          </w:tcPr>
          <w:p w14:paraId="61C2A85D" w14:textId="77777777" w:rsidR="00FB4EE8" w:rsidRPr="00506F64" w:rsidRDefault="00FB4EE8" w:rsidP="00367085">
            <w:pPr>
              <w:cnfStyle w:val="000000100000" w:firstRow="0" w:lastRow="0" w:firstColumn="0" w:lastColumn="0" w:oddVBand="0" w:evenVBand="0" w:oddHBand="1" w:evenHBand="0" w:firstRowFirstColumn="0" w:firstRowLastColumn="0" w:lastRowFirstColumn="0" w:lastRowLastColumn="0"/>
              <w:rPr>
                <w:sz w:val="22"/>
                <w:szCs w:val="20"/>
              </w:rPr>
            </w:pPr>
          </w:p>
        </w:tc>
      </w:tr>
      <w:tr w:rsidR="00FB4EE8" w:rsidRPr="00506F64" w14:paraId="76FFC590" w14:textId="77777777" w:rsidTr="00BA20A0">
        <w:tc>
          <w:tcPr>
            <w:cnfStyle w:val="001000000000" w:firstRow="0" w:lastRow="0" w:firstColumn="1" w:lastColumn="0" w:oddVBand="0" w:evenVBand="0" w:oddHBand="0" w:evenHBand="0" w:firstRowFirstColumn="0" w:firstRowLastColumn="0" w:lastRowFirstColumn="0" w:lastRowLastColumn="0"/>
            <w:tcW w:w="1615" w:type="dxa"/>
          </w:tcPr>
          <w:p w14:paraId="4130172D" w14:textId="77777777" w:rsidR="00FB4EE8" w:rsidRPr="00506F64" w:rsidRDefault="00FB4EE8" w:rsidP="00367085">
            <w:pPr>
              <w:rPr>
                <w:sz w:val="22"/>
                <w:szCs w:val="20"/>
              </w:rPr>
            </w:pPr>
          </w:p>
        </w:tc>
        <w:tc>
          <w:tcPr>
            <w:tcW w:w="1440" w:type="dxa"/>
          </w:tcPr>
          <w:p w14:paraId="6CF5FCDA" w14:textId="77777777" w:rsidR="00FB4EE8" w:rsidRPr="00506F64" w:rsidRDefault="00FB4EE8" w:rsidP="00367085">
            <w:pPr>
              <w:cnfStyle w:val="000000000000" w:firstRow="0" w:lastRow="0" w:firstColumn="0" w:lastColumn="0" w:oddVBand="0" w:evenVBand="0" w:oddHBand="0" w:evenHBand="0" w:firstRowFirstColumn="0" w:firstRowLastColumn="0" w:lastRowFirstColumn="0" w:lastRowLastColumn="0"/>
              <w:rPr>
                <w:sz w:val="22"/>
                <w:szCs w:val="20"/>
              </w:rPr>
            </w:pPr>
          </w:p>
        </w:tc>
        <w:tc>
          <w:tcPr>
            <w:tcW w:w="3957" w:type="dxa"/>
          </w:tcPr>
          <w:p w14:paraId="33F2196D" w14:textId="77777777" w:rsidR="00FB4EE8" w:rsidRPr="00506F64" w:rsidRDefault="00FB4EE8" w:rsidP="00367085">
            <w:pPr>
              <w:cnfStyle w:val="000000000000" w:firstRow="0" w:lastRow="0" w:firstColumn="0" w:lastColumn="0" w:oddVBand="0" w:evenVBand="0" w:oddHBand="0" w:evenHBand="0" w:firstRowFirstColumn="0" w:firstRowLastColumn="0" w:lastRowFirstColumn="0" w:lastRowLastColumn="0"/>
              <w:rPr>
                <w:sz w:val="22"/>
                <w:szCs w:val="20"/>
              </w:rPr>
            </w:pPr>
          </w:p>
        </w:tc>
        <w:tc>
          <w:tcPr>
            <w:tcW w:w="2338" w:type="dxa"/>
          </w:tcPr>
          <w:p w14:paraId="69C64988" w14:textId="77777777" w:rsidR="00FB4EE8" w:rsidRPr="00506F64" w:rsidRDefault="00FB4EE8" w:rsidP="00367085">
            <w:pPr>
              <w:cnfStyle w:val="000000000000" w:firstRow="0" w:lastRow="0" w:firstColumn="0" w:lastColumn="0" w:oddVBand="0" w:evenVBand="0" w:oddHBand="0" w:evenHBand="0" w:firstRowFirstColumn="0" w:firstRowLastColumn="0" w:lastRowFirstColumn="0" w:lastRowLastColumn="0"/>
              <w:rPr>
                <w:sz w:val="22"/>
                <w:szCs w:val="20"/>
              </w:rPr>
            </w:pPr>
          </w:p>
        </w:tc>
      </w:tr>
      <w:tr w:rsidR="00FB4EE8" w:rsidRPr="00506F64" w14:paraId="178FFA8D" w14:textId="77777777" w:rsidTr="00BA2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1ACA11E4" w14:textId="77777777" w:rsidR="00FB4EE8" w:rsidRPr="00506F64" w:rsidRDefault="00FB4EE8" w:rsidP="00367085">
            <w:pPr>
              <w:rPr>
                <w:sz w:val="22"/>
                <w:szCs w:val="20"/>
              </w:rPr>
            </w:pPr>
          </w:p>
        </w:tc>
        <w:tc>
          <w:tcPr>
            <w:tcW w:w="1440" w:type="dxa"/>
          </w:tcPr>
          <w:p w14:paraId="551D20BC" w14:textId="77777777" w:rsidR="00FB4EE8" w:rsidRPr="00506F64" w:rsidRDefault="00FB4EE8" w:rsidP="00367085">
            <w:pPr>
              <w:cnfStyle w:val="000000100000" w:firstRow="0" w:lastRow="0" w:firstColumn="0" w:lastColumn="0" w:oddVBand="0" w:evenVBand="0" w:oddHBand="1" w:evenHBand="0" w:firstRowFirstColumn="0" w:firstRowLastColumn="0" w:lastRowFirstColumn="0" w:lastRowLastColumn="0"/>
              <w:rPr>
                <w:sz w:val="22"/>
                <w:szCs w:val="20"/>
              </w:rPr>
            </w:pPr>
          </w:p>
        </w:tc>
        <w:tc>
          <w:tcPr>
            <w:tcW w:w="3957" w:type="dxa"/>
          </w:tcPr>
          <w:p w14:paraId="597DB306" w14:textId="77777777" w:rsidR="00FB4EE8" w:rsidRPr="00506F64" w:rsidRDefault="00FB4EE8" w:rsidP="00367085">
            <w:pPr>
              <w:cnfStyle w:val="000000100000" w:firstRow="0" w:lastRow="0" w:firstColumn="0" w:lastColumn="0" w:oddVBand="0" w:evenVBand="0" w:oddHBand="1" w:evenHBand="0" w:firstRowFirstColumn="0" w:firstRowLastColumn="0" w:lastRowFirstColumn="0" w:lastRowLastColumn="0"/>
              <w:rPr>
                <w:sz w:val="22"/>
                <w:szCs w:val="20"/>
              </w:rPr>
            </w:pPr>
          </w:p>
        </w:tc>
        <w:tc>
          <w:tcPr>
            <w:tcW w:w="2338" w:type="dxa"/>
          </w:tcPr>
          <w:p w14:paraId="4649C824" w14:textId="77777777" w:rsidR="00FB4EE8" w:rsidRPr="00506F64" w:rsidRDefault="00FB4EE8" w:rsidP="00367085">
            <w:pPr>
              <w:cnfStyle w:val="000000100000" w:firstRow="0" w:lastRow="0" w:firstColumn="0" w:lastColumn="0" w:oddVBand="0" w:evenVBand="0" w:oddHBand="1" w:evenHBand="0" w:firstRowFirstColumn="0" w:firstRowLastColumn="0" w:lastRowFirstColumn="0" w:lastRowLastColumn="0"/>
              <w:rPr>
                <w:sz w:val="22"/>
                <w:szCs w:val="20"/>
              </w:rPr>
            </w:pPr>
          </w:p>
        </w:tc>
      </w:tr>
    </w:tbl>
    <w:p w14:paraId="414F43FB" w14:textId="77777777" w:rsidR="0008192B" w:rsidRPr="00506F64" w:rsidRDefault="0008192B" w:rsidP="00367085"/>
    <w:p w14:paraId="3FA9116B" w14:textId="77777777" w:rsidR="0008192B" w:rsidRPr="00506F64" w:rsidRDefault="0008192B" w:rsidP="00367085"/>
    <w:p w14:paraId="11FC2A15" w14:textId="18EFB96C" w:rsidR="0038485B" w:rsidRPr="00506F64" w:rsidRDefault="0038485B" w:rsidP="00367085">
      <w:pPr>
        <w:sectPr w:rsidR="0038485B" w:rsidRPr="00506F64" w:rsidSect="007474ED">
          <w:headerReference w:type="default" r:id="rId12"/>
          <w:footerReference w:type="default" r:id="rId13"/>
          <w:headerReference w:type="first" r:id="rId14"/>
          <w:pgSz w:w="12240" w:h="15840"/>
          <w:pgMar w:top="1440" w:right="1440" w:bottom="1440" w:left="1440" w:header="720" w:footer="432" w:gutter="0"/>
          <w:cols w:space="720"/>
          <w:docGrid w:linePitch="360"/>
        </w:sectPr>
      </w:pPr>
    </w:p>
    <w:p w14:paraId="11E72EBD" w14:textId="24F00C9C" w:rsidR="00367085" w:rsidRPr="00506F64" w:rsidRDefault="00367085" w:rsidP="00A638CF">
      <w:pPr>
        <w:pStyle w:val="Heading1"/>
        <w:rPr>
          <w:b w:val="0"/>
          <w:bCs w:val="0"/>
        </w:rPr>
      </w:pPr>
      <w:bookmarkStart w:id="19" w:name="_Toc119568541"/>
      <w:bookmarkStart w:id="20" w:name="_Toc177628830"/>
      <w:bookmarkStart w:id="21" w:name="_Toc177722677"/>
      <w:bookmarkStart w:id="22" w:name="_Toc181163094"/>
      <w:bookmarkStart w:id="23" w:name="_Toc181338758"/>
      <w:bookmarkStart w:id="24" w:name="_Toc181998161"/>
      <w:bookmarkStart w:id="25" w:name="_Toc189238950"/>
      <w:r>
        <w:t>Introduction</w:t>
      </w:r>
      <w:bookmarkEnd w:id="19"/>
      <w:bookmarkEnd w:id="20"/>
      <w:bookmarkEnd w:id="21"/>
      <w:bookmarkEnd w:id="22"/>
      <w:bookmarkEnd w:id="23"/>
      <w:bookmarkEnd w:id="24"/>
      <w:bookmarkEnd w:id="25"/>
    </w:p>
    <w:p w14:paraId="68647931" w14:textId="17D67921" w:rsidR="00676BB5" w:rsidRDefault="00676BB5" w:rsidP="00821106">
      <w:pPr>
        <w:pStyle w:val="Heading2"/>
      </w:pPr>
      <w:bookmarkStart w:id="26" w:name="_Toc177628831"/>
      <w:bookmarkStart w:id="27" w:name="_Toc177722678"/>
      <w:bookmarkStart w:id="28" w:name="_Toc181163095"/>
      <w:bookmarkStart w:id="29" w:name="_Toc181338759"/>
      <w:bookmarkStart w:id="30" w:name="_Toc181998162"/>
      <w:bookmarkStart w:id="31" w:name="_Toc189238951"/>
      <w:r>
        <w:t xml:space="preserve">What is </w:t>
      </w:r>
      <w:r w:rsidR="00EF5A7B">
        <w:t>an I</w:t>
      </w:r>
      <w:r w:rsidR="00506F64">
        <w:t>VN</w:t>
      </w:r>
      <w:r w:rsidR="00273BB9">
        <w:fldChar w:fldCharType="begin"/>
      </w:r>
      <w:r w:rsidR="00273BB9">
        <w:instrText xml:space="preserve"> XE "</w:instrText>
      </w:r>
      <w:r w:rsidR="00273BB9" w:rsidRPr="00DA2A8A">
        <w:instrText>IVN</w:instrText>
      </w:r>
      <w:r w:rsidR="00273BB9">
        <w:instrText xml:space="preserve">" </w:instrText>
      </w:r>
      <w:r w:rsidR="00273BB9">
        <w:fldChar w:fldCharType="end"/>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w:t>
      </w:r>
      <w:bookmarkEnd w:id="26"/>
      <w:bookmarkEnd w:id="27"/>
      <w:bookmarkEnd w:id="28"/>
      <w:bookmarkEnd w:id="29"/>
      <w:bookmarkEnd w:id="30"/>
      <w:bookmarkEnd w:id="31"/>
    </w:p>
    <w:p w14:paraId="7A4287F2" w14:textId="2190A7E8" w:rsidR="00D22B95" w:rsidRPr="0081058C" w:rsidRDefault="00A32E4F" w:rsidP="00D22B95">
      <w:pPr>
        <w:spacing w:afterLines="60" w:after="144"/>
        <w:rPr>
          <w:rFonts w:cs="Arial"/>
          <w:color w:val="000000"/>
        </w:rPr>
      </w:pPr>
      <w:r w:rsidRPr="2DB02E9A">
        <w:rPr>
          <w:rFonts w:cs="Arial"/>
          <w:color w:val="000000" w:themeColor="text1"/>
        </w:rPr>
        <w:t xml:space="preserve">Program management data is a </w:t>
      </w:r>
      <w:r w:rsidRPr="2DB02E9A">
        <w:rPr>
          <w:rFonts w:cs="Arial"/>
          <w:i/>
          <w:iCs/>
          <w:color w:val="000000" w:themeColor="text1"/>
        </w:rPr>
        <w:t>strategic asset,</w:t>
      </w:r>
      <w:r w:rsidRPr="2DB02E9A">
        <w:rPr>
          <w:rFonts w:cs="Arial"/>
          <w:color w:val="000000" w:themeColor="text1"/>
        </w:rPr>
        <w:t xml:space="preserve"> because it serves as a basis of evidence to modernize program and project data systems and make more evidence-based decisions</w:t>
      </w:r>
      <w:r w:rsidR="00D22B95" w:rsidRPr="2DB02E9A">
        <w:rPr>
          <w:rFonts w:cs="Arial"/>
          <w:color w:val="000000" w:themeColor="text1"/>
        </w:rPr>
        <w:t>.</w:t>
      </w:r>
    </w:p>
    <w:p w14:paraId="656659C1" w14:textId="77777777" w:rsidR="00D22B95" w:rsidRPr="0081058C" w:rsidRDefault="00D22B95" w:rsidP="00D22B95">
      <w:pPr>
        <w:spacing w:afterLines="60" w:after="144"/>
        <w:rPr>
          <w:rFonts w:cs="Arial"/>
          <w:color w:val="000000"/>
        </w:rPr>
      </w:pPr>
      <w:r w:rsidRPr="0081058C">
        <w:rPr>
          <w:rFonts w:cs="Arial"/>
          <w:color w:val="000000"/>
        </w:rPr>
        <w:t>Program managers perform comprehensive research of existing requirements to support new requirements. More exhaustive searches reduce the risk of creating new requirements that contradict with existing requirements. Asserting to leadership that a policymaking team has successfully identified a full inventory of relevant policy is challenging and uncertain.</w:t>
      </w:r>
    </w:p>
    <w:p w14:paraId="228E3148" w14:textId="1E2A1A38" w:rsidR="00D22B95" w:rsidRDefault="00D22B95" w:rsidP="00D22B95">
      <w:pPr>
        <w:keepNext/>
        <w:keepLines/>
        <w:spacing w:afterLines="60" w:after="144"/>
        <w:rPr>
          <w:rFonts w:cs="Arial"/>
          <w:color w:val="000000"/>
        </w:rPr>
      </w:pPr>
      <w:r>
        <w:rPr>
          <w:rFonts w:cs="Arial"/>
          <w:color w:val="000000"/>
        </w:rPr>
        <w:t>Comparing</w:t>
      </w:r>
      <w:r w:rsidRPr="0081058C">
        <w:rPr>
          <w:rFonts w:cs="Arial"/>
          <w:color w:val="000000"/>
        </w:rPr>
        <w:t xml:space="preserve"> </w:t>
      </w:r>
      <w:r>
        <w:rPr>
          <w:rFonts w:cs="Arial"/>
          <w:color w:val="000000"/>
        </w:rPr>
        <w:t>laws, regulations, policies, programs</w:t>
      </w:r>
      <w:r w:rsidRPr="0081058C">
        <w:rPr>
          <w:rFonts w:cs="Arial"/>
          <w:color w:val="000000"/>
        </w:rPr>
        <w:t xml:space="preserve"> </w:t>
      </w:r>
      <w:r>
        <w:rPr>
          <w:rFonts w:cs="Arial"/>
          <w:color w:val="000000"/>
        </w:rPr>
        <w:t xml:space="preserve">and performance measures </w:t>
      </w:r>
      <w:r w:rsidRPr="0081058C">
        <w:rPr>
          <w:rFonts w:cs="Arial"/>
          <w:color w:val="000000"/>
        </w:rPr>
        <w:t xml:space="preserve">for relevance, etc., helps to find the policy "outliers" that would be less visible to most practitioners in the knowledge domain. </w:t>
      </w:r>
      <w:r w:rsidR="00972C02">
        <w:rPr>
          <w:rFonts w:cs="Arial"/>
          <w:color w:val="000000"/>
        </w:rPr>
        <w:t xml:space="preserve"> </w:t>
      </w:r>
    </w:p>
    <w:p w14:paraId="2B42F448" w14:textId="2E50E0F0" w:rsidR="00931D04" w:rsidRPr="00506F64" w:rsidRDefault="009B4878" w:rsidP="009B4878">
      <w:r w:rsidRPr="00506F64">
        <w:t xml:space="preserve">The </w:t>
      </w:r>
      <w:r w:rsidR="00125B03" w:rsidRPr="00506F64">
        <w:t xml:space="preserve">Federal </w:t>
      </w:r>
      <w:r w:rsidR="005A1EF6" w:rsidRPr="00506F64">
        <w:t xml:space="preserve">Government of the </w:t>
      </w:r>
      <w:r w:rsidRPr="00506F64">
        <w:t xml:space="preserve">United States </w:t>
      </w:r>
      <w:r w:rsidR="005A1EF6" w:rsidRPr="00506F64">
        <w:t xml:space="preserve">governs the </w:t>
      </w:r>
      <w:r w:rsidR="00A42AD5">
        <w:t>N</w:t>
      </w:r>
      <w:r w:rsidR="005A1EF6" w:rsidRPr="00506F64">
        <w:t>ation using</w:t>
      </w:r>
      <w:r w:rsidRPr="00506F64">
        <w:t xml:space="preserve"> a</w:t>
      </w:r>
      <w:r w:rsidR="00555768" w:rsidRPr="00506F64">
        <w:t xml:space="preserve">n </w:t>
      </w:r>
      <w:r w:rsidR="00C8305E" w:rsidRPr="00506F64">
        <w:t>interdependent</w:t>
      </w:r>
      <w:r w:rsidRPr="00506F64">
        <w:t xml:space="preserve"> </w:t>
      </w:r>
      <w:r w:rsidR="001F2AD6" w:rsidRPr="00506F64">
        <w:t>network</w:t>
      </w:r>
      <w:r w:rsidRPr="00506F64">
        <w:t xml:space="preserve"> of </w:t>
      </w:r>
      <w:r w:rsidR="009E7A4F" w:rsidRPr="00506F64">
        <w:t xml:space="preserve">requirements, including </w:t>
      </w:r>
      <w:r w:rsidR="003D74BB" w:rsidRPr="00506F64">
        <w:t>laws, rules, agreements, goals</w:t>
      </w:r>
      <w:r w:rsidR="0064287A" w:rsidRPr="00506F64">
        <w:t>,</w:t>
      </w:r>
      <w:r w:rsidR="003D74BB" w:rsidRPr="00506F64">
        <w:t xml:space="preserve"> and metrics</w:t>
      </w:r>
      <w:r w:rsidR="009E7A4F" w:rsidRPr="00506F64">
        <w:t>,</w:t>
      </w:r>
      <w:r w:rsidRPr="00506F64">
        <w:t xml:space="preserve"> that </w:t>
      </w:r>
      <w:r w:rsidR="00125B03" w:rsidRPr="00506F64">
        <w:t>preserve, protect</w:t>
      </w:r>
      <w:r w:rsidR="0064287A" w:rsidRPr="00506F64">
        <w:t>,</w:t>
      </w:r>
      <w:r w:rsidR="00125B03" w:rsidRPr="00506F64">
        <w:t xml:space="preserve"> and defend the Constitution of the United States and those under its </w:t>
      </w:r>
      <w:r w:rsidR="00A35EE8" w:rsidRPr="00506F64">
        <w:t>authority</w:t>
      </w:r>
      <w:r w:rsidRPr="00506F64">
        <w:t xml:space="preserve">. To </w:t>
      </w:r>
      <w:r w:rsidR="00577DAF" w:rsidRPr="00506F64">
        <w:t>represent Federal requirements as a</w:t>
      </w:r>
      <w:r w:rsidR="00C8305E" w:rsidRPr="00506F64">
        <w:t>n interdependent</w:t>
      </w:r>
      <w:r w:rsidR="00577DAF" w:rsidRPr="00506F64">
        <w:t xml:space="preserve"> network, we can </w:t>
      </w:r>
      <w:r w:rsidR="008E086A" w:rsidRPr="00506F64">
        <w:t xml:space="preserve">identify </w:t>
      </w:r>
      <w:r w:rsidR="0004078F" w:rsidRPr="00506F64">
        <w:t xml:space="preserve">source </w:t>
      </w:r>
      <w:r w:rsidR="00D079FD" w:rsidRPr="00506F64">
        <w:t xml:space="preserve">documents and their </w:t>
      </w:r>
      <w:r w:rsidR="008E086A" w:rsidRPr="00506F64">
        <w:t xml:space="preserve">requirements as </w:t>
      </w:r>
      <w:r w:rsidR="008E086A" w:rsidRPr="00506F64">
        <w:rPr>
          <w:b/>
          <w:bCs/>
          <w:i/>
          <w:iCs/>
        </w:rPr>
        <w:t>nodes</w:t>
      </w:r>
      <w:r w:rsidR="008E086A" w:rsidRPr="00506F64">
        <w:t xml:space="preserve"> in the network</w:t>
      </w:r>
      <w:r w:rsidR="00BB5547" w:rsidRPr="00506F64">
        <w:t>.</w:t>
      </w:r>
    </w:p>
    <w:p w14:paraId="66A553D3" w14:textId="77777777" w:rsidR="00931D04" w:rsidRPr="00506F64" w:rsidRDefault="00931D04" w:rsidP="009B4878"/>
    <w:p w14:paraId="29939AC5" w14:textId="65297C32" w:rsidR="00931D04" w:rsidRPr="00506F64" w:rsidRDefault="00D879D1" w:rsidP="00D879D1">
      <w:pPr>
        <w:jc w:val="center"/>
      </w:pPr>
      <w:r w:rsidRPr="00506F64">
        <w:object w:dxaOrig="6031" w:dyaOrig="1802" w14:anchorId="5959CD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1.55pt;height:90.2pt" o:ole="">
            <v:imagedata r:id="rId15" o:title=""/>
          </v:shape>
          <o:OLEObject Type="Embed" ProgID="Visio.Drawing.15" ShapeID="_x0000_i1025" DrawAspect="Content" ObjectID="_1813736632" r:id="rId16"/>
        </w:object>
      </w:r>
    </w:p>
    <w:p w14:paraId="4730D474" w14:textId="77777777" w:rsidR="00931D04" w:rsidRPr="00506F64" w:rsidRDefault="00931D04" w:rsidP="009B4878"/>
    <w:p w14:paraId="0D8A5D76" w14:textId="6F30CBC1" w:rsidR="00746548" w:rsidRPr="00506F64" w:rsidRDefault="00BB5547" w:rsidP="009B4878">
      <w:r w:rsidRPr="00506F64">
        <w:t xml:space="preserve">To </w:t>
      </w:r>
      <w:r w:rsidR="27E5A599">
        <w:t>observe</w:t>
      </w:r>
      <w:r w:rsidRPr="00506F64">
        <w:t xml:space="preserve"> how </w:t>
      </w:r>
      <w:r w:rsidR="00FA7ECB" w:rsidRPr="00506F64">
        <w:t xml:space="preserve">delivering </w:t>
      </w:r>
      <w:r w:rsidRPr="00506F64">
        <w:t xml:space="preserve">requirements </w:t>
      </w:r>
      <w:r w:rsidR="00F74D26" w:rsidRPr="00506F64">
        <w:t xml:space="preserve">adds delivery value to </w:t>
      </w:r>
      <w:r w:rsidR="00482596" w:rsidRPr="00506F64">
        <w:t>other requirements</w:t>
      </w:r>
      <w:r w:rsidR="00FA7ECB" w:rsidRPr="00506F64">
        <w:t xml:space="preserve">, we can draw </w:t>
      </w:r>
      <w:r w:rsidR="00B946F4" w:rsidRPr="00506F64">
        <w:t xml:space="preserve">a </w:t>
      </w:r>
      <w:r w:rsidR="009B4878" w:rsidRPr="00506F64">
        <w:rPr>
          <w:b/>
          <w:i/>
        </w:rPr>
        <w:t>connect</w:t>
      </w:r>
      <w:r w:rsidR="00014FF5">
        <w:rPr>
          <w:b/>
          <w:i/>
        </w:rPr>
        <w:t>or</w:t>
      </w:r>
      <w:r w:rsidR="009B4878" w:rsidRPr="00506F64">
        <w:t xml:space="preserve"> </w:t>
      </w:r>
      <w:r w:rsidR="00146EB9" w:rsidRPr="00506F64">
        <w:t xml:space="preserve">with an arrow from </w:t>
      </w:r>
      <w:r w:rsidR="2B038701">
        <w:t>a</w:t>
      </w:r>
      <w:r w:rsidR="00146EB9" w:rsidRPr="00506F64">
        <w:t xml:space="preserve"> requirement that </w:t>
      </w:r>
      <w:r w:rsidR="00F74D26" w:rsidRPr="00506F64">
        <w:t xml:space="preserve">provides </w:t>
      </w:r>
      <w:r w:rsidR="00146EB9" w:rsidRPr="00506F64">
        <w:t xml:space="preserve">or “enables” </w:t>
      </w:r>
      <w:r w:rsidR="00F74D26" w:rsidRPr="00506F64">
        <w:t>value to another</w:t>
      </w:r>
      <w:r w:rsidR="00746548" w:rsidRPr="00506F64">
        <w:t xml:space="preserve"> “dependent” requirement</w:t>
      </w:r>
      <w:r w:rsidR="00F74D26" w:rsidRPr="00506F64">
        <w:t xml:space="preserve"> </w:t>
      </w:r>
      <w:r w:rsidR="17EC55BC">
        <w:t>receiv</w:t>
      </w:r>
      <w:r w:rsidR="63E28E47">
        <w:t>ing</w:t>
      </w:r>
      <w:r w:rsidR="00F74D26" w:rsidRPr="00506F64">
        <w:t xml:space="preserve"> value</w:t>
      </w:r>
      <w:r w:rsidR="00746548" w:rsidRPr="00506F64">
        <w:t>.</w:t>
      </w:r>
    </w:p>
    <w:p w14:paraId="20D8B5E8" w14:textId="2D7E3E0B" w:rsidR="00D879D1" w:rsidRPr="00506F64" w:rsidRDefault="008B69B6" w:rsidP="008B69B6">
      <w:pPr>
        <w:jc w:val="center"/>
      </w:pPr>
      <w:r w:rsidRPr="00506F64">
        <w:object w:dxaOrig="6031" w:dyaOrig="1802" w14:anchorId="2D0ED7EC">
          <v:shape id="_x0000_i1026" type="#_x0000_t75" style="width:301.55pt;height:90.2pt" o:ole="">
            <v:imagedata r:id="rId17" o:title=""/>
          </v:shape>
          <o:OLEObject Type="Embed" ProgID="Visio.Drawing.15" ShapeID="_x0000_i1026" DrawAspect="Content" ObjectID="_1813736633" r:id="rId18"/>
        </w:object>
      </w:r>
    </w:p>
    <w:p w14:paraId="26097D77" w14:textId="77777777" w:rsidR="00746548" w:rsidRPr="00506F64" w:rsidRDefault="00746548" w:rsidP="009B4878"/>
    <w:p w14:paraId="3206A38E" w14:textId="1A0C0391" w:rsidR="00846702" w:rsidRDefault="007E0E57" w:rsidP="009B4878">
      <w:r w:rsidRPr="00506F64">
        <w:t xml:space="preserve">The </w:t>
      </w:r>
      <w:r w:rsidR="007305D9">
        <w:t>Integrated Value Network (</w:t>
      </w:r>
      <w:r w:rsidRPr="00506F64">
        <w:t>I</w:t>
      </w:r>
      <w:r w:rsidR="00506F64" w:rsidRPr="00506F64">
        <w:t>VN</w:t>
      </w:r>
      <w:r w:rsidR="00212D03">
        <w:fldChar w:fldCharType="begin"/>
      </w:r>
      <w:r w:rsidR="00212D03">
        <w:instrText xml:space="preserve"> XE "</w:instrText>
      </w:r>
      <w:r w:rsidR="00212D03" w:rsidRPr="00DA2A8A">
        <w:instrText>IVN</w:instrText>
      </w:r>
      <w:r w:rsidR="00212D03">
        <w:instrText xml:space="preserve">" </w:instrText>
      </w:r>
      <w:r w:rsidR="00212D03">
        <w:fldChar w:fldCharType="end"/>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7305D9">
        <w:t>)</w:t>
      </w:r>
      <w:r w:rsidRPr="00506F64">
        <w:t xml:space="preserve"> </w:t>
      </w:r>
      <w:r w:rsidR="00014FF5">
        <w:t>Initiative</w:t>
      </w:r>
      <w:r w:rsidR="00C44660" w:rsidRPr="00506F64">
        <w:t xml:space="preserve"> </w:t>
      </w:r>
      <w:r w:rsidRPr="00506F64">
        <w:t>is a</w:t>
      </w:r>
      <w:r w:rsidR="008B69B6" w:rsidRPr="00506F64">
        <w:t>n academic and industry project</w:t>
      </w:r>
      <w:r w:rsidRPr="00506F64">
        <w:t xml:space="preserve"> to represent </w:t>
      </w:r>
      <w:r w:rsidR="000209BD">
        <w:t>public policy</w:t>
      </w:r>
      <w:r w:rsidR="007B2A5A" w:rsidRPr="00506F64">
        <w:t xml:space="preserve"> </w:t>
      </w:r>
      <w:r w:rsidRPr="00506F64">
        <w:t>as a</w:t>
      </w:r>
      <w:r w:rsidR="000209BD">
        <w:t>n</w:t>
      </w:r>
      <w:r w:rsidRPr="00506F64">
        <w:t xml:space="preserve"> </w:t>
      </w:r>
      <w:r w:rsidR="000209BD">
        <w:t xml:space="preserve">interdependent </w:t>
      </w:r>
      <w:r w:rsidRPr="00506F64">
        <w:t>network</w:t>
      </w:r>
      <w:r w:rsidR="007B2A5A" w:rsidRPr="00506F64">
        <w:t xml:space="preserve"> of requirements</w:t>
      </w:r>
      <w:r w:rsidRPr="00506F64">
        <w:t xml:space="preserve">. </w:t>
      </w:r>
      <w:r w:rsidR="002F0F4A" w:rsidRPr="00506F64">
        <w:t xml:space="preserve">The </w:t>
      </w:r>
      <w:r w:rsidRPr="00506F64">
        <w:t xml:space="preserve">dataset </w:t>
      </w:r>
      <w:r w:rsidR="007B2A5A" w:rsidRPr="00506F64">
        <w:t xml:space="preserve">for this network </w:t>
      </w:r>
      <w:r w:rsidR="0078653D" w:rsidRPr="00506F64">
        <w:t xml:space="preserve">is </w:t>
      </w:r>
      <w:r w:rsidR="001419BB" w:rsidRPr="00506F64">
        <w:t xml:space="preserve">a searchable </w:t>
      </w:r>
      <w:r w:rsidR="00A1464C" w:rsidRPr="00506F64">
        <w:t>data</w:t>
      </w:r>
      <w:r w:rsidR="00BD288E" w:rsidRPr="00506F64">
        <w:t xml:space="preserve">base </w:t>
      </w:r>
      <w:r w:rsidR="001419BB" w:rsidRPr="00506F64">
        <w:t xml:space="preserve">of </w:t>
      </w:r>
      <w:r w:rsidR="00592BC7">
        <w:t xml:space="preserve">public </w:t>
      </w:r>
      <w:r w:rsidR="00DC1965">
        <w:t>policies</w:t>
      </w:r>
      <w:r w:rsidR="00F83A11">
        <w:t xml:space="preserve"> and the documents they authorize</w:t>
      </w:r>
      <w:r w:rsidR="00DF605E" w:rsidRPr="00506F64">
        <w:t>,</w:t>
      </w:r>
      <w:r w:rsidR="001419BB" w:rsidRPr="00506F64">
        <w:t xml:space="preserve"> connected by </w:t>
      </w:r>
      <w:r w:rsidR="00092723">
        <w:t xml:space="preserve">how </w:t>
      </w:r>
      <w:r w:rsidR="00F83A11">
        <w:t xml:space="preserve">their </w:t>
      </w:r>
      <w:r w:rsidR="00E64ACF">
        <w:t xml:space="preserve">requirements </w:t>
      </w:r>
      <w:r w:rsidR="002E0972">
        <w:t>enable</w:t>
      </w:r>
      <w:r w:rsidR="009A7706">
        <w:t xml:space="preserve"> </w:t>
      </w:r>
      <w:r w:rsidR="00092723">
        <w:t xml:space="preserve">each </w:t>
      </w:r>
      <w:r w:rsidR="009A7706">
        <w:t xml:space="preserve">other </w:t>
      </w:r>
      <w:r w:rsidR="002E0972">
        <w:t xml:space="preserve">to </w:t>
      </w:r>
      <w:r w:rsidR="009A7706">
        <w:t>progress</w:t>
      </w:r>
      <w:r w:rsidR="007305D9">
        <w:t xml:space="preserve"> toward their end state</w:t>
      </w:r>
      <w:r w:rsidR="001419BB" w:rsidRPr="00506F64">
        <w:t xml:space="preserve">. </w:t>
      </w:r>
      <w:r w:rsidR="00092723">
        <w:t>Public policies in the IVN</w:t>
      </w:r>
      <w:r w:rsidR="0078653D" w:rsidRPr="00506F64">
        <w:t xml:space="preserve"> include </w:t>
      </w:r>
      <w:r w:rsidR="002F75C9">
        <w:t xml:space="preserve">Public Laws, the U.S. Code of Federal Regulations, </w:t>
      </w:r>
      <w:r w:rsidR="00292B2D">
        <w:t>program directives, Executive Orders</w:t>
      </w:r>
      <w:r w:rsidR="00E06BF0">
        <w:t xml:space="preserve"> and guidance</w:t>
      </w:r>
      <w:r w:rsidR="00292B2D">
        <w:t xml:space="preserve">, strategic plans, </w:t>
      </w:r>
      <w:r w:rsidR="00542816">
        <w:t xml:space="preserve">performance </w:t>
      </w:r>
      <w:r w:rsidR="00312EDC">
        <w:t>plans and reports</w:t>
      </w:r>
      <w:r w:rsidR="0078653D" w:rsidRPr="00506F64">
        <w:t xml:space="preserve">, and </w:t>
      </w:r>
      <w:r w:rsidR="00312EDC">
        <w:t xml:space="preserve">other </w:t>
      </w:r>
      <w:r w:rsidR="003D74BB" w:rsidRPr="00506F64">
        <w:t>content</w:t>
      </w:r>
      <w:r w:rsidR="0078653D" w:rsidRPr="00506F64">
        <w:t xml:space="preserve"> </w:t>
      </w:r>
      <w:r w:rsidR="003D74BB" w:rsidRPr="00506F64">
        <w:t xml:space="preserve">that </w:t>
      </w:r>
      <w:r w:rsidR="00356AF2">
        <w:t xml:space="preserve">aligns to </w:t>
      </w:r>
      <w:r w:rsidR="00B0078E">
        <w:t xml:space="preserve">the requirements in </w:t>
      </w:r>
      <w:r w:rsidR="00356AF2">
        <w:t xml:space="preserve">these sources or </w:t>
      </w:r>
      <w:r w:rsidR="003D74BB" w:rsidRPr="00506F64">
        <w:t xml:space="preserve">derives its authority from </w:t>
      </w:r>
      <w:r w:rsidR="00B0078E">
        <w:t>them</w:t>
      </w:r>
      <w:r w:rsidR="0078653D" w:rsidRPr="00506F64">
        <w:t xml:space="preserve">. </w:t>
      </w:r>
      <w:r w:rsidR="000313B3" w:rsidRPr="00506F64">
        <w:t xml:space="preserve">Requirements </w:t>
      </w:r>
      <w:r w:rsidR="00E06BF0">
        <w:t>in</w:t>
      </w:r>
      <w:r w:rsidR="000313B3" w:rsidRPr="00506F64">
        <w:t xml:space="preserve"> these sources</w:t>
      </w:r>
      <w:r w:rsidR="0078653D" w:rsidRPr="00506F64">
        <w:t xml:space="preserve"> include goals, </w:t>
      </w:r>
      <w:r w:rsidR="00DD0B01">
        <w:t>regulations</w:t>
      </w:r>
      <w:r w:rsidR="0078653D" w:rsidRPr="00506F64">
        <w:t xml:space="preserve">, </w:t>
      </w:r>
      <w:r w:rsidR="00662859">
        <w:t>program directions</w:t>
      </w:r>
      <w:r w:rsidR="0078653D" w:rsidRPr="00506F64">
        <w:t>,</w:t>
      </w:r>
      <w:r w:rsidR="00180849">
        <w:t xml:space="preserve"> Executive Branch compliance </w:t>
      </w:r>
      <w:r w:rsidR="00BE4187">
        <w:t>documents</w:t>
      </w:r>
      <w:r w:rsidR="0078653D" w:rsidRPr="00506F64">
        <w:t xml:space="preserve">, </w:t>
      </w:r>
      <w:r w:rsidR="00BE4187">
        <w:t xml:space="preserve">strategic objectives, </w:t>
      </w:r>
      <w:r w:rsidR="0078653D" w:rsidRPr="00506F64">
        <w:t>performance measures</w:t>
      </w:r>
      <w:r w:rsidR="00FD21B4">
        <w:t>, and orders.</w:t>
      </w:r>
    </w:p>
    <w:p w14:paraId="097C9218" w14:textId="16E27F64" w:rsidR="001602FD" w:rsidRDefault="001602FD" w:rsidP="001602FD">
      <w:pPr>
        <w:keepNext/>
        <w:keepLines/>
        <w:spacing w:afterLines="60" w:after="144"/>
        <w:jc w:val="center"/>
        <w:rPr>
          <w:rFonts w:cs="Arial"/>
          <w:color w:val="000000"/>
        </w:rPr>
      </w:pPr>
    </w:p>
    <w:p w14:paraId="0AFD46B0" w14:textId="77777777" w:rsidR="001602FD" w:rsidRDefault="001602FD" w:rsidP="001602FD">
      <w:pPr>
        <w:keepNext/>
        <w:keepLines/>
        <w:spacing w:afterLines="60" w:after="144"/>
      </w:pPr>
    </w:p>
    <w:p w14:paraId="318D889C" w14:textId="7D1925AD" w:rsidR="001602FD" w:rsidRDefault="001602FD" w:rsidP="001602FD">
      <w:pPr>
        <w:pStyle w:val="IntenseQuote"/>
        <w:rPr>
          <w:rFonts w:cs="Arial"/>
          <w:color w:val="000000"/>
        </w:r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Inputs and Outputs</w:t>
      </w:r>
    </w:p>
    <w:p w14:paraId="1DBE84C4" w14:textId="77777777" w:rsidR="001602FD" w:rsidRPr="0081058C" w:rsidRDefault="001602FD" w:rsidP="001602FD">
      <w:pPr>
        <w:spacing w:afterLines="60" w:after="144"/>
        <w:rPr>
          <w:rFonts w:cs="Arial"/>
          <w:color w:val="000000"/>
        </w:rPr>
      </w:pPr>
      <w:r w:rsidRPr="0081058C">
        <w:rPr>
          <w:rFonts w:cs="Arial"/>
          <w:color w:val="000000"/>
        </w:rPr>
        <w:t xml:space="preserve">Some of these outlying policies represent important but overlooked stakeholders; finding these outliers helps develop programs that are relevant and useful to a broader audience. </w:t>
      </w:r>
    </w:p>
    <w:p w14:paraId="4E3F70BB" w14:textId="77777777" w:rsidR="001602FD" w:rsidRDefault="001602FD" w:rsidP="009B4878"/>
    <w:p w14:paraId="50AA02A0" w14:textId="5A61EF0F" w:rsidR="00B37CFE" w:rsidRDefault="00B37CFE" w:rsidP="00B37CFE">
      <w:pPr>
        <w:rPr>
          <w:rFonts w:ascii="Calibri" w:hAnsi="Calibri"/>
          <w:b/>
          <w:bCs/>
          <w:sz w:val="22"/>
        </w:rPr>
      </w:pPr>
      <w:r>
        <w:rPr>
          <w:b/>
          <w:bCs/>
        </w:rPr>
        <w:t>The IVN</w:t>
      </w:r>
      <w:r w:rsidR="000160C7">
        <w:rPr>
          <w:b/>
          <w:bCs/>
        </w:rPr>
        <w:fldChar w:fldCharType="begin"/>
      </w:r>
      <w:r w:rsidR="000160C7">
        <w:instrText xml:space="preserve"> XE "</w:instrText>
      </w:r>
      <w:r w:rsidR="000160C7" w:rsidRPr="001E2032">
        <w:instrText>IVN</w:instrText>
      </w:r>
      <w:r w:rsidR="000160C7">
        <w:instrText xml:space="preserve">" </w:instrText>
      </w:r>
      <w:r w:rsidR="000160C7">
        <w:rPr>
          <w:b/>
          <w:bCs/>
        </w:rPr>
        <w:fldChar w:fldCharType="end"/>
      </w:r>
      <w:r>
        <w:rPr>
          <w:b/>
          <w:bCs/>
        </w:rPr>
        <w:t xml:space="preserve"> as a Data System</w:t>
      </w:r>
    </w:p>
    <w:p w14:paraId="476F5C2B" w14:textId="77777777" w:rsidR="00B37CFE" w:rsidRDefault="00B37CFE" w:rsidP="00B37CFE"/>
    <w:p w14:paraId="162FB165" w14:textId="498BA0B2" w:rsidR="00B37CFE" w:rsidRDefault="00B37CFE" w:rsidP="00B37CFE">
      <w:r>
        <w:t>Given the highly connected nature of entities in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the presence of many-to-many relationships between entities, and the potential of read/write requirements on entities and relationships in the IVN, I think leveraging a graph database makes the most sense. In which case, Azure </w:t>
      </w:r>
      <w:proofErr w:type="spellStart"/>
      <w:r>
        <w:t>CosmosDB</w:t>
      </w:r>
      <w:proofErr w:type="spellEnd"/>
      <w:r>
        <w:t xml:space="preserve"> for Apache Gremlin probably provides a path forward. We would love your thoughts on this. We are open to any data model that will effectively ingest, transform, store, and serve IVN data.</w:t>
      </w:r>
    </w:p>
    <w:p w14:paraId="3FD036CF" w14:textId="77777777" w:rsidR="00B37CFE" w:rsidRDefault="00B37CFE" w:rsidP="009B4878"/>
    <w:p w14:paraId="0BB3279A" w14:textId="77777777" w:rsidR="00924BB6" w:rsidRDefault="00924BB6" w:rsidP="009B4878"/>
    <w:p w14:paraId="344D6BE0" w14:textId="0E49664A" w:rsidR="001B591F" w:rsidRPr="00506F64" w:rsidRDefault="15DA1A9F" w:rsidP="0243B56A">
      <w:pPr>
        <w:pBdr>
          <w:top w:val="single" w:sz="4" w:space="4" w:color="000000"/>
          <w:left w:val="single" w:sz="4" w:space="4" w:color="000000"/>
          <w:bottom w:val="single" w:sz="4" w:space="4" w:color="000000"/>
          <w:right w:val="single" w:sz="4" w:space="4" w:color="000000"/>
        </w:pBdr>
      </w:pPr>
      <w:r>
        <w:rPr>
          <w:noProof/>
        </w:rPr>
        <w:drawing>
          <wp:inline distT="0" distB="0" distL="0" distR="0" wp14:anchorId="30E5CF98" wp14:editId="75857AA3">
            <wp:extent cx="6858000" cy="3078480"/>
            <wp:effectExtent l="0" t="0" r="0" b="7620"/>
            <wp:docPr id="494215890" name="Picture 494215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215890"/>
                    <pic:cNvPicPr/>
                  </pic:nvPicPr>
                  <pic:blipFill>
                    <a:blip r:embed="rId19">
                      <a:extLst>
                        <a:ext uri="{28A0092B-C50C-407E-A947-70E740481C1C}">
                          <a14:useLocalDpi xmlns:a14="http://schemas.microsoft.com/office/drawing/2010/main" val="0"/>
                        </a:ext>
                      </a:extLst>
                    </a:blip>
                    <a:stretch>
                      <a:fillRect/>
                    </a:stretch>
                  </pic:blipFill>
                  <pic:spPr>
                    <a:xfrm>
                      <a:off x="0" y="0"/>
                      <a:ext cx="6858000" cy="3078480"/>
                    </a:xfrm>
                    <a:prstGeom prst="rect">
                      <a:avLst/>
                    </a:prstGeom>
                  </pic:spPr>
                </pic:pic>
              </a:graphicData>
            </a:graphic>
          </wp:inline>
        </w:drawing>
      </w:r>
    </w:p>
    <w:p w14:paraId="1CF98E9B" w14:textId="2E876F8E" w:rsidR="7C764429" w:rsidRDefault="7C764429" w:rsidP="6E29E368">
      <w:pPr>
        <w:spacing w:after="200"/>
        <w:jc w:val="center"/>
        <w:rPr>
          <w:rFonts w:ascii="Calibri" w:hAnsi="Calibri" w:cs="Calibri"/>
          <w:i/>
          <w:iCs/>
          <w:color w:val="44546A" w:themeColor="text2"/>
          <w:sz w:val="18"/>
          <w:szCs w:val="18"/>
        </w:rPr>
      </w:pPr>
      <w:r w:rsidRPr="6E29E368">
        <w:rPr>
          <w:rFonts w:ascii="Calibri" w:hAnsi="Calibri" w:cs="Calibri"/>
          <w:i/>
          <w:iCs/>
          <w:color w:val="44546A" w:themeColor="text2"/>
          <w:sz w:val="18"/>
          <w:szCs w:val="18"/>
        </w:rPr>
        <w:t>Figure 1. Test Figure</w:t>
      </w:r>
    </w:p>
    <w:p w14:paraId="62AA0D5B" w14:textId="04A8CA19" w:rsidR="6E29E368" w:rsidRDefault="6E29E368" w:rsidP="6E29E368"/>
    <w:p w14:paraId="11334E7E" w14:textId="23567857" w:rsidR="0078653D" w:rsidRPr="00506F64" w:rsidRDefault="00567916" w:rsidP="009B4878">
      <w:r w:rsidRPr="00506F64">
        <w:t>Th</w:t>
      </w:r>
      <w:r w:rsidR="00A779F0" w:rsidRPr="00506F64">
        <w:t>is</w:t>
      </w:r>
      <w:r w:rsidRPr="00506F64">
        <w:t xml:space="preserve"> approach </w:t>
      </w:r>
      <w:r w:rsidR="522CC0C3">
        <w:t>to</w:t>
      </w:r>
      <w:r w:rsidR="6D250E02">
        <w:t xml:space="preserve"> depict</w:t>
      </w:r>
      <w:r w:rsidR="00A779F0" w:rsidRPr="00506F64">
        <w:t xml:space="preserve"> and </w:t>
      </w:r>
      <w:r w:rsidR="6D250E02">
        <w:t xml:space="preserve">understand </w:t>
      </w:r>
      <w:r w:rsidR="00FD21B4">
        <w:t xml:space="preserve">public policy </w:t>
      </w:r>
      <w:r w:rsidR="00A779F0" w:rsidRPr="00506F64">
        <w:t xml:space="preserve">requirements as a network </w:t>
      </w:r>
      <w:r w:rsidRPr="00506F64">
        <w:t xml:space="preserve">helps Federal agencies and other stakeholders </w:t>
      </w:r>
      <w:r w:rsidR="0025251A" w:rsidRPr="00506F64">
        <w:t xml:space="preserve">understand </w:t>
      </w:r>
      <w:r w:rsidR="008F230B">
        <w:t xml:space="preserve">and predict </w:t>
      </w:r>
      <w:r w:rsidR="00973C9A">
        <w:t xml:space="preserve">systematic causes and effects of </w:t>
      </w:r>
      <w:r w:rsidR="0025251A" w:rsidRPr="00506F64">
        <w:t>policy decisions</w:t>
      </w:r>
      <w:r w:rsidR="008F230B">
        <w:t>,</w:t>
      </w:r>
      <w:r w:rsidRPr="00506F64">
        <w:t xml:space="preserve"> </w:t>
      </w:r>
      <w:r w:rsidR="006E5AF6" w:rsidRPr="00506F64">
        <w:t xml:space="preserve">maximize </w:t>
      </w:r>
      <w:r w:rsidR="008F230B">
        <w:t xml:space="preserve">intended </w:t>
      </w:r>
      <w:r w:rsidR="00CB7D21" w:rsidRPr="00506F64">
        <w:t>effect</w:t>
      </w:r>
      <w:r w:rsidR="008F230B">
        <w:t>s</w:t>
      </w:r>
      <w:r w:rsidR="00CB7D21" w:rsidRPr="00506F64">
        <w:t xml:space="preserve"> of </w:t>
      </w:r>
      <w:r w:rsidR="006E5AF6" w:rsidRPr="00506F64">
        <w:t>policy change</w:t>
      </w:r>
      <w:r w:rsidR="008F230B">
        <w:t>, and mitigate unintended consequences</w:t>
      </w:r>
      <w:r w:rsidR="00CB7D21" w:rsidRPr="00506F64">
        <w:t xml:space="preserve">. </w:t>
      </w:r>
      <w:r w:rsidR="7D4BCE41">
        <w:t xml:space="preserve"> R</w:t>
      </w:r>
      <w:r w:rsidR="532BFFBA">
        <w:t>esearch</w:t>
      </w:r>
      <w:r w:rsidR="006930CD" w:rsidRPr="00506F64">
        <w:t xml:space="preserve"> and </w:t>
      </w:r>
      <w:r w:rsidR="00BF071B" w:rsidRPr="00506F64">
        <w:t xml:space="preserve">management of these policy interdependencies also </w:t>
      </w:r>
      <w:r w:rsidR="00FE1972" w:rsidRPr="00506F64">
        <w:t>directs</w:t>
      </w:r>
      <w:r w:rsidR="007826C2" w:rsidRPr="00506F64">
        <w:t xml:space="preserve"> continuous learning, improvement, </w:t>
      </w:r>
      <w:r w:rsidR="26564A80">
        <w:t xml:space="preserve">allocation of resources, </w:t>
      </w:r>
      <w:r w:rsidR="007826C2" w:rsidRPr="00506F64">
        <w:t>and adaptation</w:t>
      </w:r>
      <w:r w:rsidR="00FE1972" w:rsidRPr="00506F64">
        <w:t xml:space="preserve"> </w:t>
      </w:r>
      <w:r w:rsidR="00924BB6">
        <w:t xml:space="preserve">of </w:t>
      </w:r>
      <w:r w:rsidR="004D7514" w:rsidRPr="00506F64">
        <w:t>policymaking</w:t>
      </w:r>
      <w:r w:rsidR="00924BB6">
        <w:t xml:space="preserve"> operations</w:t>
      </w:r>
      <w:r w:rsidR="004D7514" w:rsidRPr="00506F64">
        <w:t xml:space="preserve"> </w:t>
      </w:r>
      <w:r w:rsidR="00FE1972" w:rsidRPr="00506F64">
        <w:t>as defined in the Evidence-Based Policymaking Act of 2018</w:t>
      </w:r>
      <w:r w:rsidR="00924BB6">
        <w:t>.</w:t>
      </w:r>
    </w:p>
    <w:p w14:paraId="6E09DFD3" w14:textId="1BB7EB81" w:rsidR="009B4878" w:rsidRPr="00506F64" w:rsidRDefault="13B956BA" w:rsidP="009B4878">
      <w:r>
        <w:t>T</w:t>
      </w:r>
      <w:r w:rsidR="05A8BD19">
        <w:t>hree</w:t>
      </w:r>
      <w:r w:rsidR="00846702" w:rsidRPr="00506F64">
        <w:t xml:space="preserve"> branches of </w:t>
      </w:r>
      <w:r w:rsidR="009B4878" w:rsidRPr="00506F64">
        <w:t>U</w:t>
      </w:r>
      <w:r w:rsidR="00506F64" w:rsidRPr="00506F64">
        <w:t>.S.</w:t>
      </w:r>
      <w:r w:rsidR="009B4878" w:rsidRPr="00506F64">
        <w:t xml:space="preserve"> </w:t>
      </w:r>
      <w:r w:rsidR="002513CD" w:rsidRPr="00506F64">
        <w:t>Federal Government</w:t>
      </w:r>
      <w:r w:rsidR="009B4878" w:rsidRPr="00506F64">
        <w:t xml:space="preserve"> </w:t>
      </w:r>
      <w:r w:rsidR="00846702" w:rsidRPr="00506F64">
        <w:t>-</w:t>
      </w:r>
      <w:r w:rsidR="009B4878" w:rsidRPr="00506F64">
        <w:t xml:space="preserve"> </w:t>
      </w:r>
      <w:r w:rsidR="00846702" w:rsidRPr="00506F64">
        <w:t>E</w:t>
      </w:r>
      <w:r w:rsidR="009B4878" w:rsidRPr="00506F64">
        <w:t xml:space="preserve">xecutive, </w:t>
      </w:r>
      <w:r w:rsidR="00846702" w:rsidRPr="00506F64">
        <w:t>L</w:t>
      </w:r>
      <w:r w:rsidR="009B4878" w:rsidRPr="00506F64">
        <w:t xml:space="preserve">egislative, and </w:t>
      </w:r>
      <w:r w:rsidR="00846702" w:rsidRPr="00506F64">
        <w:t>J</w:t>
      </w:r>
      <w:r w:rsidR="009B4878" w:rsidRPr="00506F64">
        <w:t>udicial</w:t>
      </w:r>
      <w:r w:rsidR="00846702" w:rsidRPr="00506F64">
        <w:t xml:space="preserve"> -</w:t>
      </w:r>
      <w:r w:rsidR="009B4878" w:rsidRPr="00506F64">
        <w:t xml:space="preserve"> ha</w:t>
      </w:r>
      <w:r w:rsidR="00BF071B" w:rsidRPr="00506F64">
        <w:t>ve</w:t>
      </w:r>
      <w:r w:rsidR="009B4878" w:rsidRPr="00506F64">
        <w:t xml:space="preserve"> </w:t>
      </w:r>
      <w:r w:rsidR="00BF071B" w:rsidRPr="00506F64">
        <w:t>their</w:t>
      </w:r>
      <w:r w:rsidR="009B4878" w:rsidRPr="00506F64">
        <w:t xml:space="preserve"> own set</w:t>
      </w:r>
      <w:r w:rsidR="00BF071B" w:rsidRPr="00506F64">
        <w:t>s</w:t>
      </w:r>
      <w:r w:rsidR="009B4878" w:rsidRPr="00506F64">
        <w:t xml:space="preserve"> of responsibilities and powers</w:t>
      </w:r>
      <w:r w:rsidR="300D006B">
        <w:t xml:space="preserve"> </w:t>
      </w:r>
      <w:r>
        <w:t>connect</w:t>
      </w:r>
      <w:r w:rsidR="033FC574">
        <w:t>ing</w:t>
      </w:r>
      <w:r w:rsidR="009B4878" w:rsidRPr="00506F64">
        <w:t xml:space="preserve"> </w:t>
      </w:r>
      <w:r w:rsidR="00F145BF" w:rsidRPr="00506F64">
        <w:t xml:space="preserve">each other across </w:t>
      </w:r>
      <w:r w:rsidR="009B4878" w:rsidRPr="00506F64">
        <w:t>network</w:t>
      </w:r>
      <w:r w:rsidR="00F145BF" w:rsidRPr="00506F64">
        <w:t>s</w:t>
      </w:r>
      <w:r w:rsidR="009B4878" w:rsidRPr="00506F64">
        <w:t xml:space="preserve"> of laws, </w:t>
      </w:r>
      <w:r w:rsidR="00F145BF" w:rsidRPr="00506F64">
        <w:t xml:space="preserve">rules, </w:t>
      </w:r>
      <w:r w:rsidR="00214F4E" w:rsidRPr="00506F64">
        <w:t xml:space="preserve">agreements, </w:t>
      </w:r>
      <w:r w:rsidR="00F145BF" w:rsidRPr="00506F64">
        <w:t>goals</w:t>
      </w:r>
      <w:r w:rsidR="0064287A" w:rsidRPr="00506F64">
        <w:t>,</w:t>
      </w:r>
      <w:r w:rsidR="00F145BF" w:rsidRPr="00506F64">
        <w:t xml:space="preserve"> and metrics</w:t>
      </w:r>
      <w:r w:rsidR="009B4878" w:rsidRPr="00506F64">
        <w:t>.</w:t>
      </w:r>
    </w:p>
    <w:p w14:paraId="28967330" w14:textId="6B44DB6F" w:rsidR="009B4878" w:rsidRPr="00506F64" w:rsidRDefault="009B4878" w:rsidP="009B4878">
      <w:r w:rsidRPr="00506F64">
        <w:t>Th</w:t>
      </w:r>
      <w:r w:rsidR="00CF0ED4" w:rsidRPr="00506F64">
        <w:t>is</w:t>
      </w:r>
      <w:r w:rsidRPr="00506F64">
        <w:t xml:space="preserve"> </w:t>
      </w:r>
      <w:r w:rsidR="00CF0ED4" w:rsidRPr="00506F64">
        <w:t xml:space="preserve">network of </w:t>
      </w:r>
      <w:r w:rsidRPr="00506F64">
        <w:t>U</w:t>
      </w:r>
      <w:r w:rsidR="00506F64" w:rsidRPr="00506F64">
        <w:t>.S.</w:t>
      </w:r>
      <w:r w:rsidRPr="00506F64">
        <w:t xml:space="preserve"> </w:t>
      </w:r>
      <w:r w:rsidR="002513CD" w:rsidRPr="00506F64">
        <w:t>Government</w:t>
      </w:r>
      <w:r w:rsidRPr="00506F64">
        <w:t xml:space="preserve"> </w:t>
      </w:r>
      <w:r w:rsidR="00CF0ED4" w:rsidRPr="00506F64">
        <w:t xml:space="preserve">requirements </w:t>
      </w:r>
      <w:r w:rsidRPr="00506F64">
        <w:t xml:space="preserve">also </w:t>
      </w:r>
      <w:r w:rsidR="00D86F5D" w:rsidRPr="00506F64">
        <w:t xml:space="preserve">transacts delivery value </w:t>
      </w:r>
      <w:r w:rsidRPr="00506F64">
        <w:t>with state and local governments</w:t>
      </w:r>
      <w:r w:rsidR="00D86F5D" w:rsidRPr="00506F64">
        <w:t xml:space="preserve"> </w:t>
      </w:r>
      <w:r w:rsidRPr="00506F64">
        <w:t xml:space="preserve">connected </w:t>
      </w:r>
      <w:r w:rsidR="00D117C4" w:rsidRPr="00506F64">
        <w:t xml:space="preserve">by </w:t>
      </w:r>
      <w:r w:rsidR="00BC3596" w:rsidRPr="00506F64">
        <w:t xml:space="preserve">their own </w:t>
      </w:r>
      <w:r w:rsidR="009153BF" w:rsidRPr="00506F64">
        <w:t>requirements</w:t>
      </w:r>
      <w:r w:rsidR="0533FF55">
        <w:t xml:space="preserve"> (e.g.,</w:t>
      </w:r>
      <w:r w:rsidR="00130024" w:rsidRPr="00506F64">
        <w:t xml:space="preserve"> procedures for </w:t>
      </w:r>
      <w:r w:rsidR="155406D0">
        <w:t>Federal grant</w:t>
      </w:r>
      <w:r w:rsidR="73EC26DA">
        <w:t xml:space="preserve"> </w:t>
      </w:r>
      <w:r w:rsidR="00130024" w:rsidRPr="00506F64">
        <w:t>applications</w:t>
      </w:r>
      <w:r w:rsidR="73EC26DA">
        <w:t>)</w:t>
      </w:r>
      <w:r>
        <w:t>.</w:t>
      </w:r>
    </w:p>
    <w:p w14:paraId="2ECDCCA9" w14:textId="4FAC97C5" w:rsidR="009B4878" w:rsidRPr="00506F64" w:rsidRDefault="009B4878" w:rsidP="009B4878">
      <w:r w:rsidRPr="00506F64">
        <w:t>U</w:t>
      </w:r>
      <w:r w:rsidR="00506F64" w:rsidRPr="00506F64">
        <w:t>.S.</w:t>
      </w:r>
      <w:r w:rsidRPr="00506F64">
        <w:t xml:space="preserve"> </w:t>
      </w:r>
      <w:r w:rsidR="002513CD" w:rsidRPr="00506F64">
        <w:t>Government</w:t>
      </w:r>
      <w:r w:rsidRPr="00506F64">
        <w:t xml:space="preserve"> participates in a </w:t>
      </w:r>
      <w:r w:rsidR="00CC4677" w:rsidRPr="00506F64">
        <w:t>few</w:t>
      </w:r>
      <w:r w:rsidRPr="00506F64">
        <w:t xml:space="preserve"> international organizations and treaties connected to the </w:t>
      </w:r>
      <w:r w:rsidR="002513CD" w:rsidRPr="00506F64">
        <w:t>Federal Government</w:t>
      </w:r>
      <w:r w:rsidRPr="00506F64">
        <w:t xml:space="preserve"> through </w:t>
      </w:r>
      <w:r w:rsidR="00130024" w:rsidRPr="00506F64">
        <w:t xml:space="preserve">yet another network of </w:t>
      </w:r>
      <w:r w:rsidR="009153BF" w:rsidRPr="00506F64">
        <w:t>requirements</w:t>
      </w:r>
      <w:r w:rsidRPr="00506F64">
        <w:t xml:space="preserve">. </w:t>
      </w:r>
      <w:r w:rsidR="21438C42">
        <w:t xml:space="preserve"> </w:t>
      </w:r>
      <w:r w:rsidRPr="00506F64">
        <w:t>These organizations and treaties regulating international trade provid</w:t>
      </w:r>
      <w:r w:rsidR="00130024" w:rsidRPr="00506F64">
        <w:t>e</w:t>
      </w:r>
      <w:r w:rsidRPr="00506F64">
        <w:t xml:space="preserve"> aid to developing </w:t>
      </w:r>
      <w:r w:rsidR="00D27555" w:rsidRPr="00506F64">
        <w:t>nations</w:t>
      </w:r>
      <w:r w:rsidRPr="00506F64">
        <w:t xml:space="preserve"> and promot</w:t>
      </w:r>
      <w:r w:rsidR="00D27555" w:rsidRPr="00506F64">
        <w:t>e</w:t>
      </w:r>
      <w:r w:rsidRPr="00506F64">
        <w:t xml:space="preserve"> peace and security.</w:t>
      </w:r>
    </w:p>
    <w:p w14:paraId="2831292B" w14:textId="5C2EB3C0" w:rsidR="009B4878" w:rsidRPr="00506F64" w:rsidRDefault="5F74CA8F" w:rsidP="009B4878">
      <w:r>
        <w:t>Therefore</w:t>
      </w:r>
      <w:r w:rsidR="009B4878">
        <w:t>, U</w:t>
      </w:r>
      <w:r w:rsidR="00506F64">
        <w:t>.S.</w:t>
      </w:r>
      <w:r w:rsidR="009B4878">
        <w:t xml:space="preserve"> </w:t>
      </w:r>
      <w:r w:rsidR="00D27555">
        <w:t xml:space="preserve">laws, </w:t>
      </w:r>
      <w:r w:rsidR="5A55D87B">
        <w:t>guidance,</w:t>
      </w:r>
      <w:r w:rsidRPr="21362BF7">
        <w:rPr>
          <w:rStyle w:val="FootnoteReference"/>
        </w:rPr>
        <w:footnoteReference w:id="2"/>
      </w:r>
      <w:r w:rsidR="5A55D87B">
        <w:t xml:space="preserve"> </w:t>
      </w:r>
      <w:r w:rsidR="00D27555">
        <w:t>rules, agreements, goals</w:t>
      </w:r>
      <w:r w:rsidR="008501A7">
        <w:t>,</w:t>
      </w:r>
      <w:r w:rsidR="00D27555">
        <w:t xml:space="preserve"> and metrics</w:t>
      </w:r>
      <w:r w:rsidR="009B4878">
        <w:t xml:space="preserve"> </w:t>
      </w:r>
      <w:r w:rsidR="17C5E2E7">
        <w:t>may</w:t>
      </w:r>
      <w:r w:rsidR="009B4878">
        <w:t xml:space="preserve"> be </w:t>
      </w:r>
      <w:r w:rsidR="00553CD7">
        <w:t>understood</w:t>
      </w:r>
      <w:r w:rsidR="009B4878">
        <w:t xml:space="preserve"> as </w:t>
      </w:r>
      <w:r w:rsidR="00D27555">
        <w:t xml:space="preserve">a network </w:t>
      </w:r>
      <w:r w:rsidR="00553CD7">
        <w:t>connected to several other networks</w:t>
      </w:r>
      <w:r w:rsidR="00FD5B3F">
        <w:t xml:space="preserve">. </w:t>
      </w:r>
      <w:r w:rsidR="1DC55E49">
        <w:t xml:space="preserve"> </w:t>
      </w:r>
      <w:r w:rsidR="00FD5B3F">
        <w:t>Understanding, communicating</w:t>
      </w:r>
      <w:r w:rsidR="008501A7">
        <w:t>,</w:t>
      </w:r>
      <w:r w:rsidR="00FD5B3F">
        <w:t xml:space="preserve"> and improving this network </w:t>
      </w:r>
      <w:r w:rsidR="6C3A253A">
        <w:t>in a traditionally siloed environment</w:t>
      </w:r>
      <w:r w:rsidR="00FD5B3F">
        <w:t xml:space="preserve"> helps</w:t>
      </w:r>
      <w:r w:rsidR="009B4878">
        <w:t xml:space="preserve"> the U</w:t>
      </w:r>
      <w:r w:rsidR="00506F64">
        <w:t>.S.</w:t>
      </w:r>
      <w:r w:rsidR="009B4878">
        <w:t xml:space="preserve"> </w:t>
      </w:r>
      <w:r w:rsidR="002513CD">
        <w:t>Federal Government</w:t>
      </w:r>
      <w:r w:rsidR="009B4878">
        <w:t xml:space="preserve"> </w:t>
      </w:r>
      <w:r w:rsidR="0096610E">
        <w:t>operate</w:t>
      </w:r>
      <w:r w:rsidR="5B238C95">
        <w:t>, evolve,</w:t>
      </w:r>
      <w:r w:rsidR="0096610E">
        <w:t xml:space="preserve"> and improve for maximum effect</w:t>
      </w:r>
      <w:r w:rsidR="009B4878">
        <w:t xml:space="preserve">. </w:t>
      </w:r>
      <w:r w:rsidR="0D5DA201">
        <w:t xml:space="preserve"> </w:t>
      </w:r>
      <w:r w:rsidR="0096610E">
        <w:t xml:space="preserve">A networked understanding </w:t>
      </w:r>
      <w:r w:rsidR="002463FF">
        <w:t>of</w:t>
      </w:r>
      <w:r w:rsidR="009B4878">
        <w:t xml:space="preserve"> U</w:t>
      </w:r>
      <w:r w:rsidR="00506F64">
        <w:t>.S.</w:t>
      </w:r>
      <w:r w:rsidR="009B4878">
        <w:t xml:space="preserve"> </w:t>
      </w:r>
      <w:r w:rsidR="002513CD">
        <w:t>Federal Government</w:t>
      </w:r>
      <w:r w:rsidR="002463FF">
        <w:t xml:space="preserve"> requirements clarifies</w:t>
      </w:r>
      <w:r w:rsidR="009B4878">
        <w:t xml:space="preserve"> how the </w:t>
      </w:r>
      <w:r w:rsidR="002463FF">
        <w:t>G</w:t>
      </w:r>
      <w:r w:rsidR="009B4878">
        <w:t>overnment works</w:t>
      </w:r>
      <w:r w:rsidR="4F56B93F">
        <w:t xml:space="preserve">, </w:t>
      </w:r>
      <w:r w:rsidR="00384356">
        <w:t xml:space="preserve">finds </w:t>
      </w:r>
      <w:r w:rsidR="4F56B93F">
        <w:t>common ground,</w:t>
      </w:r>
      <w:r w:rsidR="009B4878">
        <w:t xml:space="preserve"> and </w:t>
      </w:r>
      <w:r w:rsidR="002463FF">
        <w:t xml:space="preserve">how to improve it </w:t>
      </w:r>
      <w:r w:rsidR="006C5DB9">
        <w:t>based on comprehensive understanding of cause and effect</w:t>
      </w:r>
      <w:r w:rsidR="009B4878">
        <w:t>.</w:t>
      </w:r>
      <w:r w:rsidR="0026743A">
        <w:t xml:space="preserve"> </w:t>
      </w:r>
      <w:r w:rsidR="691A5922">
        <w:t xml:space="preserve"> </w:t>
      </w:r>
      <w:r w:rsidR="205F0BE8">
        <w:t>T</w:t>
      </w:r>
      <w:r w:rsidR="0026743A">
        <w:t>he IVN</w:t>
      </w:r>
      <w:r>
        <w:fldChar w:fldCharType="begin"/>
      </w:r>
      <w:r>
        <w:instrText xml:space="preserve"> XE "IVN" </w:instrText>
      </w:r>
      <w:r>
        <w:fldChar w:fldCharType="end"/>
      </w:r>
      <w:r w:rsidR="0026743A">
        <w:t xml:space="preserve"> approach offers a powerful </w:t>
      </w:r>
      <w:r w:rsidR="007A5CF4">
        <w:t xml:space="preserve">base of evidence </w:t>
      </w:r>
      <w:r w:rsidR="0026743A">
        <w:t xml:space="preserve">for creating value and </w:t>
      </w:r>
      <w:r w:rsidR="007A5CF4">
        <w:t>maximizing</w:t>
      </w:r>
      <w:r w:rsidR="0026743A">
        <w:t xml:space="preserve"> positive outcomes</w:t>
      </w:r>
      <w:r w:rsidR="0A4B093F">
        <w:t xml:space="preserve"> </w:t>
      </w:r>
      <w:r w:rsidR="39EB866C">
        <w:t>f</w:t>
      </w:r>
      <w:r w:rsidR="0A4B093F">
        <w:t>or Federal agencies and other stakeholders who transact business value across these networks</w:t>
      </w:r>
      <w:r w:rsidR="0026743A">
        <w:t>.</w:t>
      </w:r>
      <w:r w:rsidR="255981FB">
        <w:t xml:space="preserve"> </w:t>
      </w:r>
    </w:p>
    <w:p w14:paraId="01050BD3" w14:textId="51492E90" w:rsidR="009B4878" w:rsidRPr="00506F64" w:rsidRDefault="009B4878" w:rsidP="009B4878">
      <w:r>
        <w:t>An I</w:t>
      </w:r>
      <w:r w:rsidR="00506F64">
        <w:t>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of </w:t>
      </w:r>
      <w:r w:rsidR="00506F64">
        <w:t>F</w:t>
      </w:r>
      <w:r>
        <w:t xml:space="preserve">ederal laws, strategies, regulations, directives, and performance measures </w:t>
      </w:r>
      <w:r w:rsidR="00EC6666">
        <w:t>provide</w:t>
      </w:r>
      <w:r w:rsidR="00190C68">
        <w:t>s</w:t>
      </w:r>
      <w:r>
        <w:t xml:space="preserve"> a </w:t>
      </w:r>
      <w:r w:rsidR="001048C5">
        <w:t>systemic</w:t>
      </w:r>
      <w:r>
        <w:t xml:space="preserve"> map of </w:t>
      </w:r>
      <w:r w:rsidR="7F71521A">
        <w:t xml:space="preserve">how </w:t>
      </w:r>
      <w:r>
        <w:t>the</w:t>
      </w:r>
      <w:r w:rsidR="001048C5">
        <w:t>y interact</w:t>
      </w:r>
      <w:r w:rsidR="00DE1396">
        <w:t xml:space="preserve"> to deliver compliance</w:t>
      </w:r>
      <w:r>
        <w:t xml:space="preserve">. </w:t>
      </w:r>
      <w:r w:rsidR="7AC7A6D9">
        <w:t xml:space="preserve"> </w:t>
      </w:r>
      <w:r>
        <w:t xml:space="preserve">This </w:t>
      </w:r>
      <w:r w:rsidR="008B4D8A">
        <w:t>map provides optics</w:t>
      </w:r>
      <w:r>
        <w:t xml:space="preserve"> to</w:t>
      </w:r>
      <w:r w:rsidR="00790166">
        <w:t xml:space="preserve"> manage interactions strategically</w:t>
      </w:r>
      <w:r w:rsidR="003B5DBF">
        <w:t>,</w:t>
      </w:r>
      <w:r w:rsidR="6DFF5051">
        <w:t xml:space="preserve"> scope efforts, and</w:t>
      </w:r>
      <w:r w:rsidR="00790166">
        <w:t xml:space="preserve"> </w:t>
      </w:r>
      <w:r w:rsidR="00325E6B">
        <w:t xml:space="preserve">make </w:t>
      </w:r>
      <w:r w:rsidR="00621326">
        <w:t xml:space="preserve">policy decisions with </w:t>
      </w:r>
      <w:r w:rsidR="00796DBF">
        <w:t xml:space="preserve">constructed </w:t>
      </w:r>
      <w:r w:rsidR="00621326">
        <w:t>systemic effects</w:t>
      </w:r>
      <w:r>
        <w:t>.</w:t>
      </w:r>
    </w:p>
    <w:p w14:paraId="493872FD" w14:textId="6AD33894" w:rsidR="009B4878" w:rsidRPr="00506F64" w:rsidRDefault="00285C6F" w:rsidP="00285C6F">
      <w:pPr>
        <w:pStyle w:val="Heading2"/>
      </w:pPr>
      <w:bookmarkStart w:id="32" w:name="_Toc177628832"/>
      <w:bookmarkStart w:id="33" w:name="_Toc177722679"/>
      <w:bookmarkStart w:id="34" w:name="_Toc181163096"/>
      <w:bookmarkStart w:id="35" w:name="_Toc181338760"/>
      <w:bookmarkStart w:id="36" w:name="_Toc181998163"/>
      <w:bookmarkStart w:id="37" w:name="_Toc189238952"/>
      <w:r>
        <w:t>S</w:t>
      </w:r>
      <w:r w:rsidR="007231B0">
        <w:t xml:space="preserve">trategic </w:t>
      </w:r>
      <w:r w:rsidR="009817E5">
        <w:t>g</w:t>
      </w:r>
      <w:r w:rsidR="007231B0">
        <w:t>oals for the IVN</w:t>
      </w:r>
      <w:r w:rsidR="00B8201A">
        <w:fldChar w:fldCharType="begin"/>
      </w:r>
      <w:r w:rsidR="00B8201A">
        <w:instrText xml:space="preserve"> XE "</w:instrText>
      </w:r>
      <w:r w:rsidR="00B8201A" w:rsidRPr="00DA2A8A">
        <w:instrText>IVN</w:instrText>
      </w:r>
      <w:r w:rsidR="00B8201A">
        <w:instrText xml:space="preserve">" </w:instrText>
      </w:r>
      <w:r w:rsidR="00B8201A">
        <w:fldChar w:fldCharType="end"/>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7231B0">
        <w:t xml:space="preserve"> </w:t>
      </w:r>
      <w:r w:rsidR="00506F64">
        <w:t>P</w:t>
      </w:r>
      <w:r w:rsidR="007231B0">
        <w:t>ro</w:t>
      </w:r>
      <w:bookmarkEnd w:id="32"/>
      <w:bookmarkEnd w:id="33"/>
      <w:bookmarkEnd w:id="34"/>
      <w:bookmarkEnd w:id="35"/>
      <w:bookmarkEnd w:id="36"/>
      <w:r w:rsidR="00291966">
        <w:t>gram</w:t>
      </w:r>
      <w:bookmarkEnd w:id="37"/>
    </w:p>
    <w:p w14:paraId="15A03638" w14:textId="55ED1D66" w:rsidR="009B4878" w:rsidRPr="00506F64" w:rsidRDefault="009B4878" w:rsidP="00D62B83">
      <w:pPr>
        <w:pStyle w:val="ListParagraph"/>
        <w:numPr>
          <w:ilvl w:val="0"/>
          <w:numId w:val="23"/>
        </w:numPr>
      </w:pPr>
      <w:r>
        <w:t>Establish a centralized database of U</w:t>
      </w:r>
      <w:r w:rsidR="00506F64">
        <w:t>.S.</w:t>
      </w:r>
      <w:r>
        <w:t xml:space="preserve"> Executive Branch policies, strategies, regulations, and performance measures. </w:t>
      </w:r>
      <w:r w:rsidR="0DE70FFB">
        <w:t xml:space="preserve"> </w:t>
      </w:r>
      <w:r>
        <w:t>This database should be accessible to all relevant stakeholders and should include detailed information on each policy, strategy, regulation, and performance measure.</w:t>
      </w:r>
    </w:p>
    <w:p w14:paraId="3E4CC1CF" w14:textId="1606E60E" w:rsidR="009B4878" w:rsidRPr="00506F64" w:rsidRDefault="009B4878" w:rsidP="00D62B83">
      <w:pPr>
        <w:pStyle w:val="ListParagraph"/>
        <w:numPr>
          <w:ilvl w:val="0"/>
          <w:numId w:val="23"/>
        </w:numPr>
      </w:pPr>
      <w:r>
        <w:t>Develop a comprehensive framework for integrating various elements of the U</w:t>
      </w:r>
      <w:r w:rsidR="00506F64">
        <w:t>.S.</w:t>
      </w:r>
      <w:r>
        <w:t xml:space="preserve"> Executive Branch policies, strategies, regulations, and performance measures. </w:t>
      </w:r>
      <w:r w:rsidR="626BFC3D">
        <w:t xml:space="preserve"> </w:t>
      </w:r>
      <w:r>
        <w:t>This framework should include clear definition of purpose f</w:t>
      </w:r>
      <w:r w:rsidR="5A9F5B01">
        <w:t>or</w:t>
      </w:r>
      <w:r>
        <w:t xml:space="preserve"> each element as well as how they interact with one another.</w:t>
      </w:r>
    </w:p>
    <w:p w14:paraId="21B3F645" w14:textId="5728C20C" w:rsidR="009B4878" w:rsidRPr="00506F64" w:rsidRDefault="009B4878" w:rsidP="00D62B83">
      <w:pPr>
        <w:pStyle w:val="ListParagraph"/>
        <w:numPr>
          <w:ilvl w:val="0"/>
          <w:numId w:val="23"/>
        </w:numPr>
      </w:pPr>
      <w:r>
        <w:t>Create a system for tracking and monitoring implementation of the U</w:t>
      </w:r>
      <w:r w:rsidR="00506F64">
        <w:t>.S.</w:t>
      </w:r>
      <w:r>
        <w:t xml:space="preserve"> Executive Branch policies, strategies, regulations, and performance measures. </w:t>
      </w:r>
      <w:r w:rsidR="045B7B50">
        <w:t xml:space="preserve"> </w:t>
      </w:r>
      <w:r>
        <w:t>This system should include a mechanism for collecting data on effectiveness f</w:t>
      </w:r>
      <w:r w:rsidR="74F0BBAF">
        <w:t>or</w:t>
      </w:r>
      <w:r>
        <w:t xml:space="preserve"> each element as well as a way to identify areas where improvement is </w:t>
      </w:r>
      <w:r w:rsidR="00EC49A5">
        <w:t>necessary</w:t>
      </w:r>
      <w:r>
        <w:t>.</w:t>
      </w:r>
    </w:p>
    <w:p w14:paraId="0FFB8744" w14:textId="299EE400" w:rsidR="009B4878" w:rsidRPr="00506F64" w:rsidRDefault="009B4878" w:rsidP="00D62B83">
      <w:pPr>
        <w:pStyle w:val="ListParagraph"/>
        <w:numPr>
          <w:ilvl w:val="0"/>
          <w:numId w:val="23"/>
        </w:numPr>
      </w:pPr>
      <w:r>
        <w:t>Develop a set of metrics for measuring success of U</w:t>
      </w:r>
      <w:r w:rsidR="00506F64">
        <w:t>.S.</w:t>
      </w:r>
      <w:r>
        <w:t xml:space="preserve"> Executive Branch policies, strategies, regulations, and performance measures. </w:t>
      </w:r>
      <w:r w:rsidR="4B1BF89C">
        <w:t xml:space="preserve"> </w:t>
      </w:r>
      <w:r>
        <w:t>These metrics should be tailored to specific goals of the U</w:t>
      </w:r>
      <w:r w:rsidR="00506F64">
        <w:t>.S.</w:t>
      </w:r>
      <w:r>
        <w:t xml:space="preserve"> Executive Branch and should be </w:t>
      </w:r>
      <w:r w:rsidR="0040051F">
        <w:t xml:space="preserve">updated </w:t>
      </w:r>
      <w:r>
        <w:t xml:space="preserve">regularly to reflect </w:t>
      </w:r>
      <w:r w:rsidR="0C486D34">
        <w:t xml:space="preserve">environmental </w:t>
      </w:r>
      <w:r>
        <w:t>changes.</w:t>
      </w:r>
    </w:p>
    <w:p w14:paraId="3F80F925" w14:textId="59A0D9C7" w:rsidR="009B4878" w:rsidRPr="00506F64" w:rsidRDefault="009B4878" w:rsidP="00D62B83">
      <w:pPr>
        <w:pStyle w:val="ListParagraph"/>
        <w:numPr>
          <w:ilvl w:val="0"/>
          <w:numId w:val="23"/>
        </w:numPr>
      </w:pPr>
      <w:r>
        <w:t>Establish a feedback loop between U</w:t>
      </w:r>
      <w:r w:rsidR="00506F64">
        <w:t>.S.</w:t>
      </w:r>
      <w:r>
        <w:t xml:space="preserve"> Executive Branch and stakeholders ensur</w:t>
      </w:r>
      <w:r w:rsidR="2C4D306F">
        <w:t xml:space="preserve">ing </w:t>
      </w:r>
      <w:r>
        <w:t xml:space="preserve">policies, strategies, regulations, and performance measures meet intended objectives. </w:t>
      </w:r>
      <w:r w:rsidR="767F8699">
        <w:t xml:space="preserve"> </w:t>
      </w:r>
      <w:r>
        <w:t>This feedback loop should include regular meetings between stakeholders and the U</w:t>
      </w:r>
      <w:r w:rsidR="00506F64">
        <w:t>.S.</w:t>
      </w:r>
      <w:r>
        <w:t xml:space="preserve"> Executive Branch to discuss progress and identify areas for improvement.</w:t>
      </w:r>
    </w:p>
    <w:p w14:paraId="3A6972A9" w14:textId="7C91284C" w:rsidR="00390D02" w:rsidRPr="00506F64" w:rsidRDefault="009B4878" w:rsidP="00D62B83">
      <w:pPr>
        <w:pStyle w:val="ListParagraph"/>
        <w:numPr>
          <w:ilvl w:val="0"/>
          <w:numId w:val="23"/>
        </w:numPr>
      </w:pPr>
      <w:r>
        <w:t>Develop a system for evaluating overall effectiveness of U</w:t>
      </w:r>
      <w:r w:rsidR="00506F64">
        <w:t>.S.</w:t>
      </w:r>
      <w:r>
        <w:t xml:space="preserve"> Executive Branch policies, strategies, regulations, and performance measures. </w:t>
      </w:r>
      <w:r w:rsidR="60738629">
        <w:t xml:space="preserve"> </w:t>
      </w:r>
      <w:r>
        <w:t xml:space="preserve">This system should include a comprehensive review of data collected from </w:t>
      </w:r>
      <w:r w:rsidR="411CFE3D">
        <w:t xml:space="preserve">a </w:t>
      </w:r>
      <w:r>
        <w:t xml:space="preserve">tracking and monitoring system as well as </w:t>
      </w:r>
      <w:r w:rsidR="3143CA43">
        <w:t xml:space="preserve">evaluation </w:t>
      </w:r>
      <w:r>
        <w:t xml:space="preserve">of </w:t>
      </w:r>
      <w:r w:rsidR="465212A3">
        <w:t>stakeholder</w:t>
      </w:r>
      <w:r>
        <w:t xml:space="preserve"> feedback.</w:t>
      </w:r>
    </w:p>
    <w:p w14:paraId="73143864" w14:textId="33A885E6" w:rsidR="00E73AE9" w:rsidRPr="00506F64" w:rsidRDefault="00E73AE9" w:rsidP="00821106">
      <w:pPr>
        <w:pStyle w:val="Heading2"/>
      </w:pPr>
      <w:bookmarkStart w:id="38" w:name="_Toc177628833"/>
      <w:bookmarkStart w:id="39" w:name="_Toc177722680"/>
      <w:bookmarkStart w:id="40" w:name="_Toc181163097"/>
      <w:bookmarkStart w:id="41" w:name="_Toc181338761"/>
      <w:bookmarkStart w:id="42" w:name="_Toc181998164"/>
      <w:bookmarkStart w:id="43" w:name="_Toc189238953"/>
      <w:r>
        <w:t xml:space="preserve">Who creates governance </w:t>
      </w:r>
      <w:r w:rsidR="00AA58FD">
        <w:t>sources</w:t>
      </w:r>
      <w:r w:rsidR="009350CA">
        <w:fldChar w:fldCharType="begin"/>
      </w:r>
      <w:r w:rsidR="009350CA">
        <w:instrText xml:space="preserve"> XE "</w:instrText>
      </w:r>
      <w:r w:rsidR="009350CA" w:rsidRPr="00DA2A8A">
        <w:instrText>governance sources</w:instrText>
      </w:r>
      <w:r w:rsidR="009350CA">
        <w:instrText xml:space="preserve">" </w:instrText>
      </w:r>
      <w:r w:rsidR="009350CA">
        <w:fldChar w:fldCharType="end"/>
      </w:r>
      <w:r w:rsidR="006770C6">
        <w:t xml:space="preserve"> indexed in 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w:t>
      </w:r>
      <w:bookmarkEnd w:id="38"/>
      <w:bookmarkEnd w:id="39"/>
      <w:bookmarkEnd w:id="40"/>
      <w:bookmarkEnd w:id="41"/>
      <w:bookmarkEnd w:id="42"/>
      <w:bookmarkEnd w:id="43"/>
    </w:p>
    <w:p w14:paraId="035CA0CF" w14:textId="6E469A61" w:rsidR="00805A5C" w:rsidRPr="00506F64" w:rsidRDefault="00805A5C" w:rsidP="00367085">
      <w:r w:rsidRPr="00506F64">
        <w:t xml:space="preserve">Governance </w:t>
      </w:r>
      <w:r w:rsidR="00AA58FD" w:rsidRPr="00506F64">
        <w:t>sources</w:t>
      </w:r>
      <w:r w:rsidRPr="00506F64">
        <w:t xml:space="preserve"> are created by </w:t>
      </w:r>
      <w:r w:rsidR="00BE7009" w:rsidRPr="00506F64">
        <w:t xml:space="preserve">executives, </w:t>
      </w:r>
      <w:r w:rsidRPr="00506F64">
        <w:t xml:space="preserve">lawmakers, policymakers, </w:t>
      </w:r>
      <w:r w:rsidR="007632EA" w:rsidRPr="00506F64">
        <w:t xml:space="preserve">regulatory bodies, </w:t>
      </w:r>
      <w:r w:rsidR="00B80B12" w:rsidRPr="00506F64">
        <w:t xml:space="preserve">strategic planners, performance </w:t>
      </w:r>
      <w:r w:rsidR="00CC01DB" w:rsidRPr="00506F64">
        <w:t xml:space="preserve">researchers, and anyone who creates </w:t>
      </w:r>
      <w:r w:rsidR="00D8091F" w:rsidRPr="00506F64">
        <w:t>content to support delivery of the scope of these sources.</w:t>
      </w:r>
    </w:p>
    <w:p w14:paraId="2BB9AD93" w14:textId="518D036B" w:rsidR="00E73AE9" w:rsidRPr="00506F64" w:rsidRDefault="00EF5A7B" w:rsidP="00821106">
      <w:pPr>
        <w:pStyle w:val="Heading2"/>
      </w:pPr>
      <w:bookmarkStart w:id="44" w:name="_Toc177628834"/>
      <w:bookmarkStart w:id="45" w:name="_Toc177722681"/>
      <w:bookmarkStart w:id="46" w:name="_Toc181163098"/>
      <w:bookmarkStart w:id="47" w:name="_Toc181338762"/>
      <w:bookmarkStart w:id="48" w:name="_Toc181998165"/>
      <w:bookmarkStart w:id="49" w:name="_Toc189238954"/>
      <w:r>
        <w:t>Who uses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E44472">
        <w:t xml:space="preserve"> and </w:t>
      </w:r>
      <w:r w:rsidR="007C6890">
        <w:t>what goals does IVN help them achieve</w:t>
      </w:r>
      <w:r w:rsidR="00E44472">
        <w:t>?</w:t>
      </w:r>
      <w:bookmarkEnd w:id="44"/>
      <w:bookmarkEnd w:id="45"/>
      <w:bookmarkEnd w:id="46"/>
      <w:bookmarkEnd w:id="47"/>
      <w:bookmarkEnd w:id="48"/>
      <w:bookmarkEnd w:id="49"/>
    </w:p>
    <w:p w14:paraId="5DC90D48" w14:textId="0B544C45" w:rsidR="005A450E" w:rsidRPr="00506F64" w:rsidRDefault="001B509B">
      <w:r>
        <w:t>Policymakers, planners</w:t>
      </w:r>
      <w:r w:rsidR="00D31A58">
        <w:t>,</w:t>
      </w:r>
      <w:r>
        <w:t xml:space="preserve"> and analysts </w:t>
      </w:r>
      <w:r w:rsidR="00EF5A7B">
        <w:t>use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EF5A7B">
        <w:t xml:space="preserve"> </w:t>
      </w:r>
      <w:r w:rsidR="00E602FF">
        <w:t xml:space="preserve">as a basis of evidence for products </w:t>
      </w:r>
      <w:r w:rsidR="00457CD0">
        <w:t>serv</w:t>
      </w:r>
      <w:r w:rsidR="25103915">
        <w:t>ing</w:t>
      </w:r>
      <w:r w:rsidR="00457CD0">
        <w:t xml:space="preserve"> a variety of strategic </w:t>
      </w:r>
      <w:r w:rsidR="00F63BE3">
        <w:t>goals</w:t>
      </w:r>
      <w:r w:rsidR="00E25BCE">
        <w:t>.</w:t>
      </w:r>
    </w:p>
    <w:p w14:paraId="050F5BBA" w14:textId="5ED5E6CF" w:rsidR="005A450E" w:rsidRPr="00506F64" w:rsidRDefault="005A450E" w:rsidP="00D62B83">
      <w:pPr>
        <w:numPr>
          <w:ilvl w:val="0"/>
          <w:numId w:val="22"/>
        </w:numPr>
      </w:pPr>
      <w:r>
        <w:t>Help responsible offices of policies, plans, measures, priorities</w:t>
      </w:r>
      <w:r w:rsidR="009A1EB7">
        <w:t>, and portfolios</w:t>
      </w:r>
      <w:r>
        <w:t xml:space="preserve"> identify and communicate their value to </w:t>
      </w:r>
      <w:r w:rsidR="001F581B">
        <w:t xml:space="preserve">and within </w:t>
      </w:r>
      <w:r>
        <w:t>Federal Governance Structure</w:t>
      </w:r>
      <w:r w:rsidR="007C6890">
        <w:t>.</w:t>
      </w:r>
    </w:p>
    <w:p w14:paraId="393E9682" w14:textId="2446E653" w:rsidR="005A450E" w:rsidRPr="00506F64" w:rsidRDefault="00723BC8" w:rsidP="00D62B83">
      <w:pPr>
        <w:numPr>
          <w:ilvl w:val="0"/>
          <w:numId w:val="22"/>
        </w:numPr>
      </w:pPr>
      <w:r>
        <w:t>Change policies, plans, measures, and priorities</w:t>
      </w:r>
      <w:r w:rsidR="00CD22C9">
        <w:t xml:space="preserve"> to i</w:t>
      </w:r>
      <w:r w:rsidR="005A450E">
        <w:t>ncrease value</w:t>
      </w:r>
      <w:r w:rsidR="007C6890">
        <w:t>.</w:t>
      </w:r>
    </w:p>
    <w:p w14:paraId="3120CBF3" w14:textId="1A663DDE" w:rsidR="005A450E" w:rsidRPr="00506F64" w:rsidRDefault="005A450E" w:rsidP="00D62B83">
      <w:pPr>
        <w:numPr>
          <w:ilvl w:val="0"/>
          <w:numId w:val="22"/>
        </w:numPr>
      </w:pPr>
      <w:r>
        <w:t>Advocate for change to laws, policies, plans, measures, and priorities increas</w:t>
      </w:r>
      <w:r w:rsidR="27B83598">
        <w:t>ing</w:t>
      </w:r>
      <w:r>
        <w:t xml:space="preserve"> capability of the Federal Governance Structure to receive value</w:t>
      </w:r>
      <w:r w:rsidR="007C6890">
        <w:t>.</w:t>
      </w:r>
    </w:p>
    <w:p w14:paraId="276DEE95" w14:textId="4F0C62BD" w:rsidR="00197D91" w:rsidRPr="00506F64" w:rsidRDefault="00197D91" w:rsidP="00D62B83">
      <w:pPr>
        <w:numPr>
          <w:ilvl w:val="0"/>
          <w:numId w:val="22"/>
        </w:numPr>
      </w:pPr>
      <w:r w:rsidRPr="00506F64">
        <w:t>Produce</w:t>
      </w:r>
      <w:r w:rsidR="00AC115E" w:rsidRPr="00506F64">
        <w:t xml:space="preserve"> </w:t>
      </w:r>
      <w:r w:rsidR="00716F11" w:rsidRPr="00506F64">
        <w:t>maps (networks)</w:t>
      </w:r>
      <w:r w:rsidR="00710B9B" w:rsidRPr="00506F64">
        <w:t xml:space="preserve"> of initiatives, offices, programs, and outcomes that </w:t>
      </w:r>
      <w:r w:rsidR="00BE0BD4" w:rsidRPr="00506F64">
        <w:t xml:space="preserve">are logical </w:t>
      </w:r>
      <w:r w:rsidR="002068B7" w:rsidRPr="00506F64">
        <w:t>and data-driven models of portfolios</w:t>
      </w:r>
      <w:r w:rsidR="0019503F" w:rsidRPr="00506F64">
        <w:t>.</w:t>
      </w:r>
    </w:p>
    <w:p w14:paraId="35794F94" w14:textId="1D01DDD6" w:rsidR="000530ED" w:rsidRDefault="000530ED" w:rsidP="00D62B83">
      <w:pPr>
        <w:numPr>
          <w:ilvl w:val="0"/>
          <w:numId w:val="22"/>
        </w:numPr>
      </w:pPr>
      <w:r>
        <w:t>Convert unstructured data into structured</w:t>
      </w:r>
      <w:r w:rsidR="00E97B5F">
        <w:t xml:space="preserve"> decision-quali</w:t>
      </w:r>
      <w:r w:rsidR="003F47AA">
        <w:t>ty information</w:t>
      </w:r>
      <w:r w:rsidR="00477D1D">
        <w:t xml:space="preserve"> </w:t>
      </w:r>
      <w:r w:rsidR="2A06D2E9">
        <w:t>therefore</w:t>
      </w:r>
      <w:r w:rsidR="00477D1D">
        <w:t xml:space="preserve"> </w:t>
      </w:r>
      <w:r w:rsidR="0011612A">
        <w:t>becom</w:t>
      </w:r>
      <w:r w:rsidR="746641BC">
        <w:t xml:space="preserve">ing </w:t>
      </w:r>
      <w:r w:rsidR="00477D1D">
        <w:t>enterprise knowledge</w:t>
      </w:r>
      <w:r w:rsidR="00457CD0">
        <w:t>.</w:t>
      </w:r>
    </w:p>
    <w:p w14:paraId="655640E1" w14:textId="2AB4440F" w:rsidR="004A44C0" w:rsidRPr="00506F64" w:rsidRDefault="0036130E" w:rsidP="00D513F6">
      <w:pPr>
        <w:pStyle w:val="Heading2"/>
      </w:pPr>
      <w:bookmarkStart w:id="50" w:name="_Toc177628835"/>
      <w:bookmarkStart w:id="51" w:name="_Toc177722682"/>
      <w:bookmarkStart w:id="52" w:name="_Toc181163099"/>
      <w:bookmarkStart w:id="53" w:name="_Toc181338763"/>
      <w:bookmarkStart w:id="54" w:name="_Toc181998166"/>
      <w:bookmarkStart w:id="55" w:name="_Toc189238955"/>
      <w:r w:rsidRPr="0036130E">
        <w:t>What are the risks that 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36130E">
        <w:t xml:space="preserve"> would help you mitigate?</w:t>
      </w:r>
      <w:bookmarkEnd w:id="50"/>
      <w:bookmarkEnd w:id="51"/>
      <w:bookmarkEnd w:id="52"/>
      <w:bookmarkEnd w:id="53"/>
      <w:bookmarkEnd w:id="54"/>
      <w:bookmarkEnd w:id="55"/>
    </w:p>
    <w:p w14:paraId="677413EC" w14:textId="66B894CC" w:rsidR="004A44C0" w:rsidRPr="00506F64" w:rsidRDefault="00443BDC" w:rsidP="00D513F6">
      <w:r>
        <w:t>Risks mitigated by an IVN include:</w:t>
      </w:r>
      <w:r w:rsidR="005432DC">
        <w:t xml:space="preserve"> duplication and/or replication of efforts</w:t>
      </w:r>
      <w:r w:rsidR="007A1FA2">
        <w:t>, or contradicting efforts</w:t>
      </w:r>
      <w:r w:rsidR="00FB5692">
        <w:t xml:space="preserve">; failure to communicate the effectiveness and efficiency of an organization; handicapping </w:t>
      </w:r>
      <w:r w:rsidR="000245E9">
        <w:t>quick response times.</w:t>
      </w:r>
    </w:p>
    <w:p w14:paraId="57ED6478" w14:textId="07A4EDA3" w:rsidR="004A44C0" w:rsidRPr="00506F64" w:rsidRDefault="0036130E" w:rsidP="00D513F6">
      <w:pPr>
        <w:pStyle w:val="Heading2"/>
      </w:pPr>
      <w:bookmarkStart w:id="56" w:name="_Toc177628836"/>
      <w:bookmarkStart w:id="57" w:name="_Toc177722683"/>
      <w:bookmarkStart w:id="58" w:name="_Toc181163100"/>
      <w:bookmarkStart w:id="59" w:name="_Toc181338764"/>
      <w:bookmarkStart w:id="60" w:name="_Toc181998167"/>
      <w:bookmarkStart w:id="61" w:name="_Toc189238956"/>
      <w:r w:rsidRPr="0036130E">
        <w:t>What are the currently missed opportunities that 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36130E">
        <w:t xml:space="preserve"> would help you </w:t>
      </w:r>
      <w:r>
        <w:t xml:space="preserve">recognize and </w:t>
      </w:r>
      <w:r w:rsidRPr="0036130E">
        <w:t>leverage</w:t>
      </w:r>
      <w:r w:rsidR="004A44C0">
        <w:t>?</w:t>
      </w:r>
      <w:bookmarkEnd w:id="56"/>
      <w:bookmarkEnd w:id="57"/>
      <w:bookmarkEnd w:id="58"/>
      <w:bookmarkEnd w:id="59"/>
      <w:bookmarkEnd w:id="60"/>
      <w:bookmarkEnd w:id="61"/>
    </w:p>
    <w:p w14:paraId="71C19202" w14:textId="2D6B4F96" w:rsidR="004A44C0" w:rsidRPr="00506F64" w:rsidRDefault="003E3840" w:rsidP="00D513F6">
      <w:r w:rsidRPr="003E3840">
        <w:t>Budget and staffing requests based on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3E3840">
        <w:t xml:space="preserve"> data have a broader alignment to requirements across multiple levels of government. Clients report that most alignments we find from their program to the laws and regs they serve were unknown to the client. When you have the IVN catalog of the laws and regulations your program serves, you have a stronger justification for your budget, authorities and staff. L</w:t>
      </w:r>
      <w:r>
        <w:t>i</w:t>
      </w:r>
      <w:r w:rsidRPr="003E3840">
        <w:t xml:space="preserve">sting all the programs that serve a regulation or law allows you to measure the overall cost of compliance, and estimate the savings from legislative relief. </w:t>
      </w:r>
    </w:p>
    <w:p w14:paraId="22D5761F" w14:textId="66F463BF" w:rsidR="005A3492" w:rsidRPr="00506F64" w:rsidRDefault="005A3492" w:rsidP="00821106">
      <w:pPr>
        <w:pStyle w:val="Heading2"/>
      </w:pPr>
      <w:bookmarkStart w:id="62" w:name="_Toc177628837"/>
      <w:bookmarkStart w:id="63" w:name="_Toc177722684"/>
      <w:bookmarkStart w:id="64" w:name="_Toc181163101"/>
      <w:bookmarkStart w:id="65" w:name="_Toc181338765"/>
      <w:bookmarkStart w:id="66" w:name="_Toc181998168"/>
      <w:bookmarkStart w:id="67" w:name="_Toc189238957"/>
      <w:r>
        <w:t>What products do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users </w:t>
      </w:r>
      <w:r w:rsidR="00A7019F">
        <w:t>create based on IVN data?</w:t>
      </w:r>
      <w:bookmarkEnd w:id="62"/>
      <w:bookmarkEnd w:id="63"/>
      <w:bookmarkEnd w:id="64"/>
      <w:bookmarkEnd w:id="65"/>
      <w:bookmarkEnd w:id="66"/>
      <w:bookmarkEnd w:id="67"/>
    </w:p>
    <w:p w14:paraId="31196503" w14:textId="7DC7203F" w:rsidR="00F11688" w:rsidRPr="00506F64" w:rsidRDefault="000E2167" w:rsidP="005A450E">
      <w:r>
        <w:t>People use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 to make derivative products</w:t>
      </w:r>
      <w:r w:rsidR="00F56635">
        <w:t xml:space="preserve"> serv</w:t>
      </w:r>
      <w:r w:rsidR="2E8D94A6">
        <w:t>ing</w:t>
      </w:r>
      <w:r w:rsidR="00F56635">
        <w:t xml:space="preserve"> as a basis of </w:t>
      </w:r>
      <w:r w:rsidR="002F354F">
        <w:t xml:space="preserve">evidence for reporting and improving </w:t>
      </w:r>
      <w:r w:rsidR="505D9681">
        <w:t xml:space="preserve">value </w:t>
      </w:r>
      <w:r w:rsidR="002F354F">
        <w:t xml:space="preserve">delivery </w:t>
      </w:r>
      <w:r w:rsidR="00F11688">
        <w:t>across the Federal Governance Structure</w:t>
      </w:r>
      <w:r w:rsidR="00F56635">
        <w:t>.</w:t>
      </w:r>
    </w:p>
    <w:p w14:paraId="523CF122" w14:textId="6DFC8623" w:rsidR="005A450E" w:rsidRPr="00506F64" w:rsidRDefault="00457CD0" w:rsidP="005A450E">
      <w:r>
        <w:t>T</w:t>
      </w:r>
      <w:r w:rsidR="005A450E">
        <w:t xml:space="preserve">he Department of Veterans Affairs (VA) built a prototype data model to link its governance documents that deliver and receive business value to each other like the President’s Management Agenda, Strategic Plan, Agency Priority Goals, VA Secretary’s Priorities, Department policies, and performance measures. </w:t>
      </w:r>
      <w:r w:rsidR="4E4F579F">
        <w:t xml:space="preserve"> </w:t>
      </w:r>
      <w:r w:rsidR="005A450E">
        <w:t>After VA started populating the model, the IV</w:t>
      </w:r>
      <w:r w:rsidR="00C01AE5">
        <w:t>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5A450E">
        <w:t xml:space="preserve"> team helped VA offices update their strategic communication documents using IVN data on value linkages to and from their documents.</w:t>
      </w:r>
    </w:p>
    <w:p w14:paraId="06FB869D" w14:textId="22AE154B" w:rsidR="005A450E" w:rsidRPr="00506F64" w:rsidRDefault="005A450E" w:rsidP="005A450E">
      <w:r>
        <w:t>VA subsequently discovered that a set of laws</w:t>
      </w:r>
      <w:r w:rsidR="7C38DA78">
        <w:t>,</w:t>
      </w:r>
      <w:r>
        <w:t xml:space="preserve"> (GPRA, G</w:t>
      </w:r>
      <w:r w:rsidR="00506F64">
        <w:t>overnment Performance and Results Act Modernization Act (GPRAMA)</w:t>
      </w:r>
      <w:r w:rsidRPr="61C9E335">
        <w:rPr>
          <w:highlight w:val="yellow"/>
        </w:rPr>
        <w:t>,</w:t>
      </w:r>
      <w:r>
        <w:t xml:space="preserve"> Evidence Act) and OMB policies (A-11, A-123, </w:t>
      </w:r>
      <w:r w:rsidR="6989496E">
        <w:t xml:space="preserve">and </w:t>
      </w:r>
      <w:r>
        <w:t xml:space="preserve">M-19-23), when viewed together generate a specific network of mandated documents with specific mandated linkages mentioned in OMB A-123 as Federal Governance Structure. </w:t>
      </w:r>
      <w:r w:rsidR="0711D88F">
        <w:t xml:space="preserve"> </w:t>
      </w:r>
      <w:r>
        <w:t xml:space="preserve">This Structure became the network </w:t>
      </w:r>
      <w:r w:rsidR="0D7F8E08">
        <w:t>d</w:t>
      </w:r>
      <w:r>
        <w:t>efin</w:t>
      </w:r>
      <w:r w:rsidR="6DA3A6E0">
        <w:t>ing</w:t>
      </w:r>
      <w:r>
        <w:t xml:space="preserve"> what documents to add to the database and how to link them. </w:t>
      </w:r>
      <w:r w:rsidR="24683ED2">
        <w:t xml:space="preserve"> </w:t>
      </w:r>
      <w:r>
        <w:t>We now refer to networks generated by the model as I</w:t>
      </w:r>
      <w:r w:rsidR="00506F64">
        <w:t>VNs</w:t>
      </w:r>
      <w:r>
        <w:t>.</w:t>
      </w:r>
    </w:p>
    <w:p w14:paraId="7A67DFAB" w14:textId="1FF4C8C3" w:rsidR="005A450E" w:rsidRPr="00506F64" w:rsidRDefault="005A450E" w:rsidP="005A450E">
      <w:r>
        <w:t>FAA developed and used a pilot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to support strategic communications and web project initiatives. The database is consulted to support corporate strategic communications efforts</w:t>
      </w:r>
      <w:r w:rsidR="2E94C504">
        <w:t xml:space="preserve"> (</w:t>
      </w:r>
      <w:r>
        <w:t>e.g., communications campaigns</w:t>
      </w:r>
      <w:r w:rsidR="42837182">
        <w:t>)</w:t>
      </w:r>
      <w:r>
        <w:t xml:space="preserve"> and web</w:t>
      </w:r>
      <w:r w:rsidR="00A71590">
        <w:t>site</w:t>
      </w:r>
      <w:r>
        <w:t xml:space="preserve"> initiatives support</w:t>
      </w:r>
      <w:r w:rsidR="738B8336">
        <w:t>ing</w:t>
      </w:r>
      <w:r>
        <w:t xml:space="preserve"> communications to foster collaboration across office lines of business and support</w:t>
      </w:r>
      <w:r w:rsidR="1C69661C">
        <w:t>ing ability to</w:t>
      </w:r>
      <w:r>
        <w:t xml:space="preserve"> meet individual office business plans goals and performance measures.</w:t>
      </w:r>
    </w:p>
    <w:p w14:paraId="7DFC8A85" w14:textId="28EE7DB9" w:rsidR="005A450E" w:rsidRPr="00506F64" w:rsidRDefault="005A450E" w:rsidP="005A450E">
      <w:r>
        <w:t>GSA’s performance.gov team reviewed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to inform how to enter, report</w:t>
      </w:r>
      <w:r w:rsidR="42541F11">
        <w:t>,</w:t>
      </w:r>
      <w:r>
        <w:t xml:space="preserve"> and track performance measures. </w:t>
      </w:r>
      <w:r w:rsidR="7C55D975">
        <w:t xml:space="preserve"> </w:t>
      </w:r>
      <w:r>
        <w:t xml:space="preserve">The IVN influenced use of Touchpoints to support data entry of Agency Priority Goals (APGs) - </w:t>
      </w:r>
      <w:hyperlink r:id="rId20">
        <w:r w:rsidRPr="61C9E335">
          <w:rPr>
            <w:rStyle w:val="Hyperlink"/>
          </w:rPr>
          <w:t>https://github.com/GSA/EDX/blob/main/processes/data-</w:t>
        </w:r>
      </w:hyperlink>
      <w:hyperlink r:id="rId21">
        <w:r w:rsidRPr="61C9E335">
          <w:rPr>
            <w:rStyle w:val="Hyperlink"/>
          </w:rPr>
          <w:t>collections.md</w:t>
        </w:r>
      </w:hyperlink>
      <w:r>
        <w:t xml:space="preserve"> - and link APGs through </w:t>
      </w:r>
      <w:r w:rsidR="00506F64">
        <w:t>A</w:t>
      </w:r>
      <w:r>
        <w:t xml:space="preserve">gency Strategic Plans to metrics for traceability and to inform </w:t>
      </w:r>
      <w:r w:rsidR="356A2412">
        <w:t xml:space="preserve">a </w:t>
      </w:r>
      <w:r>
        <w:t>design f</w:t>
      </w:r>
      <w:r w:rsidR="3A0A35EE">
        <w:t>or</w:t>
      </w:r>
      <w:r>
        <w:t xml:space="preserve"> their dashboard reporting system.</w:t>
      </w:r>
    </w:p>
    <w:p w14:paraId="6CF8CA98" w14:textId="5A9B86A9" w:rsidR="00367085" w:rsidRPr="00506F64" w:rsidRDefault="00793EA9" w:rsidP="00367085">
      <w:r>
        <w:t>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w:t>
      </w:r>
      <w:r w:rsidR="00367085">
        <w:t xml:space="preserve">provides a </w:t>
      </w:r>
      <w:r>
        <w:t xml:space="preserve">knowledge base to </w:t>
      </w:r>
      <w:r w:rsidR="00367085">
        <w:t xml:space="preserve">ask and answer questions related to alignment </w:t>
      </w:r>
      <w:r w:rsidR="00E946C7">
        <w:t>of governance documents across organizations</w:t>
      </w:r>
      <w:r w:rsidR="00B30BD3">
        <w:t xml:space="preserve"> and sources</w:t>
      </w:r>
      <w:r w:rsidR="00367085">
        <w:t>.</w:t>
      </w:r>
    </w:p>
    <w:p w14:paraId="1F81236E" w14:textId="72BFC11F" w:rsidR="00367085" w:rsidRPr="00506F64" w:rsidRDefault="009E2C02" w:rsidP="00367085">
      <w:r>
        <w:t xml:space="preserve">The </w:t>
      </w:r>
      <w:r w:rsidR="00CE5172">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367085">
        <w:t xml:space="preserve"> </w:t>
      </w:r>
      <w:r w:rsidR="00BA7C0A">
        <w:t xml:space="preserve">shows </w:t>
      </w:r>
      <w:r w:rsidR="00CD604E">
        <w:t xml:space="preserve">how </w:t>
      </w:r>
      <w:r w:rsidR="00155723">
        <w:t xml:space="preserve">governance documents </w:t>
      </w:r>
      <w:r w:rsidR="00BA7C0A">
        <w:t xml:space="preserve">derive authority from </w:t>
      </w:r>
      <w:r w:rsidR="008B24C8">
        <w:t xml:space="preserve">orders, </w:t>
      </w:r>
      <w:r w:rsidR="008E372F">
        <w:t>regulation</w:t>
      </w:r>
      <w:r w:rsidR="7C400AD6">
        <w:t>,</w:t>
      </w:r>
      <w:r w:rsidR="008E372F">
        <w:t xml:space="preserve"> and law</w:t>
      </w:r>
      <w:r>
        <w:t xml:space="preserve">. </w:t>
      </w:r>
      <w:r w:rsidR="0539224B">
        <w:t xml:space="preserve"> </w:t>
      </w:r>
      <w:r>
        <w:t>This provides a visual</w:t>
      </w:r>
      <w:r w:rsidR="008B24C8">
        <w:t xml:space="preserve"> basis of evidence for </w:t>
      </w:r>
      <w:r w:rsidR="00AA6B59">
        <w:t>policymaking</w:t>
      </w:r>
      <w:r w:rsidR="008B24C8">
        <w:t xml:space="preserve"> in accordance with </w:t>
      </w:r>
      <w:r w:rsidR="00BF40DF">
        <w:t>Foundations for Evidence-Based Policymaking Act of 2018 (Public Law No: 115-435)</w:t>
      </w:r>
      <w:r w:rsidR="00367085">
        <w:t>.</w:t>
      </w:r>
    </w:p>
    <w:p w14:paraId="3838F054" w14:textId="3DFE6C36" w:rsidR="00367085" w:rsidRPr="00506F64" w:rsidRDefault="00052D26" w:rsidP="00367085">
      <w:r>
        <w:t xml:space="preserve">The </w:t>
      </w:r>
      <w:r w:rsidR="00367085">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367085">
        <w:t xml:space="preserve"> </w:t>
      </w:r>
      <w:r w:rsidR="008B24C8">
        <w:t xml:space="preserve">depicts </w:t>
      </w:r>
      <w:r w:rsidR="005A432A">
        <w:t xml:space="preserve">program organizations </w:t>
      </w:r>
      <w:r w:rsidR="009931F3">
        <w:t>as a sub</w:t>
      </w:r>
      <w:r w:rsidR="00367085">
        <w:t xml:space="preserve">network </w:t>
      </w:r>
      <w:r w:rsidR="009931F3">
        <w:t xml:space="preserve">of value they provide to </w:t>
      </w:r>
      <w:r w:rsidR="347E59A4">
        <w:t>an</w:t>
      </w:r>
      <w:r w:rsidR="009931F3">
        <w:t xml:space="preserve"> </w:t>
      </w:r>
      <w:r>
        <w:t xml:space="preserve">overall </w:t>
      </w:r>
      <w:r w:rsidR="009931F3">
        <w:t>organization and external stakeholders</w:t>
      </w:r>
      <w:r w:rsidR="00367085">
        <w:t xml:space="preserve">. </w:t>
      </w:r>
      <w:r w:rsidR="5F43073D">
        <w:t xml:space="preserve"> </w:t>
      </w:r>
      <w:r w:rsidR="003F2163">
        <w:t xml:space="preserve">This mapping of “territory of </w:t>
      </w:r>
      <w:r w:rsidR="00367085">
        <w:t>value</w:t>
      </w:r>
      <w:r w:rsidR="003F2163">
        <w:t>”</w:t>
      </w:r>
      <w:r w:rsidR="00367085">
        <w:t xml:space="preserve"> clarifies how to communicate value created by the organization, </w:t>
      </w:r>
      <w:r w:rsidR="003F2163">
        <w:t xml:space="preserve">where to </w:t>
      </w:r>
      <w:r w:rsidR="0038228D">
        <w:t xml:space="preserve">change priorities in the enterprise to increase value, and </w:t>
      </w:r>
      <w:r w:rsidR="00367085">
        <w:t xml:space="preserve">how to </w:t>
      </w:r>
      <w:r w:rsidR="00893079">
        <w:t xml:space="preserve">restructure </w:t>
      </w:r>
      <w:r w:rsidR="6A837498">
        <w:t>an</w:t>
      </w:r>
      <w:r w:rsidR="00893079">
        <w:t xml:space="preserve"> organization mindful of systemic effects f</w:t>
      </w:r>
      <w:r w:rsidR="5194B749">
        <w:t>rom</w:t>
      </w:r>
      <w:r w:rsidR="00893079">
        <w:t xml:space="preserve"> those changes</w:t>
      </w:r>
      <w:r w:rsidR="00367085">
        <w:t>.</w:t>
      </w:r>
    </w:p>
    <w:p w14:paraId="7B689749" w14:textId="013DF53C" w:rsidR="00367085" w:rsidRPr="00506F64" w:rsidRDefault="00367085" w:rsidP="2CD7C5F4">
      <w:pPr>
        <w:pStyle w:val="Heading2"/>
        <w:rPr>
          <w:b w:val="0"/>
          <w:bCs w:val="0"/>
          <w:i w:val="0"/>
          <w:iCs w:val="0"/>
        </w:rPr>
      </w:pPr>
      <w:bookmarkStart w:id="68" w:name="_Toc119568542"/>
      <w:bookmarkStart w:id="69" w:name="_Toc177628838"/>
      <w:bookmarkStart w:id="70" w:name="_Toc177722685"/>
      <w:bookmarkStart w:id="71" w:name="_Toc181163102"/>
      <w:bookmarkStart w:id="72" w:name="_Toc181338766"/>
      <w:bookmarkStart w:id="73" w:name="_Toc181998169"/>
      <w:bookmarkStart w:id="74" w:name="_Toc189238958"/>
      <w:r>
        <w:t>Federal Governance Structure</w:t>
      </w:r>
      <w:bookmarkEnd w:id="68"/>
      <w:r w:rsidR="00FC3DF2">
        <w:fldChar w:fldCharType="begin"/>
      </w:r>
      <w:r w:rsidR="00FC3DF2">
        <w:instrText xml:space="preserve"> XE "</w:instrText>
      </w:r>
      <w:r w:rsidR="00FC3DF2" w:rsidRPr="00DA2A8A">
        <w:instrText>Federal Governance Structure</w:instrText>
      </w:r>
      <w:r w:rsidR="00FC3DF2">
        <w:instrText xml:space="preserve">" </w:instrText>
      </w:r>
      <w:r w:rsidR="00FC3DF2">
        <w:fldChar w:fldCharType="end"/>
      </w:r>
      <w:r w:rsidR="008474E9">
        <w:t xml:space="preserve"> (FGS)</w:t>
      </w:r>
      <w:bookmarkEnd w:id="69"/>
      <w:bookmarkEnd w:id="70"/>
      <w:bookmarkEnd w:id="71"/>
      <w:bookmarkEnd w:id="72"/>
      <w:bookmarkEnd w:id="73"/>
      <w:bookmarkEnd w:id="74"/>
    </w:p>
    <w:p w14:paraId="7680C460" w14:textId="393D71B1" w:rsidR="00367085" w:rsidRPr="00506F64" w:rsidRDefault="00367085" w:rsidP="00367085">
      <w:r w:rsidRPr="00506F64">
        <w:t>From OMB A-123, Management's Responsibility for Enterprise Risk Management and Internal Control: “Federal leaders and managers are responsible for…a governance structure defined through…sources, including laws</w:t>
      </w:r>
      <w:r w:rsidR="0007399A" w:rsidRPr="00506F64">
        <w:t>…. Executive</w:t>
      </w:r>
      <w:r w:rsidRPr="00506F64">
        <w:t xml:space="preserve"> directives and Agency policies.”</w:t>
      </w:r>
    </w:p>
    <w:p w14:paraId="44FA96A1" w14:textId="75FF4423" w:rsidR="00367085" w:rsidRPr="00506F64" w:rsidRDefault="3B9EDC1F" w:rsidP="00367085">
      <w:r>
        <w:t>S</w:t>
      </w:r>
      <w:r w:rsidR="00367085">
        <w:t>ource documents direct</w:t>
      </w:r>
      <w:r w:rsidR="38D0BE8D">
        <w:t>ing</w:t>
      </w:r>
      <w:r w:rsidR="00367085">
        <w:t xml:space="preserve"> </w:t>
      </w:r>
      <w:r w:rsidR="411CD680">
        <w:t xml:space="preserve">U.S. Executive branch </w:t>
      </w:r>
      <w:r w:rsidR="00367085">
        <w:t xml:space="preserve">governance </w:t>
      </w:r>
      <w:r w:rsidR="00262593">
        <w:t>are</w:t>
      </w:r>
      <w:r w:rsidR="00367085">
        <w:t xml:space="preserve"> a complex network of laws, regulations, goals, policies</w:t>
      </w:r>
      <w:r w:rsidR="00ED03C7">
        <w:t>,</w:t>
      </w:r>
      <w:r w:rsidR="00367085">
        <w:t xml:space="preserve"> and performance measures. </w:t>
      </w:r>
      <w:r w:rsidR="68703B36">
        <w:t xml:space="preserve"> </w:t>
      </w:r>
      <w:r w:rsidR="00367085">
        <w:t>The</w:t>
      </w:r>
      <w:r w:rsidR="00AD5EC4">
        <w:t>y</w:t>
      </w:r>
      <w:r w:rsidR="00367085">
        <w:t xml:space="preserve"> link to each other in various ways; sometimes as sets of governance inform</w:t>
      </w:r>
      <w:r w:rsidR="0CDDE8E3">
        <w:t>ing</w:t>
      </w:r>
      <w:r w:rsidR="00367085">
        <w:t xml:space="preserve"> a particular program, sometimes as authorities to operate a program, and some relationships are linked by Executive Branch direction or </w:t>
      </w:r>
      <w:r w:rsidR="00506F64">
        <w:t>P</w:t>
      </w:r>
      <w:r w:rsidR="00367085">
        <w:t xml:space="preserve">ublic </w:t>
      </w:r>
      <w:r w:rsidR="00506F64">
        <w:t>L</w:t>
      </w:r>
      <w:r w:rsidR="00367085">
        <w:t>aw.</w:t>
      </w:r>
    </w:p>
    <w:p w14:paraId="5C716CC9" w14:textId="77777777" w:rsidR="00367085" w:rsidRPr="00506F64" w:rsidRDefault="00367085" w:rsidP="00367085">
      <w:r w:rsidRPr="00506F64">
        <w:t>Some of these mandated linkages include:</w:t>
      </w:r>
    </w:p>
    <w:p w14:paraId="0667541C" w14:textId="4FECA454" w:rsidR="00367085" w:rsidRPr="00506F64" w:rsidRDefault="00367085" w:rsidP="006639A7">
      <w:pPr>
        <w:numPr>
          <w:ilvl w:val="0"/>
          <w:numId w:val="20"/>
        </w:numPr>
      </w:pPr>
      <w:r>
        <w:t>President’s Management Agenda to A</w:t>
      </w:r>
      <w:r w:rsidR="00506F64">
        <w:t>PGs</w:t>
      </w:r>
      <w:r>
        <w:t xml:space="preserve">, </w:t>
      </w:r>
      <w:r w:rsidR="00513E32">
        <w:t>Agency</w:t>
      </w:r>
      <w:r>
        <w:t xml:space="preserve"> Performance Measures</w:t>
      </w:r>
      <w:r w:rsidR="0A90BA63">
        <w:t>,</w:t>
      </w:r>
      <w:r>
        <w:t xml:space="preserve"> and Executive Orders</w:t>
      </w:r>
    </w:p>
    <w:p w14:paraId="451257AA" w14:textId="05680450" w:rsidR="00367085" w:rsidRPr="00506F64" w:rsidRDefault="00367085" w:rsidP="006639A7">
      <w:pPr>
        <w:numPr>
          <w:ilvl w:val="0"/>
          <w:numId w:val="20"/>
        </w:numPr>
      </w:pPr>
      <w:r>
        <w:t xml:space="preserve">Agency Strategic Plans to President’s Management Agenda, </w:t>
      </w:r>
      <w:r w:rsidR="0002114F">
        <w:t>Agency</w:t>
      </w:r>
      <w:r>
        <w:t xml:space="preserve"> Performance Measures, Agency Learning Agenda, Agency Risk Register, and Agency Priority Goals</w:t>
      </w:r>
    </w:p>
    <w:p w14:paraId="6BB9F603" w14:textId="186F2AC7" w:rsidR="00367085" w:rsidRPr="00506F64" w:rsidRDefault="00367085" w:rsidP="006639A7">
      <w:pPr>
        <w:numPr>
          <w:ilvl w:val="0"/>
          <w:numId w:val="20"/>
        </w:numPr>
      </w:pPr>
      <w:r w:rsidRPr="00506F64">
        <w:t xml:space="preserve">Evidence Act Capacity Assessment to </w:t>
      </w:r>
      <w:r w:rsidR="0002114F" w:rsidRPr="00506F64">
        <w:t>Agency’s</w:t>
      </w:r>
      <w:r w:rsidRPr="00506F64">
        <w:t xml:space="preserve"> Budget Submission and Learning Agenda</w:t>
      </w:r>
    </w:p>
    <w:p w14:paraId="581FC873" w14:textId="133C342C" w:rsidR="00367085" w:rsidRPr="00506F64" w:rsidRDefault="00367085" w:rsidP="006639A7">
      <w:pPr>
        <w:numPr>
          <w:ilvl w:val="0"/>
          <w:numId w:val="20"/>
        </w:numPr>
      </w:pPr>
      <w:r w:rsidRPr="00506F64">
        <w:t>Performance Measures to Agency Business Operations and A</w:t>
      </w:r>
      <w:r w:rsidR="00506F64">
        <w:t>PGs</w:t>
      </w:r>
    </w:p>
    <w:p w14:paraId="5659CB41" w14:textId="374DDF99" w:rsidR="00367085" w:rsidRPr="00506F64" w:rsidRDefault="00367085" w:rsidP="006639A7">
      <w:pPr>
        <w:numPr>
          <w:ilvl w:val="0"/>
          <w:numId w:val="20"/>
        </w:numPr>
      </w:pPr>
      <w:r w:rsidRPr="00506F64">
        <w:t>Agency Policies to U</w:t>
      </w:r>
      <w:r w:rsidR="00506F64" w:rsidRPr="00506F64">
        <w:t>.S.</w:t>
      </w:r>
      <w:r w:rsidRPr="00506F64">
        <w:t xml:space="preserve"> Code and Responsible Offices</w:t>
      </w:r>
    </w:p>
    <w:p w14:paraId="4DD75088" w14:textId="5F415ADE" w:rsidR="00367085" w:rsidRPr="00506F64" w:rsidRDefault="00367085" w:rsidP="00367085">
      <w:r>
        <w:t>When these linkages are represented as a network a structure emerges.</w:t>
      </w:r>
    </w:p>
    <w:p w14:paraId="64001B91" w14:textId="5D95E051" w:rsidR="0002114F" w:rsidRPr="00506F64" w:rsidRDefault="0016777C" w:rsidP="0016777C">
      <w:pPr>
        <w:jc w:val="center"/>
      </w:pPr>
      <w:r w:rsidRPr="00506F64">
        <w:object w:dxaOrig="14491" w:dyaOrig="13262" w14:anchorId="4B46738C">
          <v:shape id="_x0000_i1027" type="#_x0000_t75" style="width:539.65pt;height:494pt" o:ole="">
            <v:imagedata r:id="rId22" o:title=""/>
          </v:shape>
          <o:OLEObject Type="Embed" ProgID="Visio.Drawing.15" ShapeID="_x0000_i1027" DrawAspect="Content" ObjectID="_1813736634" r:id="rId23"/>
        </w:object>
      </w:r>
    </w:p>
    <w:p w14:paraId="58395C07" w14:textId="7FFEEC41" w:rsidR="00367085" w:rsidRPr="00506F64" w:rsidRDefault="00367085" w:rsidP="0243B56A">
      <w:pPr>
        <w:jc w:val="center"/>
        <w:rPr>
          <w:i/>
          <w:iCs/>
        </w:rPr>
      </w:pPr>
      <w:bookmarkStart w:id="75" w:name="_Toc181338873"/>
      <w:bookmarkStart w:id="76" w:name="_Toc181998277"/>
      <w:bookmarkStart w:id="77" w:name="_Toc199324625"/>
      <w:r w:rsidRPr="0243B56A">
        <w:rPr>
          <w:i/>
          <w:iCs/>
        </w:rPr>
        <w:t xml:space="preserve">Figure </w:t>
      </w:r>
      <w:r>
        <w:rPr>
          <w:i/>
          <w:iCs/>
        </w:rPr>
        <w:fldChar w:fldCharType="begin"/>
      </w:r>
      <w:r w:rsidRPr="0243B56A">
        <w:rPr>
          <w:i/>
          <w:iCs/>
        </w:rPr>
        <w:instrText>SEQ Figure \* ARABIC</w:instrText>
      </w:r>
      <w:r>
        <w:rPr>
          <w:i/>
          <w:iCs/>
        </w:rPr>
        <w:fldChar w:fldCharType="separate"/>
      </w:r>
      <w:r w:rsidR="003F6BBC">
        <w:rPr>
          <w:i/>
          <w:iCs/>
          <w:noProof/>
        </w:rPr>
        <w:t>1</w:t>
      </w:r>
      <w:r>
        <w:fldChar w:fldCharType="end"/>
      </w:r>
      <w:r w:rsidRPr="0243B56A">
        <w:rPr>
          <w:i/>
          <w:iCs/>
        </w:rPr>
        <w:t>: Federal Governance Structure</w:t>
      </w:r>
      <w:r w:rsidR="008474E9" w:rsidRPr="0243B56A">
        <w:rPr>
          <w:i/>
          <w:iCs/>
        </w:rPr>
        <w:t xml:space="preserve"> (FGS)</w:t>
      </w:r>
      <w:bookmarkEnd w:id="75"/>
      <w:bookmarkEnd w:id="76"/>
      <w:bookmarkEnd w:id="77"/>
    </w:p>
    <w:p w14:paraId="2B8C6497" w14:textId="32E05CE4" w:rsidR="00367085" w:rsidRPr="00506F64" w:rsidRDefault="00367085" w:rsidP="00367085">
      <w:r>
        <w:t>Federal Governance Structure</w:t>
      </w:r>
      <w:r w:rsidR="00A73046">
        <w:fldChar w:fldCharType="begin"/>
      </w:r>
      <w:r w:rsidR="00A73046">
        <w:instrText xml:space="preserve"> XE "</w:instrText>
      </w:r>
      <w:r w:rsidR="00A73046" w:rsidRPr="00DA2A8A">
        <w:instrText>Federal Governance Structure</w:instrText>
      </w:r>
      <w:r w:rsidR="00A73046">
        <w:instrText xml:space="preserve">" </w:instrText>
      </w:r>
      <w:r w:rsidR="00A73046">
        <w:fldChar w:fldCharType="end"/>
      </w:r>
      <w:r>
        <w:t xml:space="preserve"> </w:t>
      </w:r>
      <w:r w:rsidR="008474E9">
        <w:t xml:space="preserve">(FGS) </w:t>
      </w:r>
      <w:r>
        <w:t>is complex</w:t>
      </w:r>
      <w:r w:rsidR="7C177BB7">
        <w:t xml:space="preserve"> and </w:t>
      </w:r>
      <w:r>
        <w:t xml:space="preserve">representing it as a network </w:t>
      </w:r>
      <w:r w:rsidR="25D39C06">
        <w:t xml:space="preserve">provides </w:t>
      </w:r>
      <w:r>
        <w:t>understand</w:t>
      </w:r>
      <w:r w:rsidR="368660D6">
        <w:t xml:space="preserve">ing of </w:t>
      </w:r>
      <w:r>
        <w:t xml:space="preserve">alignments in </w:t>
      </w:r>
      <w:r w:rsidR="49AA929E">
        <w:t xml:space="preserve">both </w:t>
      </w:r>
      <w:r>
        <w:t xml:space="preserve">a </w:t>
      </w:r>
      <w:r w:rsidR="00DE025E">
        <w:t>useful</w:t>
      </w:r>
      <w:r w:rsidR="74D0DFFC">
        <w:t xml:space="preserve"> and</w:t>
      </w:r>
      <w:r w:rsidR="00DE025E">
        <w:t xml:space="preserve"> universal </w:t>
      </w:r>
      <w:r>
        <w:t xml:space="preserve">way. </w:t>
      </w:r>
      <w:r w:rsidR="76A3E01F">
        <w:t xml:space="preserve"> I</w:t>
      </w:r>
      <w:r>
        <w:t xml:space="preserve">ndexing allows for </w:t>
      </w:r>
      <w:r w:rsidR="00D96D94">
        <w:t>comprehensive</w:t>
      </w:r>
      <w:r>
        <w:t xml:space="preserve"> program and planning actions </w:t>
      </w:r>
      <w:r w:rsidR="7F43AA5C">
        <w:t>resulting in s</w:t>
      </w:r>
      <w:r>
        <w:t>ystemic</w:t>
      </w:r>
      <w:r w:rsidR="4E6F8713">
        <w:t xml:space="preserve"> and </w:t>
      </w:r>
      <w:r>
        <w:t>measurable effects.</w:t>
      </w:r>
    </w:p>
    <w:p w14:paraId="43FBCBD9" w14:textId="2B07E0BA" w:rsidR="00367085" w:rsidRPr="00506F64" w:rsidRDefault="00367085" w:rsidP="00367085">
      <w:r>
        <w:t xml:space="preserve">This network is not a product but </w:t>
      </w:r>
      <w:r w:rsidR="00781DA5">
        <w:t xml:space="preserve">rather it is </w:t>
      </w:r>
      <w:r>
        <w:t xml:space="preserve">a </w:t>
      </w:r>
      <w:r w:rsidR="003654DD">
        <w:t>logical model</w:t>
      </w:r>
      <w:r w:rsidR="00987227">
        <w:t xml:space="preserve"> appl</w:t>
      </w:r>
      <w:r w:rsidR="7D33EC4A">
        <w:t>ying</w:t>
      </w:r>
      <w:r>
        <w:t xml:space="preserve"> </w:t>
      </w:r>
      <w:r w:rsidR="00F54282">
        <w:t>policy and law to basic set theory</w:t>
      </w:r>
      <w:r>
        <w:t xml:space="preserve">. </w:t>
      </w:r>
      <w:r w:rsidR="46A724D1">
        <w:t xml:space="preserve"> </w:t>
      </w:r>
      <w:r>
        <w:t xml:space="preserve">Whether policymakers are aware of this network or choose to acknowledge alignments </w:t>
      </w:r>
      <w:r w:rsidR="64FCB359">
        <w:t>with</w:t>
      </w:r>
      <w:r>
        <w:t xml:space="preserve">in this system impact </w:t>
      </w:r>
      <w:r w:rsidR="00506F64">
        <w:t>F</w:t>
      </w:r>
      <w:r>
        <w:t xml:space="preserve">ederal service, </w:t>
      </w:r>
      <w:r w:rsidR="3BEE4507">
        <w:t xml:space="preserve">emergent </w:t>
      </w:r>
      <w:r>
        <w:t xml:space="preserve">risks, and influence </w:t>
      </w:r>
      <w:r w:rsidR="00235FF4">
        <w:t>on</w:t>
      </w:r>
      <w:r>
        <w:t xml:space="preserve"> and from external stakeholders. </w:t>
      </w:r>
      <w:r w:rsidR="7FAE4F4A">
        <w:t xml:space="preserve"> V</w:t>
      </w:r>
      <w:r>
        <w:t>ision f</w:t>
      </w:r>
      <w:r w:rsidR="7626DE5B">
        <w:t>or</w:t>
      </w:r>
      <w:r>
        <w:t xml:space="preserve">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w:t>
      </w:r>
      <w:r w:rsidR="00506F64">
        <w:t>P</w:t>
      </w:r>
      <w:r>
        <w:t xml:space="preserve">roject is that policymakers benefit from understanding this structure to build a common understanding </w:t>
      </w:r>
      <w:r w:rsidR="00EB1A43">
        <w:t xml:space="preserve">of governance </w:t>
      </w:r>
      <w:r>
        <w:t>and coordinate</w:t>
      </w:r>
      <w:r w:rsidR="2D7F2DF5">
        <w:t>d</w:t>
      </w:r>
      <w:r>
        <w:t xml:space="preserve"> action</w:t>
      </w:r>
      <w:r w:rsidR="45BF6BCB">
        <w:t>s</w:t>
      </w:r>
      <w:r>
        <w:t>.</w:t>
      </w:r>
    </w:p>
    <w:p w14:paraId="2DC81940" w14:textId="77BADC76" w:rsidR="00367085" w:rsidRPr="00506F64" w:rsidRDefault="00367085" w:rsidP="00367085">
      <w:r>
        <w:t>Another analogy</w:t>
      </w:r>
      <w:r w:rsidR="08422CEB">
        <w:t>,</w:t>
      </w:r>
      <w:r>
        <w:t xml:space="preserve"> Federal Governance Structure functions </w:t>
      </w:r>
      <w:r w:rsidR="00235FF4">
        <w:t>like</w:t>
      </w:r>
      <w:r>
        <w:t xml:space="preserve"> a "power grid" structure of strategic "power</w:t>
      </w:r>
      <w:r w:rsidR="00A71590">
        <w:t>plant</w:t>
      </w:r>
      <w:r>
        <w:t>" documents provid</w:t>
      </w:r>
      <w:r w:rsidR="17589DE5">
        <w:t>ing</w:t>
      </w:r>
      <w:r>
        <w:t xml:space="preserve"> governance value and operational "substation" documents receiv</w:t>
      </w:r>
      <w:r w:rsidR="6B5E6F3F">
        <w:t>ing</w:t>
      </w:r>
      <w:r>
        <w:t xml:space="preserve"> value. </w:t>
      </w:r>
      <w:r w:rsidR="68593A2A">
        <w:t xml:space="preserve"> Since </w:t>
      </w:r>
      <w:r>
        <w:t xml:space="preserve">the network emerged </w:t>
      </w:r>
      <w:r w:rsidR="4114BE33">
        <w:t xml:space="preserve">in </w:t>
      </w:r>
      <w:r>
        <w:t>ad hoc</w:t>
      </w:r>
      <w:r w:rsidR="081A879B">
        <w:t xml:space="preserve"> fashion</w:t>
      </w:r>
      <w:r>
        <w:t xml:space="preserve"> there are underserved substations as well as substations drawing power from power</w:t>
      </w:r>
      <w:r w:rsidR="00A71590">
        <w:t>plants</w:t>
      </w:r>
      <w:r>
        <w:t xml:space="preserve"> </w:t>
      </w:r>
      <w:r w:rsidR="4C4C6952">
        <w:t>receiving</w:t>
      </w:r>
      <w:r>
        <w:t xml:space="preserve"> no credit for providing power</w:t>
      </w:r>
      <w:r w:rsidR="141E3626">
        <w:t>.  This is due to the fact se</w:t>
      </w:r>
      <w:r>
        <w:t xml:space="preserve">rving </w:t>
      </w:r>
      <w:r w:rsidR="7507D0DB">
        <w:t>a</w:t>
      </w:r>
      <w:r>
        <w:t xml:space="preserve"> neighborhood </w:t>
      </w:r>
      <w:r w:rsidR="26CDC730">
        <w:t xml:space="preserve">not </w:t>
      </w:r>
      <w:r>
        <w:t>o</w:t>
      </w:r>
      <w:r w:rsidR="7599458E">
        <w:t>f</w:t>
      </w:r>
      <w:r>
        <w:t xml:space="preserve"> </w:t>
      </w:r>
      <w:r w:rsidR="769CD763">
        <w:t xml:space="preserve">a </w:t>
      </w:r>
      <w:r>
        <w:t xml:space="preserve">part </w:t>
      </w:r>
      <w:r w:rsidR="4EC6CC52">
        <w:t>of</w:t>
      </w:r>
      <w:r>
        <w:t xml:space="preserve"> original </w:t>
      </w:r>
      <w:r w:rsidR="52C31B57">
        <w:t xml:space="preserve">powerplant building </w:t>
      </w:r>
      <w:r>
        <w:t xml:space="preserve">intent </w:t>
      </w:r>
      <w:r w:rsidR="7A0D92CA">
        <w:t>i</w:t>
      </w:r>
      <w:r w:rsidR="6C2FF06B">
        <w:t>s</w:t>
      </w:r>
      <w:r w:rsidR="7A0D92CA">
        <w:t xml:space="preserve"> not foreseen but it is inter-connected (i.e., common ground)</w:t>
      </w:r>
      <w:r>
        <w:t>.</w:t>
      </w:r>
      <w:r w:rsidR="2CA1F258">
        <w:t xml:space="preserve">  Not all insights are a priori.  </w:t>
      </w:r>
    </w:p>
    <w:p w14:paraId="509A052C" w14:textId="4B3BC76C" w:rsidR="009A749E" w:rsidRDefault="2CA1F258" w:rsidP="00367085">
      <w:r>
        <w:t>C</w:t>
      </w:r>
      <w:r w:rsidR="009A749E">
        <w:t>onclu</w:t>
      </w:r>
      <w:r w:rsidR="49BBB8CE">
        <w:t>ding</w:t>
      </w:r>
      <w:r w:rsidR="009A749E">
        <w:t xml:space="preserve">, </w:t>
      </w:r>
      <w:r w:rsidR="00B23531">
        <w:t xml:space="preserve">Federal agencies and other stakeholders </w:t>
      </w:r>
      <w:r w:rsidR="0CF47479">
        <w:t>may</w:t>
      </w:r>
      <w:r w:rsidR="00B23531">
        <w:t xml:space="preserve"> create and apply </w:t>
      </w:r>
      <w:r w:rsidR="009A749E">
        <w:t>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9A749E">
        <w:t xml:space="preserve"> </w:t>
      </w:r>
      <w:r w:rsidR="00B23531">
        <w:t>to</w:t>
      </w:r>
      <w:r w:rsidR="009A749E">
        <w:t xml:space="preserve"> navigate complex and interconnected </w:t>
      </w:r>
      <w:r w:rsidR="00B2171E">
        <w:t xml:space="preserve">policy </w:t>
      </w:r>
      <w:r w:rsidR="009A749E">
        <w:t xml:space="preserve">challenges and create </w:t>
      </w:r>
      <w:r w:rsidR="47F14D9F">
        <w:t xml:space="preserve">societal </w:t>
      </w:r>
      <w:r w:rsidR="009A749E">
        <w:t xml:space="preserve">value through evidence-based </w:t>
      </w:r>
      <w:r w:rsidR="71C7270D">
        <w:t xml:space="preserve">planning, </w:t>
      </w:r>
      <w:r w:rsidR="009A749E">
        <w:t>policymaking</w:t>
      </w:r>
      <w:r w:rsidR="35C5EEB7">
        <w:t>,</w:t>
      </w:r>
      <w:r w:rsidR="009A749E">
        <w:t xml:space="preserve"> and </w:t>
      </w:r>
      <w:r w:rsidR="1CAF28BC">
        <w:t>progress</w:t>
      </w:r>
      <w:r w:rsidR="7197D49C">
        <w:t>/evolution evaluations</w:t>
      </w:r>
      <w:r w:rsidR="009A749E">
        <w:t>.</w:t>
      </w:r>
    </w:p>
    <w:p w14:paraId="77CD7F18" w14:textId="0EF0BC85" w:rsidR="005C1908" w:rsidRDefault="005C1908" w:rsidP="005C1908">
      <w:pPr>
        <w:rPr>
          <w:rFonts w:ascii="Calibri" w:hAnsi="Calibri"/>
          <w:b/>
          <w:bCs/>
          <w:sz w:val="22"/>
        </w:rPr>
      </w:pPr>
      <w:r>
        <w:rPr>
          <w:b/>
          <w:bCs/>
        </w:rPr>
        <w:t>High-Level IVN</w:t>
      </w:r>
      <w:r w:rsidR="000160C7">
        <w:rPr>
          <w:b/>
          <w:bCs/>
        </w:rPr>
        <w:fldChar w:fldCharType="begin"/>
      </w:r>
      <w:r w:rsidR="000160C7">
        <w:instrText xml:space="preserve"> XE "</w:instrText>
      </w:r>
      <w:r w:rsidR="000160C7" w:rsidRPr="001E2032">
        <w:instrText>IVN</w:instrText>
      </w:r>
      <w:r w:rsidR="000160C7">
        <w:instrText xml:space="preserve">" </w:instrText>
      </w:r>
      <w:r w:rsidR="000160C7">
        <w:rPr>
          <w:b/>
          <w:bCs/>
        </w:rPr>
        <w:fldChar w:fldCharType="end"/>
      </w:r>
      <w:r>
        <w:rPr>
          <w:b/>
          <w:bCs/>
        </w:rPr>
        <w:t xml:space="preserve"> Workflow</w:t>
      </w:r>
    </w:p>
    <w:p w14:paraId="6BD1C700" w14:textId="35A434C7" w:rsidR="00471B38" w:rsidRDefault="005C1908" w:rsidP="005C1908">
      <w:r>
        <w:t>At its core,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471B38">
        <w:t>:</w:t>
      </w:r>
    </w:p>
    <w:p w14:paraId="3E60A6B7" w14:textId="77777777" w:rsidR="00635F8D" w:rsidRDefault="00635F8D" w:rsidP="00D62B83">
      <w:pPr>
        <w:pStyle w:val="ListParagraph"/>
        <w:numPr>
          <w:ilvl w:val="0"/>
          <w:numId w:val="44"/>
        </w:numPr>
      </w:pPr>
      <w:r>
        <w:t>identifies a set of governance documents to inform the development of a new or revised governance document.</w:t>
      </w:r>
    </w:p>
    <w:p w14:paraId="65ADCA09" w14:textId="30283623" w:rsidR="00635F8D" w:rsidRDefault="00635F8D" w:rsidP="00D62B83">
      <w:pPr>
        <w:pStyle w:val="ListParagraph"/>
        <w:numPr>
          <w:ilvl w:val="0"/>
          <w:numId w:val="44"/>
        </w:numPr>
      </w:pPr>
      <w:r>
        <w:t xml:space="preserve">Defines the gap </w:t>
      </w:r>
      <w:r w:rsidR="00EE471A">
        <w:t xml:space="preserve">between the body of </w:t>
      </w:r>
      <w:r w:rsidR="00C7793D">
        <w:t>program mana</w:t>
      </w:r>
      <w:r w:rsidR="00577F32">
        <w:t>ge</w:t>
      </w:r>
      <w:r w:rsidR="00C7793D">
        <w:t>ment</w:t>
      </w:r>
      <w:r w:rsidR="00577F32">
        <w:t xml:space="preserve"> knowledge we have and the body of knowledge </w:t>
      </w:r>
      <w:r w:rsidR="00331DC0">
        <w:t>we need to provide a sufficient basis of evidence to support program integration discoveries, recommendations and improvements</w:t>
      </w:r>
      <w:r w:rsidR="00E756FE">
        <w:t>.</w:t>
      </w:r>
    </w:p>
    <w:p w14:paraId="186E6ED6" w14:textId="4A75C0B2" w:rsidR="00471B38" w:rsidRDefault="008D394B" w:rsidP="00D62B83">
      <w:pPr>
        <w:pStyle w:val="ListParagraph"/>
        <w:numPr>
          <w:ilvl w:val="0"/>
          <w:numId w:val="44"/>
        </w:numPr>
      </w:pPr>
      <w:r>
        <w:t xml:space="preserve">separates </w:t>
      </w:r>
      <w:r w:rsidR="00152E9A">
        <w:t xml:space="preserve">each </w:t>
      </w:r>
      <w:r>
        <w:t>governance</w:t>
      </w:r>
      <w:r w:rsidR="005C1908">
        <w:t xml:space="preserve"> document into </w:t>
      </w:r>
      <w:r w:rsidR="00471B38">
        <w:t xml:space="preserve">an inventory of </w:t>
      </w:r>
      <w:r w:rsidR="00C629A4">
        <w:t xml:space="preserve">components </w:t>
      </w:r>
      <w:r w:rsidR="00FC0DFE">
        <w:t xml:space="preserve">that represent </w:t>
      </w:r>
      <w:r w:rsidR="00B77636">
        <w:t>each measurable</w:t>
      </w:r>
      <w:r w:rsidR="00C629A4">
        <w:t xml:space="preserve"> requirement</w:t>
      </w:r>
      <w:r w:rsidR="00152E9A">
        <w:t xml:space="preserve"> in the document</w:t>
      </w:r>
      <w:r w:rsidR="00471B38">
        <w:t>;</w:t>
      </w:r>
    </w:p>
    <w:p w14:paraId="48CFD60E" w14:textId="2499F4EB" w:rsidR="00881C38" w:rsidRDefault="007A125F" w:rsidP="00D62B83">
      <w:pPr>
        <w:pStyle w:val="ListParagraph"/>
        <w:numPr>
          <w:ilvl w:val="0"/>
          <w:numId w:val="44"/>
        </w:numPr>
      </w:pPr>
      <w:r>
        <w:t xml:space="preserve">identifies pairs of components </w:t>
      </w:r>
      <w:r w:rsidR="00A91F87">
        <w:t>between</w:t>
      </w:r>
      <w:r>
        <w:t xml:space="preserve"> two different documents </w:t>
      </w:r>
      <w:r w:rsidR="005749E4">
        <w:t xml:space="preserve">where </w:t>
      </w:r>
      <w:r w:rsidR="00D53C4C">
        <w:t>delivering</w:t>
      </w:r>
      <w:r w:rsidR="005749E4">
        <w:t xml:space="preserve"> the requirement in one component enables a</w:t>
      </w:r>
      <w:r w:rsidR="00471B38">
        <w:t xml:space="preserve">nother component in a different document to progress toward meeting </w:t>
      </w:r>
      <w:r w:rsidR="00152E9A">
        <w:t xml:space="preserve">its </w:t>
      </w:r>
      <w:r w:rsidR="00471B38">
        <w:t xml:space="preserve">own </w:t>
      </w:r>
      <w:r w:rsidR="00152E9A">
        <w:t>requirement</w:t>
      </w:r>
      <w:r w:rsidR="00D53C4C">
        <w:t xml:space="preserve"> in some measurable way; </w:t>
      </w:r>
    </w:p>
    <w:p w14:paraId="7F0B423A" w14:textId="79E6EBA9" w:rsidR="00071468" w:rsidRDefault="00071468" w:rsidP="00D62B83">
      <w:pPr>
        <w:pStyle w:val="ListParagraph"/>
        <w:numPr>
          <w:ilvl w:val="0"/>
          <w:numId w:val="44"/>
        </w:numPr>
      </w:pPr>
      <w:r>
        <w:t xml:space="preserve">reviews all of the connections </w:t>
      </w:r>
      <w:r w:rsidR="00E756FE">
        <w:t>to</w:t>
      </w:r>
      <w:r>
        <w:t xml:space="preserve"> </w:t>
      </w:r>
      <w:r w:rsidR="00635F8D">
        <w:t xml:space="preserve">each component </w:t>
      </w:r>
      <w:r>
        <w:t xml:space="preserve">to </w:t>
      </w:r>
      <w:r w:rsidR="00E756FE">
        <w:t xml:space="preserve">recommend </w:t>
      </w:r>
      <w:r w:rsidR="00AD1069">
        <w:t xml:space="preserve">content for the new governance document based on how those connections inform what the new document should communicate, how to coordinate effort based on the alignments, and how to </w:t>
      </w:r>
      <w:r w:rsidR="00BB11F0">
        <w:t>close any gaps in scope.</w:t>
      </w:r>
    </w:p>
    <w:p w14:paraId="59619F4E" w14:textId="3452E3DD" w:rsidR="00881C38" w:rsidRPr="008D394B" w:rsidRDefault="00881C38" w:rsidP="008D394B">
      <w:r w:rsidRPr="008D394B">
        <w:t>A component is an Enabling Component if delivering the scope of the component progresses another component in another governance document toward its delivery criteria.</w:t>
      </w:r>
    </w:p>
    <w:p w14:paraId="7C0C0047" w14:textId="1DA7401A" w:rsidR="00881C38" w:rsidRPr="008D394B" w:rsidRDefault="00881C38" w:rsidP="008D394B">
      <w:r w:rsidRPr="008D394B">
        <w:t xml:space="preserve">A component </w:t>
      </w:r>
      <w:r w:rsidR="008D394B">
        <w:t xml:space="preserve">of a document </w:t>
      </w:r>
      <w:r w:rsidRPr="008D394B">
        <w:t>is a Dependent Component if delivering the scope of some other component in a different governance document progresses the Dependent Component toward its delivery criteria.</w:t>
      </w:r>
    </w:p>
    <w:p w14:paraId="2191B854" w14:textId="1A017FB9" w:rsidR="005C1908" w:rsidRDefault="005C1908" w:rsidP="005C1908">
      <w:r>
        <w:t>A high-level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workflow consists of four major processes:</w:t>
      </w:r>
    </w:p>
    <w:p w14:paraId="6E5924B0" w14:textId="77777777" w:rsidR="005C1908" w:rsidRDefault="005C1908" w:rsidP="00D62B83">
      <w:pPr>
        <w:pStyle w:val="ListParagraph"/>
        <w:numPr>
          <w:ilvl w:val="0"/>
          <w:numId w:val="37"/>
        </w:numPr>
        <w:spacing w:after="0"/>
        <w:contextualSpacing w:val="0"/>
        <w:rPr>
          <w:rFonts w:eastAsia="Times New Roman"/>
        </w:rPr>
      </w:pPr>
      <w:r>
        <w:rPr>
          <w:rFonts w:eastAsia="Times New Roman"/>
        </w:rPr>
        <w:t>Decomposing source documents into components – in this process, an analyst reviews a document and breaks it down into components that should be related to components from other documents. Often, analysts leverage the table of contents of a document to guide this task.  </w:t>
      </w:r>
    </w:p>
    <w:p w14:paraId="6CE15A4A" w14:textId="11FA6D97" w:rsidR="005C1908" w:rsidRDefault="005C1908" w:rsidP="00D62B83">
      <w:pPr>
        <w:pStyle w:val="ListParagraph"/>
        <w:numPr>
          <w:ilvl w:val="0"/>
          <w:numId w:val="37"/>
        </w:numPr>
        <w:spacing w:after="0"/>
        <w:contextualSpacing w:val="0"/>
        <w:rPr>
          <w:rFonts w:eastAsia="Times New Roman"/>
        </w:rPr>
      </w:pPr>
      <w:r>
        <w:rPr>
          <w:rFonts w:eastAsia="Times New Roman"/>
        </w:rPr>
        <w:t>Documenting the value transfer from enabling components to dependent components – This is referred to as a crosswalk in government parlance. This process requires an analyst to leverage direct references, key words, and other indicators to connect an enabling component to a dependent component. Connections are made between pairs of documents until an IVN</w:t>
      </w:r>
      <w:r w:rsidR="000160C7">
        <w:rPr>
          <w:rFonts w:eastAsia="Times New Roman"/>
        </w:rPr>
        <w:fldChar w:fldCharType="begin"/>
      </w:r>
      <w:r w:rsidR="000160C7">
        <w:instrText xml:space="preserve"> XE "</w:instrText>
      </w:r>
      <w:r w:rsidR="000160C7" w:rsidRPr="001E2032">
        <w:instrText>IVN</w:instrText>
      </w:r>
      <w:r w:rsidR="000160C7">
        <w:instrText xml:space="preserve">" </w:instrText>
      </w:r>
      <w:r w:rsidR="000160C7">
        <w:rPr>
          <w:rFonts w:eastAsia="Times New Roman"/>
        </w:rPr>
        <w:fldChar w:fldCharType="end"/>
      </w:r>
      <w:r>
        <w:rPr>
          <w:rFonts w:eastAsia="Times New Roman"/>
        </w:rPr>
        <w:t xml:space="preserve"> is developed. Only relationships deemed significant (i.e. the output of an enabling component causes measurable change in the dependent component) are included in an IVN.   </w:t>
      </w:r>
    </w:p>
    <w:p w14:paraId="1C51A785" w14:textId="77777777" w:rsidR="005C1908" w:rsidRDefault="005C1908" w:rsidP="00D62B83">
      <w:pPr>
        <w:pStyle w:val="ListParagraph"/>
        <w:numPr>
          <w:ilvl w:val="0"/>
          <w:numId w:val="37"/>
        </w:numPr>
        <w:spacing w:after="0"/>
        <w:contextualSpacing w:val="0"/>
        <w:rPr>
          <w:rFonts w:eastAsia="Times New Roman"/>
        </w:rPr>
      </w:pPr>
      <w:r>
        <w:rPr>
          <w:rFonts w:eastAsia="Times New Roman"/>
        </w:rPr>
        <w:t xml:space="preserve">Validating/Auditing enabling component-dependent component relationships – All of the relationships identified in the crosswalk process must be validated by second analyst to ensure that the relationships make sense and are significant. In a case in which there are questions about the identified relationships or issues with significance, the auditing analyst must reach out to the original analyst for details. The purpose of this process is to ensure only high-quality data is included in the dataset. </w:t>
      </w:r>
    </w:p>
    <w:p w14:paraId="03945CAE" w14:textId="77777777" w:rsidR="005C1908" w:rsidRDefault="005C1908" w:rsidP="00D62B83">
      <w:pPr>
        <w:pStyle w:val="ListParagraph"/>
        <w:numPr>
          <w:ilvl w:val="0"/>
          <w:numId w:val="37"/>
        </w:numPr>
        <w:spacing w:after="0"/>
        <w:contextualSpacing w:val="0"/>
        <w:rPr>
          <w:rFonts w:eastAsia="Times New Roman"/>
        </w:rPr>
      </w:pPr>
      <w:r>
        <w:rPr>
          <w:rFonts w:eastAsia="Times New Roman"/>
        </w:rPr>
        <w:t>Adding validated/audited relationships to the dataset</w:t>
      </w:r>
    </w:p>
    <w:p w14:paraId="27E60110" w14:textId="5CEE0DC0" w:rsidR="00A47B90" w:rsidRDefault="005B2551" w:rsidP="005B2551">
      <w:pPr>
        <w:pStyle w:val="Heading2"/>
      </w:pPr>
      <w:bookmarkStart w:id="78" w:name="_Toc177628839"/>
      <w:bookmarkStart w:id="79" w:name="_Toc177722686"/>
      <w:bookmarkStart w:id="80" w:name="_Toc181163103"/>
      <w:bookmarkStart w:id="81" w:name="_Toc181338767"/>
      <w:bookmarkStart w:id="82" w:name="_Toc181998170"/>
      <w:bookmarkStart w:id="83" w:name="_Toc189238959"/>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w:t>
      </w:r>
      <w:r w:rsidR="00E51FF4">
        <w:t xml:space="preserve">Business </w:t>
      </w:r>
      <w:r w:rsidR="00BE4250">
        <w:t>P</w:t>
      </w:r>
      <w:r>
        <w:t>rocess</w:t>
      </w:r>
      <w:bookmarkEnd w:id="78"/>
      <w:bookmarkEnd w:id="79"/>
      <w:bookmarkEnd w:id="80"/>
      <w:bookmarkEnd w:id="81"/>
      <w:bookmarkEnd w:id="82"/>
      <w:bookmarkEnd w:id="83"/>
    </w:p>
    <w:p w14:paraId="5EEC910E" w14:textId="06108093" w:rsidR="00DE3D68" w:rsidRPr="00BC122B" w:rsidRDefault="003E0178"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Senior Leader (i.e., A</w:t>
      </w:r>
      <w:r w:rsidRPr="003E0178">
        <w:t>ssistant Chief Data Officer</w:t>
      </w:r>
      <w:r>
        <w:t>)</w:t>
      </w:r>
      <w:r w:rsidR="00DE3D68">
        <w:t xml:space="preserve"> a</w:t>
      </w:r>
      <w:r w:rsidR="00A73E45" w:rsidRPr="00A73E45">
        <w:t>uthorizes a new IVN Value Integration Report (VIR) and identifies a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rsidR="00A73E45" w:rsidRPr="00A73E45">
        <w:t xml:space="preserve"> </w:t>
      </w:r>
      <w:r w:rsidR="00863260">
        <w:t xml:space="preserve">with a business need for </w:t>
      </w:r>
      <w:r w:rsidR="0009021F">
        <w:t>require</w:t>
      </w:r>
      <w:r w:rsidR="00C21644">
        <w:t>ments</w:t>
      </w:r>
      <w:r w:rsidR="006D567B">
        <w:t xml:space="preserve"> </w:t>
      </w:r>
      <w:r w:rsidR="00C80768">
        <w:t>integration analysis</w:t>
      </w:r>
      <w:r w:rsidR="006D567B">
        <w:t xml:space="preserve"> (</w:t>
      </w:r>
      <w:r w:rsidR="0009021F">
        <w:t xml:space="preserve">VIR Level 1), </w:t>
      </w:r>
      <w:r w:rsidR="00435548">
        <w:t>requirements coordination (VIR Level 2), or program improvement (VIR Level 3)</w:t>
      </w:r>
    </w:p>
    <w:p w14:paraId="7DAAD5F1" w14:textId="306562E1" w:rsidR="00DE3D68" w:rsidRPr="00BC122B" w:rsidRDefault="00863260" w:rsidP="00DE3D68">
      <w:pPr>
        <w:pStyle w:val="ListParagraph"/>
        <w:numPr>
          <w:ilvl w:val="0"/>
          <w:numId w:val="42"/>
        </w:numPr>
      </w:pPr>
      <w:r w:rsidRPr="00863260">
        <w:t>I</w:t>
      </w:r>
      <w:r>
        <w:t>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w:t>
      </w:r>
      <w:r w:rsidR="008A0176">
        <w:t>i</w:t>
      </w:r>
      <w:r w:rsidRPr="00863260">
        <w:t>dentifies governance document the Client will create (Client Document) using IVN Value Integration Report (VIR) as a basis of evidence</w:t>
      </w:r>
    </w:p>
    <w:p w14:paraId="67AC4C6F" w14:textId="2AF71F62" w:rsidR="00DE3D68" w:rsidRPr="00BC122B" w:rsidRDefault="00D24482"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a</w:t>
      </w:r>
      <w:r w:rsidRPr="00D24482">
        <w:t xml:space="preserve">ppoints </w:t>
      </w:r>
      <w:r w:rsidR="00EC0B5A" w:rsidRPr="00EC0B5A">
        <w:t>delegate with decision authority in their absence and client representatives for the IVN Working Group to define analysis assignments for RIR</w:t>
      </w:r>
    </w:p>
    <w:p w14:paraId="4CA7D7B6" w14:textId="4004F44D" w:rsidR="00DE3D68" w:rsidRPr="00BC122B" w:rsidRDefault="00A76DF1"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w:t>
      </w:r>
      <w:r w:rsidR="00F60AB6">
        <w:t>d</w:t>
      </w:r>
      <w:r w:rsidR="00F60AB6" w:rsidRPr="00A76DF1">
        <w:t xml:space="preserve">efines </w:t>
      </w:r>
      <w:r w:rsidR="00331DC0">
        <w:t xml:space="preserve">the </w:t>
      </w:r>
      <w:r w:rsidR="00922FB6">
        <w:t>g</w:t>
      </w:r>
      <w:r w:rsidR="00922FB6" w:rsidRPr="00922FB6">
        <w:t>ap statement</w:t>
      </w:r>
      <w:r w:rsidR="00F3006E">
        <w:t xml:space="preserve">, which is the </w:t>
      </w:r>
      <w:r w:rsidR="00B219A5">
        <w:t>evidence</w:t>
      </w:r>
      <w:r w:rsidR="00922FB6" w:rsidRPr="00922FB6">
        <w:t xml:space="preserve"> gap the organization needs to close to deliver a business need.</w:t>
      </w:r>
      <w:r w:rsidR="00994117">
        <w:t xml:space="preserve"> IVN reports </w:t>
      </w:r>
      <w:r w:rsidR="00331DC0">
        <w:t xml:space="preserve">provide a basis of evidence </w:t>
      </w:r>
      <w:r w:rsidR="007A09A2">
        <w:t>to close this gap</w:t>
      </w:r>
      <w:r w:rsidR="00B219A5">
        <w:t xml:space="preserve"> with </w:t>
      </w:r>
      <w:r w:rsidR="00DF0AD9">
        <w:t>improvements to communication, coordination and improvement of program governance</w:t>
      </w:r>
      <w:r w:rsidR="00331DC0">
        <w:t>.</w:t>
      </w:r>
      <w:r w:rsidR="00653001">
        <w:t xml:space="preserve"> </w:t>
      </w:r>
      <w:r w:rsidR="00653001" w:rsidRPr="00653001">
        <w:t xml:space="preserve">Clients </w:t>
      </w:r>
      <w:r w:rsidR="00653001">
        <w:t>report the value</w:t>
      </w:r>
      <w:r w:rsidR="00653001" w:rsidRPr="00653001">
        <w:t xml:space="preserve"> of the </w:t>
      </w:r>
      <w:r w:rsidR="00653001">
        <w:t xml:space="preserve">IVN report </w:t>
      </w:r>
      <w:r w:rsidR="00653001" w:rsidRPr="00653001">
        <w:t>based on the capability of the report to close the gap statement.</w:t>
      </w:r>
    </w:p>
    <w:p w14:paraId="3144E289" w14:textId="7B5B4591" w:rsidR="00DE3D68" w:rsidRPr="00BC122B" w:rsidRDefault="00DB4B59"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w:t>
      </w:r>
      <w:r w:rsidR="00291966">
        <w:t>Report</w:t>
      </w:r>
      <w:r>
        <w:t xml:space="preserve"> Manager and Working Group i</w:t>
      </w:r>
      <w:r w:rsidRPr="00DB4B59">
        <w:t xml:space="preserve">dentifies </w:t>
      </w:r>
      <w:r w:rsidR="00F450BF">
        <w:t>list</w:t>
      </w:r>
      <w:r w:rsidR="00C63A6A" w:rsidRPr="00DB4B59">
        <w:t xml:space="preserve"> of governance documents to deconstruct </w:t>
      </w:r>
      <w:r w:rsidR="00C63A6A">
        <w:t>i</w:t>
      </w:r>
      <w:r w:rsidR="00C63A6A" w:rsidRPr="00DB4B59">
        <w:t>nto inventories of requirements</w:t>
      </w:r>
    </w:p>
    <w:p w14:paraId="722CAE42" w14:textId="3C0140C3" w:rsidR="00DE3D68" w:rsidRPr="00BC122B" w:rsidRDefault="00C63A6A"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w:t>
      </w:r>
      <w:r w:rsidR="00291966">
        <w:t>Report</w:t>
      </w:r>
      <w:r>
        <w:t xml:space="preserve"> Manager and Working Group </w:t>
      </w:r>
      <w:r w:rsidR="00CC6327">
        <w:t xml:space="preserve">defines IVN analysis </w:t>
      </w:r>
      <w:r w:rsidR="00291966">
        <w:t>report</w:t>
      </w:r>
      <w:r w:rsidR="00CC6327">
        <w:t xml:space="preserve"> scope with </w:t>
      </w:r>
      <w:r>
        <w:t>p</w:t>
      </w:r>
      <w:r w:rsidRPr="00C63A6A">
        <w:t>rioritiz</w:t>
      </w:r>
      <w:r w:rsidR="00CC6327">
        <w:t>ed</w:t>
      </w:r>
      <w:r w:rsidRPr="00C63A6A">
        <w:t xml:space="preserve"> </w:t>
      </w:r>
      <w:r w:rsidR="00F450BF">
        <w:t xml:space="preserve">tasks to elicit </w:t>
      </w:r>
      <w:r w:rsidR="00BF2D44">
        <w:t xml:space="preserve">inventories of </w:t>
      </w:r>
      <w:r w:rsidR="00F450BF">
        <w:t xml:space="preserve">requirements from governance documents </w:t>
      </w:r>
      <w:r w:rsidRPr="00C63A6A">
        <w:t xml:space="preserve">and crosswalk requirements </w:t>
      </w:r>
      <w:r w:rsidR="005C5F34">
        <w:t xml:space="preserve">between specific pairs of </w:t>
      </w:r>
      <w:r w:rsidRPr="00C63A6A">
        <w:t>governance documents</w:t>
      </w:r>
    </w:p>
    <w:p w14:paraId="5F3E28C6" w14:textId="3DB925D6" w:rsidR="00DE3D68" w:rsidRDefault="00A50BB5"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w:t>
      </w:r>
      <w:r w:rsidR="00291966">
        <w:t>Report</w:t>
      </w:r>
      <w:r>
        <w:t xml:space="preserve"> Manager a</w:t>
      </w:r>
      <w:r w:rsidRPr="00A50BB5">
        <w:t xml:space="preserve">ssigns </w:t>
      </w:r>
      <w:r w:rsidR="0045795E" w:rsidRPr="00A50BB5">
        <w:t>requirements inventories and crosswalk assignments t</w:t>
      </w:r>
      <w:r w:rsidRPr="00A50BB5">
        <w:t>o IVN Requirements Analysts</w:t>
      </w:r>
    </w:p>
    <w:p w14:paraId="3194F1EB" w14:textId="1631E355" w:rsidR="009F6B33" w:rsidRDefault="002215A7"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Requirements Analyst </w:t>
      </w:r>
      <w:r w:rsidR="007E6556" w:rsidRPr="002215A7">
        <w:t>inventories the requirements in each</w:t>
      </w:r>
      <w:r w:rsidRPr="002215A7">
        <w:t xml:space="preserve"> Governance Document</w:t>
      </w:r>
    </w:p>
    <w:p w14:paraId="642F59F2" w14:textId="0D65187A" w:rsidR="009F6B33" w:rsidRDefault="00F94051"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Requirements Analyst </w:t>
      </w:r>
      <w:r w:rsidRPr="00F94051">
        <w:t>QC</w:t>
      </w:r>
      <w:r w:rsidR="00B04065">
        <w:t>s</w:t>
      </w:r>
      <w:r w:rsidRPr="00F94051">
        <w:t xml:space="preserve"> each </w:t>
      </w:r>
      <w:r>
        <w:t>i</w:t>
      </w:r>
      <w:r w:rsidRPr="00F94051">
        <w:t>nventory</w:t>
      </w:r>
    </w:p>
    <w:p w14:paraId="734F13AE" w14:textId="3DE9D978" w:rsidR="009F6B33" w:rsidRDefault="00D91214"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Requirements Analyst c</w:t>
      </w:r>
      <w:r w:rsidRPr="00D91214">
        <w:t>rosswalks requirements between pairs of governance documents</w:t>
      </w:r>
    </w:p>
    <w:p w14:paraId="4DDA5AE5" w14:textId="6F0A3039" w:rsidR="009F6B33" w:rsidRDefault="00EF0960"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Requirements Analyst </w:t>
      </w:r>
      <w:r w:rsidRPr="00EF0960">
        <w:t xml:space="preserve">QCs each </w:t>
      </w:r>
      <w:r>
        <w:t>c</w:t>
      </w:r>
      <w:r w:rsidRPr="00EF0960">
        <w:t>rosswalk</w:t>
      </w:r>
    </w:p>
    <w:p w14:paraId="04F46FFF" w14:textId="060D7E10" w:rsidR="009F6B33" w:rsidRDefault="001C6F09"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Business Analyst </w:t>
      </w:r>
      <w:r w:rsidRPr="001C6F09">
        <w:t>exports each crosswalk to a draft Value Integration Report</w:t>
      </w:r>
      <w:r>
        <w:t xml:space="preserve"> (VIR)</w:t>
      </w:r>
    </w:p>
    <w:p w14:paraId="3C5F3B5C" w14:textId="36D9378E" w:rsidR="009F6B33" w:rsidRDefault="0097137A"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Business Analyst b</w:t>
      </w:r>
      <w:r w:rsidRPr="0097137A">
        <w:t xml:space="preserve">uilds VIR recommendations </w:t>
      </w:r>
      <w:r w:rsidR="00B52BF4">
        <w:t>based on crosswalks and Gap Statement</w:t>
      </w:r>
    </w:p>
    <w:p w14:paraId="1CBC381F" w14:textId="35BADD0E" w:rsidR="009F6B33" w:rsidRDefault="00711143"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Business Analyst p</w:t>
      </w:r>
      <w:r w:rsidRPr="00711143">
        <w:t xml:space="preserve">resents Implementation Draft </w:t>
      </w:r>
      <w:r>
        <w:t>VIR</w:t>
      </w:r>
      <w:r w:rsidRPr="00711143">
        <w:t xml:space="preserve"> to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p>
    <w:p w14:paraId="6B7F983B" w14:textId="17D03A2C" w:rsidR="009F6B33" w:rsidRDefault="004F5E9A" w:rsidP="00DE3D68">
      <w:pPr>
        <w:pStyle w:val="ListParagraph"/>
        <w:numPr>
          <w:ilvl w:val="0"/>
          <w:numId w:val="42"/>
        </w:numPr>
      </w:pPr>
      <w:r w:rsidRPr="00863260">
        <w:t>I</w:t>
      </w:r>
      <w:r>
        <w:t>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w:t>
      </w:r>
      <w:r w:rsidR="008116E2">
        <w:t>a</w:t>
      </w:r>
      <w:r w:rsidRPr="004F5E9A">
        <w:t>ccepts VIR for Implementation</w:t>
      </w:r>
    </w:p>
    <w:p w14:paraId="65DEC9A5" w14:textId="7EFB4743" w:rsidR="008116E2" w:rsidRDefault="008116E2" w:rsidP="00DE3D68">
      <w:pPr>
        <w:pStyle w:val="ListParagraph"/>
        <w:numPr>
          <w:ilvl w:val="0"/>
          <w:numId w:val="42"/>
        </w:numPr>
      </w:pPr>
      <w:r w:rsidRPr="00863260">
        <w:t>I</w:t>
      </w:r>
      <w:r>
        <w:t>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a</w:t>
      </w:r>
      <w:r w:rsidRPr="008116E2">
        <w:t xml:space="preserve">ppoints delegate to take over IVN </w:t>
      </w:r>
      <w:r w:rsidR="00291966">
        <w:t>Report</w:t>
      </w:r>
      <w:r w:rsidRPr="008116E2">
        <w:t xml:space="preserve"> Manager role for the remainder of the lifecycle of the RIR</w:t>
      </w:r>
    </w:p>
    <w:p w14:paraId="422900E7" w14:textId="7E97A81E" w:rsidR="008116E2" w:rsidRDefault="008116E2" w:rsidP="00DE3D68">
      <w:pPr>
        <w:pStyle w:val="ListParagraph"/>
        <w:numPr>
          <w:ilvl w:val="0"/>
          <w:numId w:val="42"/>
        </w:numPr>
      </w:pPr>
      <w:r w:rsidRPr="008116E2">
        <w:t xml:space="preserve">New </w:t>
      </w:r>
      <w:r w:rsidR="0090373D">
        <w:t>Report Manager</w:t>
      </w:r>
      <w:r w:rsidRPr="008116E2">
        <w:t xml:space="preserve"> delegated by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8116E2">
        <w:t xml:space="preserv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rsidRPr="008116E2">
        <w:t xml:space="preserve"> takes over RIR, Working Group and meetings</w:t>
      </w:r>
    </w:p>
    <w:p w14:paraId="2DC5BEC2" w14:textId="5131C225" w:rsidR="004F5E9A" w:rsidRDefault="009643B4"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w:t>
      </w:r>
      <w:r w:rsidR="0090373D">
        <w:t>Report Manager</w:t>
      </w:r>
      <w:r>
        <w:t xml:space="preserve"> and Working Group c</w:t>
      </w:r>
      <w:r w:rsidR="003C1EA8" w:rsidRPr="003C1EA8">
        <w:t xml:space="preserve">reates implementation actions for each recommendation </w:t>
      </w:r>
      <w:r>
        <w:t>for requirements integration analysis (VIR Level 1), requirements coordination (VIR Level 2), or program improvement (VIR Level 3) based on</w:t>
      </w:r>
      <w:r w:rsidR="003C1EA8" w:rsidRPr="003C1EA8">
        <w:t xml:space="preserve"> the Gap Statement</w:t>
      </w:r>
      <w:r>
        <w:t xml:space="preserve"> (VIRs Level 2 or 3)</w:t>
      </w:r>
    </w:p>
    <w:p w14:paraId="72894316" w14:textId="09A2C8DB" w:rsidR="004F5E9A" w:rsidRDefault="00442628"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a</w:t>
      </w:r>
      <w:r w:rsidRPr="00442628">
        <w:t xml:space="preserve">ccepts VIR </w:t>
      </w:r>
      <w:r>
        <w:t xml:space="preserve">as complete for crosswalks and recommendations </w:t>
      </w:r>
      <w:r w:rsidR="00BF2D44">
        <w:t>based on original project scope</w:t>
      </w:r>
    </w:p>
    <w:p w14:paraId="004025AA" w14:textId="747A3C9C" w:rsidR="004F5E9A" w:rsidRDefault="00870046" w:rsidP="00DE3D68">
      <w:pPr>
        <w:pStyle w:val="ListParagraph"/>
        <w:numPr>
          <w:ilvl w:val="0"/>
          <w:numId w:val="42"/>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c</w:t>
      </w:r>
      <w:r w:rsidR="008C348F" w:rsidRPr="008C348F">
        <w:t>reates Client Document with VIR as a basis of evidence</w:t>
      </w:r>
      <w:r w:rsidR="008C348F">
        <w:t xml:space="preserve"> (VIRs Level 2 or 3)</w:t>
      </w:r>
    </w:p>
    <w:p w14:paraId="34866796" w14:textId="77777777" w:rsidR="001D7870" w:rsidRDefault="001D7870" w:rsidP="00584470">
      <w:pPr>
        <w:ind w:left="360"/>
        <w:sectPr w:rsidR="001D7870" w:rsidSect="007474ED">
          <w:headerReference w:type="default" r:id="rId24"/>
          <w:footerReference w:type="default" r:id="rId25"/>
          <w:headerReference w:type="first" r:id="rId26"/>
          <w:pgSz w:w="12240" w:h="15840"/>
          <w:pgMar w:top="1440" w:right="720" w:bottom="1440" w:left="720" w:header="720" w:footer="432" w:gutter="0"/>
          <w:cols w:space="720"/>
          <w:docGrid w:linePitch="360"/>
        </w:sectPr>
      </w:pPr>
    </w:p>
    <w:p w14:paraId="60090B25" w14:textId="72EA886A" w:rsidR="00A95858" w:rsidRDefault="00000000" w:rsidP="00A95858">
      <w:pPr>
        <w:pStyle w:val="Caption"/>
        <w:keepNext/>
      </w:pPr>
      <w:bookmarkStart w:id="84" w:name="_1791182872"/>
      <w:bookmarkEnd w:id="84"/>
      <w:r>
        <w:pict w14:anchorId="4DB34F00">
          <v:shape id="_x0000_i1028" type="#_x0000_t75" style="width:1058.25pt;height:673.65pt">
            <v:imagedata r:id="rId27" o:title=""/>
          </v:shape>
        </w:pict>
      </w:r>
    </w:p>
    <w:p w14:paraId="65B2A3E9" w14:textId="2B9218AB" w:rsidR="001D7FC2" w:rsidRDefault="00A95858" w:rsidP="00A95858">
      <w:pPr>
        <w:pStyle w:val="Caption"/>
      </w:pPr>
      <w:bookmarkStart w:id="85" w:name="_Toc199324626"/>
      <w:r>
        <w:t xml:space="preserve">Figure </w:t>
      </w:r>
      <w:r>
        <w:fldChar w:fldCharType="begin"/>
      </w:r>
      <w:r>
        <w:instrText xml:space="preserve"> SEQ Figure \* ARABIC </w:instrText>
      </w:r>
      <w:r>
        <w:fldChar w:fldCharType="separate"/>
      </w:r>
      <w:r w:rsidR="003F6BBC">
        <w:rPr>
          <w:noProof/>
        </w:rPr>
        <w:t>2</w:t>
      </w:r>
      <w:bookmarkEnd w:id="85"/>
      <w:r>
        <w:fldChar w:fldCharType="end"/>
      </w:r>
    </w:p>
    <w:p w14:paraId="667C67A4" w14:textId="378D04E8" w:rsidR="00AB03F2" w:rsidRDefault="001D7FC2" w:rsidP="00AB03F2">
      <w:pPr>
        <w:pStyle w:val="Caption"/>
      </w:pPr>
      <w:bookmarkStart w:id="86" w:name="_Toc199324627"/>
      <w:r>
        <w:t xml:space="preserve">Figure </w:t>
      </w:r>
      <w:r>
        <w:fldChar w:fldCharType="begin"/>
      </w:r>
      <w:r>
        <w:instrText xml:space="preserve"> SEQ Figure \* ARABIC </w:instrText>
      </w:r>
      <w:r>
        <w:fldChar w:fldCharType="separate"/>
      </w:r>
      <w:r w:rsidR="003F6BBC">
        <w:rPr>
          <w:noProof/>
        </w:rPr>
        <w:t>3</w:t>
      </w:r>
      <w:r>
        <w:fldChar w:fldCharType="end"/>
      </w:r>
      <w:r>
        <w:t xml:space="preserve">. </w:t>
      </w:r>
      <w:r w:rsidRPr="00E070B3">
        <w:t>IVN Business Process Flowchart</w:t>
      </w:r>
      <w:bookmarkEnd w:id="86"/>
    </w:p>
    <w:p w14:paraId="534B4A0A" w14:textId="77777777" w:rsidR="00DB6349" w:rsidRDefault="00DB6349" w:rsidP="00DB6349">
      <w:pPr>
        <w:sectPr w:rsidR="00DB6349" w:rsidSect="00000F6A">
          <w:pgSz w:w="15840" w:h="12240" w:orient="landscape"/>
          <w:pgMar w:top="720" w:right="720" w:bottom="720" w:left="720" w:header="720" w:footer="432" w:gutter="0"/>
          <w:cols w:space="720"/>
          <w:docGrid w:linePitch="360"/>
        </w:sectPr>
      </w:pPr>
    </w:p>
    <w:p w14:paraId="58130BEA" w14:textId="283F4392" w:rsidR="00C82F99" w:rsidRPr="005941C7" w:rsidRDefault="005941C7" w:rsidP="005941C7">
      <w:pPr>
        <w:pStyle w:val="Heading1"/>
      </w:pPr>
      <w:bookmarkStart w:id="87" w:name="_Toc177628840"/>
      <w:bookmarkStart w:id="88" w:name="_Toc177722687"/>
      <w:bookmarkStart w:id="89" w:name="_Toc181163104"/>
      <w:bookmarkStart w:id="90" w:name="_Toc181338768"/>
      <w:bookmarkStart w:id="91" w:name="_Toc181998171"/>
      <w:bookmarkStart w:id="92" w:name="_Toc189238960"/>
      <w:bookmarkStart w:id="93" w:name="_Toc91681173"/>
      <w:bookmarkStart w:id="94" w:name="_Hlk65230181"/>
      <w:r>
        <w:t>Identify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Document</w:t>
      </w:r>
      <w:bookmarkEnd w:id="87"/>
      <w:bookmarkEnd w:id="88"/>
      <w:bookmarkEnd w:id="89"/>
      <w:bookmarkEnd w:id="90"/>
      <w:bookmarkEnd w:id="91"/>
      <w:bookmarkEnd w:id="92"/>
      <w:r w:rsidR="00A417D0">
        <w:fldChar w:fldCharType="begin"/>
      </w:r>
      <w:r w:rsidR="00A417D0">
        <w:instrText xml:space="preserve"> XE "</w:instrText>
      </w:r>
      <w:r w:rsidR="00A417D0" w:rsidRPr="00397586">
        <w:instrText>Client Document</w:instrText>
      </w:r>
      <w:r w:rsidR="00A417D0">
        <w:instrText xml:space="preserve">" </w:instrText>
      </w:r>
      <w:r w:rsidR="00A417D0">
        <w:fldChar w:fldCharType="end"/>
      </w:r>
    </w:p>
    <w:p w14:paraId="6DBCF42F" w14:textId="421AEE25" w:rsidR="00C82F99" w:rsidRDefault="002002D2" w:rsidP="00C82F99">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recommendations support the development or revision of </w:t>
      </w:r>
      <w:r w:rsidR="000D5C40">
        <w:t xml:space="preserve">a </w:t>
      </w:r>
      <w:r w:rsidR="005941C7" w:rsidRPr="005941C7">
        <w:t xml:space="preserve">governance document to be developed by </w:t>
      </w:r>
      <w:r w:rsidR="000D5C40">
        <w:t xml:space="preserve">a </w:t>
      </w:r>
      <w:r w:rsidR="005941C7" w:rsidRPr="005941C7">
        <w:t xml:space="preserve">client, aka </w:t>
      </w:r>
      <w:r w:rsidR="000D5C40">
        <w:t xml:space="preserve">the </w:t>
      </w:r>
      <w:r w:rsidR="005941C7" w:rsidRPr="005941C7">
        <w:t>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rsidR="005941C7" w:rsidRPr="005941C7">
        <w:t xml:space="preserve"> Document.</w:t>
      </w:r>
      <w:r w:rsidR="000E50A7">
        <w:t xml:space="preserve"> These recommendations are listed in Value Integration Reports</w:t>
      </w:r>
      <w:r w:rsidR="001062CC">
        <w:fldChar w:fldCharType="begin"/>
      </w:r>
      <w:r w:rsidR="001062CC">
        <w:instrText xml:space="preserve"> XE "</w:instrText>
      </w:r>
      <w:r w:rsidR="001062CC" w:rsidRPr="00397586">
        <w:instrText>Value Integration Reports</w:instrText>
      </w:r>
      <w:r w:rsidR="001062CC">
        <w:instrText xml:space="preserve">" </w:instrText>
      </w:r>
      <w:r w:rsidR="001062CC">
        <w:fldChar w:fldCharType="end"/>
      </w:r>
      <w:r w:rsidR="000E50A7">
        <w:t xml:space="preserve"> (VIR</w:t>
      </w:r>
      <w:r w:rsidR="004A12DB">
        <w:fldChar w:fldCharType="begin"/>
      </w:r>
      <w:r w:rsidR="004A12DB">
        <w:instrText xml:space="preserve"> XE "</w:instrText>
      </w:r>
      <w:r w:rsidR="004A12DB" w:rsidRPr="00397586">
        <w:instrText>VIR</w:instrText>
      </w:r>
      <w:r w:rsidR="004A12DB">
        <w:instrText xml:space="preserve">" </w:instrText>
      </w:r>
      <w:r w:rsidR="004A12DB">
        <w:fldChar w:fldCharType="end"/>
      </w:r>
      <w:r w:rsidR="000E50A7">
        <w:t xml:space="preserve">s). These VIRs </w:t>
      </w:r>
      <w:r w:rsidR="001F396C">
        <w:t>identify all of the alignments across multiple governance documents relevant to the development of the Client Document.</w:t>
      </w:r>
      <w:r w:rsidR="008A1349">
        <w:t xml:space="preserve"> Understanding the mission and scope of the Client Document enables the </w:t>
      </w:r>
      <w:r w:rsidR="00286A63">
        <w:t xml:space="preserve">IVN Team (the </w:t>
      </w:r>
      <w:r w:rsidR="00EC282E">
        <w:t xml:space="preserve">Client, </w:t>
      </w:r>
      <w:r w:rsidR="007B3C17">
        <w:t>IVN Working Group, researchers and analysts</w:t>
      </w:r>
      <w:r w:rsidR="00286A63">
        <w:t>)</w:t>
      </w:r>
      <w:r w:rsidR="007B3C17">
        <w:t xml:space="preserve"> to build a list of governance documents to </w:t>
      </w:r>
      <w:r w:rsidR="003A3665">
        <w:t>analyze for requirements.</w:t>
      </w:r>
      <w:r w:rsidR="00EC282E">
        <w:t xml:space="preserve"> </w:t>
      </w:r>
    </w:p>
    <w:p w14:paraId="18492B90" w14:textId="75B16E5C" w:rsidR="000B3F54" w:rsidRDefault="000B3F54" w:rsidP="000B3F54">
      <w:pPr>
        <w:pStyle w:val="Heading1"/>
      </w:pPr>
      <w:bookmarkStart w:id="95" w:name="_Toc181998172"/>
      <w:bookmarkStart w:id="96" w:name="_Toc189238961"/>
      <w:r>
        <w:t>Define</w:t>
      </w:r>
      <w:r w:rsidR="00BE663B" w:rsidRPr="00BE663B">
        <w:t xml:space="preserve"> </w:t>
      </w:r>
      <w:r w:rsidR="00BE663B">
        <w:t>Gap Statement</w:t>
      </w:r>
      <w:bookmarkEnd w:id="95"/>
      <w:bookmarkEnd w:id="96"/>
      <w:r w:rsidR="00F0763A">
        <w:fldChar w:fldCharType="begin"/>
      </w:r>
      <w:r w:rsidR="00F0763A">
        <w:instrText xml:space="preserve"> XE "</w:instrText>
      </w:r>
      <w:r w:rsidR="00F0763A" w:rsidRPr="00D25171">
        <w:instrText>Gap Statement</w:instrText>
      </w:r>
      <w:r w:rsidR="00F0763A">
        <w:instrText xml:space="preserve">" </w:instrText>
      </w:r>
      <w:r w:rsidR="00F0763A">
        <w:fldChar w:fldCharType="end"/>
      </w:r>
    </w:p>
    <w:p w14:paraId="343E91CF" w14:textId="0CBB474F" w:rsidR="00B96C10" w:rsidRPr="00B96C10" w:rsidRDefault="00B96C10" w:rsidP="006A634B">
      <w:pPr>
        <w:pStyle w:val="Heading2"/>
      </w:pPr>
      <w:bookmarkStart w:id="97" w:name="_Toc189238962"/>
      <w:r>
        <w:t>Purpose of Gap Statement</w:t>
      </w:r>
      <w:bookmarkEnd w:id="97"/>
    </w:p>
    <w:p w14:paraId="10C411EE" w14:textId="37318B85" w:rsidR="00273D12" w:rsidRDefault="00B9401F" w:rsidP="00C82F99">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 and reports </w:t>
      </w:r>
      <w:r w:rsidR="003D27BE">
        <w:t>provide a basis of evidence for</w:t>
      </w:r>
      <w:r>
        <w:t xml:space="preserve"> program </w:t>
      </w:r>
      <w:r w:rsidR="00ED0E34">
        <w:t>decisions</w:t>
      </w:r>
      <w:r w:rsidR="009407A2">
        <w:t xml:space="preserve">. </w:t>
      </w:r>
      <w:r w:rsidR="00547AF8">
        <w:t xml:space="preserve">Therefore, the planning of an IVN </w:t>
      </w:r>
      <w:r w:rsidR="00AA6D5E">
        <w:t>Requirements Integration Report</w:t>
      </w:r>
      <w:r w:rsidR="004A12DB">
        <w:fldChar w:fldCharType="begin"/>
      </w:r>
      <w:r w:rsidR="004A12DB">
        <w:instrText xml:space="preserve"> XE "</w:instrText>
      </w:r>
      <w:r w:rsidR="004A12DB" w:rsidRPr="00397586">
        <w:instrText>Requirements Integration Report</w:instrText>
      </w:r>
      <w:r w:rsidR="004A12DB">
        <w:instrText xml:space="preserve">" </w:instrText>
      </w:r>
      <w:r w:rsidR="004A12DB">
        <w:fldChar w:fldCharType="end"/>
      </w:r>
      <w:r w:rsidR="00AA6D5E">
        <w:t xml:space="preserve"> (RIR</w:t>
      </w:r>
      <w:r w:rsidR="00CD12EC">
        <w:fldChar w:fldCharType="begin"/>
      </w:r>
      <w:r w:rsidR="00CD12EC">
        <w:instrText xml:space="preserve"> XE "</w:instrText>
      </w:r>
      <w:r w:rsidR="00CD12EC" w:rsidRPr="00397586">
        <w:instrText>RIR</w:instrText>
      </w:r>
      <w:r w:rsidR="00CD12EC">
        <w:instrText xml:space="preserve">" </w:instrText>
      </w:r>
      <w:r w:rsidR="00CD12EC">
        <w:fldChar w:fldCharType="end"/>
      </w:r>
      <w:r w:rsidR="00AA6D5E">
        <w:t>)</w:t>
      </w:r>
      <w:r w:rsidR="00547AF8">
        <w:t xml:space="preserve"> </w:t>
      </w:r>
      <w:r w:rsidR="00791941">
        <w:t xml:space="preserve">presumes a gap </w:t>
      </w:r>
      <w:r w:rsidR="0049440B">
        <w:t xml:space="preserve">in the body of knowledge the reader has </w:t>
      </w:r>
      <w:r w:rsidR="00ED0E34">
        <w:t xml:space="preserve">versus the knowledge the reader needs </w:t>
      </w:r>
      <w:r w:rsidR="00BE6C0C">
        <w:t xml:space="preserve">to support future program decisions. </w:t>
      </w:r>
      <w:r w:rsidR="00BB2B4C" w:rsidRPr="00BB2B4C">
        <w:t>IVN reports provide a basis of evidence to support program integration discoveries, recommendations and improvements to close this gap.</w:t>
      </w:r>
    </w:p>
    <w:p w14:paraId="42D84D51" w14:textId="69ADD990" w:rsidR="00273D12" w:rsidRPr="006A634B" w:rsidRDefault="00BB2B4C" w:rsidP="006A634B">
      <w:pPr>
        <w:pStyle w:val="Heading2"/>
      </w:pPr>
      <w:bookmarkStart w:id="98" w:name="_Toc189238963"/>
      <w:r w:rsidRPr="006A634B">
        <w:t>How IVN Clients</w:t>
      </w:r>
      <w:r w:rsidR="006A634B" w:rsidRPr="006A634B">
        <w:t>, Report Managers and Analysts Use the Gap Statement</w:t>
      </w:r>
      <w:bookmarkEnd w:id="98"/>
    </w:p>
    <w:p w14:paraId="749E28B7" w14:textId="41AB330E" w:rsidR="000B3F54" w:rsidRDefault="000B3F54" w:rsidP="00C82F99">
      <w:r>
        <w:t>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with the help of the </w:t>
      </w:r>
      <w:r w:rsidR="00D574C8">
        <w:t xml:space="preserve">RIR </w:t>
      </w:r>
      <w:r w:rsidR="0090373D">
        <w:t>Report Manager</w:t>
      </w:r>
      <w:r>
        <w:t xml:space="preserve">, </w:t>
      </w:r>
      <w:r w:rsidR="007A09A2" w:rsidRPr="007A09A2">
        <w:t xml:space="preserve">defines the gap statement, which is the knowledge gap that the organization needs to close to deliver a business need. </w:t>
      </w:r>
      <w:r w:rsidR="00653001">
        <w:t xml:space="preserve"> </w:t>
      </w:r>
      <w:r w:rsidR="00653001" w:rsidRPr="00653001">
        <w:t xml:space="preserve">Clients </w:t>
      </w:r>
      <w:r w:rsidR="00B713A3">
        <w:t xml:space="preserve">adjust </w:t>
      </w:r>
      <w:r w:rsidR="00193550">
        <w:t xml:space="preserve">the </w:t>
      </w:r>
      <w:r w:rsidR="00B713A3">
        <w:t xml:space="preserve">scope of IVN </w:t>
      </w:r>
      <w:r w:rsidR="00193550">
        <w:t xml:space="preserve">reports </w:t>
      </w:r>
      <w:r w:rsidR="00B713A3">
        <w:t xml:space="preserve">and </w:t>
      </w:r>
      <w:r w:rsidR="00193550">
        <w:t xml:space="preserve">gauge the </w:t>
      </w:r>
      <w:r w:rsidR="00653001" w:rsidRPr="00653001">
        <w:t>value of the reports based on the capability of the report to close the gap statement.</w:t>
      </w:r>
    </w:p>
    <w:p w14:paraId="150330D6" w14:textId="576BD535" w:rsidR="006A634B" w:rsidRPr="00394277" w:rsidRDefault="00394277" w:rsidP="00394277">
      <w:pPr>
        <w:pStyle w:val="Heading2"/>
      </w:pPr>
      <w:bookmarkStart w:id="99" w:name="_Toc189238964"/>
      <w:r w:rsidRPr="00394277">
        <w:t>Example Gap Statements</w:t>
      </w:r>
      <w:bookmarkEnd w:id="99"/>
    </w:p>
    <w:p w14:paraId="208FD70F" w14:textId="77FA9DA0" w:rsidR="00394277" w:rsidRDefault="003346FA" w:rsidP="00394277">
      <w:r>
        <w:t>"</w:t>
      </w:r>
      <w:r w:rsidR="004C54EA">
        <w:t>(Organization)</w:t>
      </w:r>
      <w:r w:rsidRPr="003346FA">
        <w:t xml:space="preserve"> has a data strategy and a platform strategy document and a metadata plan, either delivered or in late stages of development. MRP also needs plans for human capital, training plan, platforms, data governance, and data quality. These plans can inform and be informed by the MRP Data Strategy and the findings in this report. Some plans are in the form of lists that are not currently programmable into planning statements, which makes the goals in those plans not currently operable.</w:t>
      </w:r>
      <w:r>
        <w:t>"</w:t>
      </w:r>
    </w:p>
    <w:p w14:paraId="7F9CAD3B" w14:textId="204DAD8B" w:rsidR="004C54EA" w:rsidRPr="004C54EA" w:rsidRDefault="004C54EA" w:rsidP="004C54EA">
      <w:r>
        <w:t>"</w:t>
      </w:r>
      <w:r w:rsidRPr="004C54EA">
        <w:t xml:space="preserve">A </w:t>
      </w:r>
      <w:r w:rsidR="001A038A">
        <w:t>team from (organization)</w:t>
      </w:r>
      <w:r w:rsidRPr="004C54EA">
        <w:t xml:space="preserve"> is assessing the </w:t>
      </w:r>
      <w:r w:rsidR="00E860FD">
        <w:t xml:space="preserve">interdependence between the requirements of (governance document) and (governance </w:t>
      </w:r>
      <w:r w:rsidR="001A038A">
        <w:t xml:space="preserve">document). Understanding these interdependencies </w:t>
      </w:r>
      <w:r w:rsidRPr="004C54EA">
        <w:t xml:space="preserve">will provide recommendations </w:t>
      </w:r>
      <w:r w:rsidR="00A75E1E">
        <w:t>to communicate, collaborate and</w:t>
      </w:r>
      <w:r w:rsidR="00AC790D">
        <w:t>/or</w:t>
      </w:r>
      <w:r w:rsidR="00A75E1E">
        <w:t xml:space="preserve"> </w:t>
      </w:r>
      <w:r w:rsidR="00AC790D">
        <w:t>improve implem</w:t>
      </w:r>
      <w:r w:rsidR="00D403F5">
        <w:t>entation of (governance document) for clearer, more effective results."</w:t>
      </w:r>
    </w:p>
    <w:p w14:paraId="570F7A5C" w14:textId="0E468DB7" w:rsidR="00020349" w:rsidRDefault="00020349" w:rsidP="00020349">
      <w:r>
        <w:t xml:space="preserve">"(Organization) teams need to develop an explicit understanding of how activities align with related governance documents (e.g., policies, plans, regulations, orders, priorities, measures, and laws) so that decisions </w:t>
      </w:r>
      <w:r w:rsidR="001968D8">
        <w:t>are based on insight from those alignments."</w:t>
      </w:r>
    </w:p>
    <w:p w14:paraId="07D5F3FE" w14:textId="7D725062" w:rsidR="00020349" w:rsidRDefault="00D975DB" w:rsidP="00020349">
      <w:r>
        <w:t>"T</w:t>
      </w:r>
      <w:r w:rsidR="00020349">
        <w:t xml:space="preserve">he stakeholders who operationalize </w:t>
      </w:r>
      <w:r w:rsidR="001968D8">
        <w:t>(</w:t>
      </w:r>
      <w:r w:rsidR="00901FBC">
        <w:t>strategy</w:t>
      </w:r>
      <w:r w:rsidR="001968D8">
        <w:t>)</w:t>
      </w:r>
      <w:r w:rsidR="00020349">
        <w:t xml:space="preserve"> </w:t>
      </w:r>
      <w:r>
        <w:t>need an inventory of operations</w:t>
      </w:r>
      <w:r w:rsidR="002F113F">
        <w:t xml:space="preserve"> that can affect the performance measures of</w:t>
      </w:r>
      <w:r w:rsidR="00901FBC">
        <w:t xml:space="preserve"> (strategy)</w:t>
      </w:r>
      <w:r>
        <w:t xml:space="preserve">, </w:t>
      </w:r>
      <w:r w:rsidR="00901FBC">
        <w:t xml:space="preserve">to </w:t>
      </w:r>
      <w:r w:rsidR="00D91C1C">
        <w:t xml:space="preserve">measure and </w:t>
      </w:r>
      <w:r w:rsidR="00901FBC">
        <w:t xml:space="preserve">improve </w:t>
      </w:r>
      <w:r w:rsidR="00D91C1C">
        <w:t>the positive effect of those operations on performance</w:t>
      </w:r>
      <w:r w:rsidR="00020349">
        <w:t>.</w:t>
      </w:r>
      <w:r>
        <w:t>"</w:t>
      </w:r>
    </w:p>
    <w:p w14:paraId="242D5175" w14:textId="0DA76094" w:rsidR="00394277" w:rsidRPr="00394277" w:rsidRDefault="00394277" w:rsidP="00394277">
      <w:pPr>
        <w:pStyle w:val="Heading2"/>
      </w:pPr>
      <w:bookmarkStart w:id="100" w:name="_Toc189238965"/>
      <w:r w:rsidRPr="00394277">
        <w:t>Sample Request to Client for Gap Statement</w:t>
      </w:r>
      <w:bookmarkEnd w:id="100"/>
    </w:p>
    <w:p w14:paraId="51F4C509" w14:textId="77777777" w:rsidR="005C6E0F" w:rsidRDefault="005C6E0F" w:rsidP="005C6E0F">
      <w:bookmarkStart w:id="101" w:name="_Toc177628841"/>
      <w:bookmarkStart w:id="102" w:name="_Toc177722688"/>
      <w:bookmarkStart w:id="103" w:name="_Toc181163105"/>
      <w:bookmarkStart w:id="104" w:name="_Toc181338769"/>
      <w:bookmarkStart w:id="105" w:name="_Toc181998173"/>
      <w:bookmarkStart w:id="106" w:name="_Toc189238966"/>
      <w:r>
        <w:t>Dear [Client's Name],</w:t>
      </w:r>
    </w:p>
    <w:p w14:paraId="3637CDA0" w14:textId="77777777" w:rsidR="005C6E0F" w:rsidRDefault="005C6E0F" w:rsidP="005C6E0F"/>
    <w:p w14:paraId="15D8476C" w14:textId="77777777" w:rsidR="005C6E0F" w:rsidRDefault="005C6E0F" w:rsidP="005C6E0F">
      <w:r>
        <w:t>I hope this email finds you well.</w:t>
      </w:r>
    </w:p>
    <w:p w14:paraId="2538BAF9" w14:textId="77777777" w:rsidR="005C6E0F" w:rsidRDefault="005C6E0F" w:rsidP="005C6E0F"/>
    <w:p w14:paraId="0C69B9E7" w14:textId="77777777" w:rsidR="005C6E0F" w:rsidRDefault="005C6E0F" w:rsidP="005C6E0F">
      <w:r>
        <w:t xml:space="preserve">As part of our work on the Integrated Value Network (IVN) report in support of the </w:t>
      </w:r>
      <w:r w:rsidRPr="005E36ED">
        <w:t>[Client’s Governance Document]</w:t>
      </w:r>
      <w:r>
        <w:t xml:space="preserve">, the report development team has developed a draft gap statement to guide our analysis of governance documents, crosswalk requirements across those documents, and generate evidence-based recommendations in support of [Client’s Governance Document]. </w:t>
      </w:r>
      <w:r w:rsidRPr="00500748">
        <w:t>This process supports compliance with the Evidence-Based Policymaking Act of 2018 (</w:t>
      </w:r>
      <w:r>
        <w:t xml:space="preserve">P.L. 115-435; 44 </w:t>
      </w:r>
      <w:r w:rsidRPr="00500748">
        <w:t xml:space="preserve">USC </w:t>
      </w:r>
      <w:r>
        <w:t xml:space="preserve">3561; </w:t>
      </w:r>
      <w:r w:rsidRPr="00500748">
        <w:t xml:space="preserve">OMB </w:t>
      </w:r>
      <w:r>
        <w:t>M-19-23</w:t>
      </w:r>
      <w:r w:rsidRPr="00500748">
        <w:t xml:space="preserve">). </w:t>
      </w:r>
    </w:p>
    <w:p w14:paraId="4F0D856B" w14:textId="77777777" w:rsidR="005C6E0F" w:rsidRDefault="005C6E0F" w:rsidP="005C6E0F">
      <w:r w:rsidRPr="00500748">
        <w:t xml:space="preserve">The gap statement defines the gap between the evidence we have and the evidence we need about the interactions between requirements relevant to the [Client’s Governance Document]. Your validation of </w:t>
      </w:r>
      <w:r>
        <w:t xml:space="preserve">the gap </w:t>
      </w:r>
      <w:r w:rsidRPr="00500748">
        <w:t xml:space="preserve">statement is essential, as it </w:t>
      </w:r>
      <w:r>
        <w:t xml:space="preserve">influences which </w:t>
      </w:r>
      <w:r w:rsidRPr="00500748">
        <w:t>governance documents we analyze and the recommendations we provide</w:t>
      </w:r>
      <w:r>
        <w:t xml:space="preserve"> to close the gap</w:t>
      </w:r>
      <w:r w:rsidRPr="00500748">
        <w:t>.</w:t>
      </w:r>
      <w:r>
        <w:t xml:space="preserve"> </w:t>
      </w:r>
    </w:p>
    <w:p w14:paraId="54C4440B" w14:textId="77777777" w:rsidR="005C6E0F" w:rsidRDefault="005C6E0F" w:rsidP="005C6E0F">
      <w:r>
        <w:t>Draft Gap Statement:</w:t>
      </w:r>
    </w:p>
    <w:p w14:paraId="0873429A" w14:textId="77777777" w:rsidR="005C6E0F" w:rsidRDefault="005C6E0F" w:rsidP="005C6E0F">
      <w:r>
        <w:t>[Insert draft gap statement here]</w:t>
      </w:r>
    </w:p>
    <w:p w14:paraId="48CEB0F0" w14:textId="77777777" w:rsidR="005C6E0F" w:rsidRDefault="005C6E0F" w:rsidP="005C6E0F"/>
    <w:p w14:paraId="3C66BA5C" w14:textId="77777777" w:rsidR="005C6E0F" w:rsidRDefault="005C6E0F" w:rsidP="005C6E0F">
      <w:r>
        <w:t xml:space="preserve">Please review the draft and let us know if it accurately reflects the challenges and opportunities that </w:t>
      </w:r>
      <w:r w:rsidRPr="00C8457C">
        <w:t>the [Client’s Governance Document]</w:t>
      </w:r>
      <w:r>
        <w:t xml:space="preserve"> seeks to address. You have full discretion to revise the statement, and we will provide additional opportunities for refinement throughout the report development process.</w:t>
      </w:r>
    </w:p>
    <w:p w14:paraId="4C0826B9" w14:textId="77777777" w:rsidR="005C6E0F" w:rsidRDefault="005C6E0F" w:rsidP="005C6E0F"/>
    <w:p w14:paraId="6FC27619" w14:textId="77777777" w:rsidR="005C6E0F" w:rsidRDefault="005C6E0F" w:rsidP="005C6E0F">
      <w:r>
        <w:t>Once validated, we will proceed with:</w:t>
      </w:r>
    </w:p>
    <w:p w14:paraId="123996B2" w14:textId="77777777" w:rsidR="005C6E0F" w:rsidRDefault="005C6E0F" w:rsidP="005C6E0F"/>
    <w:p w14:paraId="4656D6A6" w14:textId="77777777" w:rsidR="005C6E0F" w:rsidRDefault="005C6E0F" w:rsidP="005C6E0F">
      <w:r>
        <w:t>1. Identifying and analyzing governance documents relevant to closing the identified gap.</w:t>
      </w:r>
    </w:p>
    <w:p w14:paraId="0C7569B0" w14:textId="77777777" w:rsidR="005C6E0F" w:rsidRDefault="005C6E0F" w:rsidP="005C6E0F">
      <w:r>
        <w:t>2. Crosswalking requirements within these documents to uncover valuable alignments.</w:t>
      </w:r>
    </w:p>
    <w:p w14:paraId="0F642E14" w14:textId="77777777" w:rsidR="005C6E0F" w:rsidRDefault="005C6E0F" w:rsidP="005C6E0F">
      <w:r>
        <w:t>3. Developing recommendations that will serve as a basis of evidence for [Client’s Governance Document].</w:t>
      </w:r>
    </w:p>
    <w:p w14:paraId="11485E08" w14:textId="77777777" w:rsidR="005C6E0F" w:rsidRDefault="005C6E0F" w:rsidP="005C6E0F"/>
    <w:p w14:paraId="204C0531" w14:textId="77777777" w:rsidR="005C6E0F" w:rsidRDefault="005C6E0F" w:rsidP="005C6E0F">
      <w:r>
        <w:t>We appreciate your time and insight in this process. Please confirm your approval or provide any revisions by [requested deadline]. If you have any questions, we are happy to discuss further at your convenience.</w:t>
      </w:r>
    </w:p>
    <w:p w14:paraId="1F6FE9B1" w14:textId="77777777" w:rsidR="005C6E0F" w:rsidRDefault="005C6E0F" w:rsidP="005C6E0F"/>
    <w:p w14:paraId="2364EA51" w14:textId="77777777" w:rsidR="005C6E0F" w:rsidRDefault="005C6E0F" w:rsidP="005C6E0F">
      <w:r>
        <w:t>Best regards,</w:t>
      </w:r>
    </w:p>
    <w:p w14:paraId="717DF60C" w14:textId="77777777" w:rsidR="005C6E0F" w:rsidRDefault="005C6E0F" w:rsidP="005C6E0F">
      <w:r>
        <w:t>[Your Name]</w:t>
      </w:r>
    </w:p>
    <w:p w14:paraId="08551549" w14:textId="77777777" w:rsidR="005C6E0F" w:rsidRDefault="005C6E0F" w:rsidP="005C6E0F">
      <w:r>
        <w:t>[Your Title]</w:t>
      </w:r>
    </w:p>
    <w:p w14:paraId="431E4CCA" w14:textId="77777777" w:rsidR="005C6E0F" w:rsidRDefault="005C6E0F" w:rsidP="005C6E0F">
      <w:r>
        <w:t>[Your Organization]</w:t>
      </w:r>
    </w:p>
    <w:p w14:paraId="7C74AEDB" w14:textId="77777777" w:rsidR="005C6E0F" w:rsidRDefault="005C6E0F" w:rsidP="005C6E0F">
      <w:r>
        <w:t>[Your Contact Information]</w:t>
      </w:r>
    </w:p>
    <w:p w14:paraId="4299DFFD" w14:textId="65066705" w:rsidR="00C82F99" w:rsidRPr="00A47B90" w:rsidRDefault="00881753" w:rsidP="00C82F99">
      <w:pPr>
        <w:pStyle w:val="Heading1"/>
      </w:pPr>
      <w:r>
        <w:t xml:space="preserve">Define </w:t>
      </w:r>
      <w:r w:rsidR="00DF63AF">
        <w:t>list of</w:t>
      </w:r>
      <w:r w:rsidR="003A3665">
        <w:t xml:space="preserve"> </w:t>
      </w:r>
      <w:r w:rsidR="00C62796">
        <w:t>relevant</w:t>
      </w:r>
      <w:r w:rsidR="003A3665">
        <w:t xml:space="preserve"> governance documents to </w:t>
      </w:r>
      <w:r w:rsidR="00C62796">
        <w:t>inventory and crosswalk</w:t>
      </w:r>
      <w:r w:rsidR="003A3665">
        <w:t xml:space="preserve"> requirements</w:t>
      </w:r>
      <w:bookmarkEnd w:id="101"/>
      <w:bookmarkEnd w:id="102"/>
      <w:bookmarkEnd w:id="103"/>
      <w:bookmarkEnd w:id="104"/>
      <w:bookmarkEnd w:id="105"/>
      <w:bookmarkEnd w:id="106"/>
    </w:p>
    <w:p w14:paraId="4E50705C" w14:textId="1935BB9E" w:rsidR="00B945C1" w:rsidRDefault="00EC282E" w:rsidP="006E5417">
      <w:r>
        <w:t xml:space="preserve">The </w:t>
      </w:r>
      <w:r w:rsidR="00286A63">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286A63">
        <w:t xml:space="preserve"> Team</w:t>
      </w:r>
      <w:r>
        <w:t xml:space="preserve"> build</w:t>
      </w:r>
      <w:r w:rsidR="00286A63">
        <w:t>s</w:t>
      </w:r>
      <w:r>
        <w:t xml:space="preserve"> a </w:t>
      </w:r>
      <w:r w:rsidR="00FC7C00">
        <w:t>project agenda of</w:t>
      </w:r>
      <w:r>
        <w:t xml:space="preserve"> a list of governance documents</w:t>
      </w:r>
      <w:r w:rsidR="00B945C1">
        <w:t>, or Sources,</w:t>
      </w:r>
      <w:r>
        <w:t xml:space="preserve"> related to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Document to analyze for requirements.</w:t>
      </w:r>
      <w:r w:rsidR="006E5417">
        <w:t xml:space="preserve"> These governance documents supply value for the initial network, graph visualization and mapping, and connections or relationships linking a governance document to other governance documents within an organization's network.  This is accomplished through identification of governance documents’ scope in turn informing agency or organizational work and initiatives.</w:t>
      </w:r>
    </w:p>
    <w:p w14:paraId="343A3251" w14:textId="7591C8A0" w:rsidR="006E5417" w:rsidRPr="00506F64" w:rsidRDefault="006E5417" w:rsidP="2CD7C5F4">
      <w:pPr>
        <w:pStyle w:val="Heading2"/>
        <w:rPr>
          <w:b w:val="0"/>
          <w:bCs w:val="0"/>
          <w:i w:val="0"/>
          <w:iCs w:val="0"/>
        </w:rPr>
      </w:pPr>
      <w:bookmarkStart w:id="107" w:name="_Toc177628842"/>
      <w:bookmarkStart w:id="108" w:name="_Toc177722689"/>
      <w:bookmarkStart w:id="109" w:name="_Toc181163106"/>
      <w:bookmarkStart w:id="110" w:name="_Toc181338770"/>
      <w:bookmarkStart w:id="111" w:name="_Toc181998174"/>
      <w:bookmarkStart w:id="112" w:name="_Toc189238967"/>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Sources</w:t>
      </w:r>
      <w:bookmarkEnd w:id="107"/>
      <w:bookmarkEnd w:id="108"/>
      <w:bookmarkEnd w:id="109"/>
      <w:bookmarkEnd w:id="110"/>
      <w:bookmarkEnd w:id="111"/>
      <w:bookmarkEnd w:id="112"/>
    </w:p>
    <w:p w14:paraId="709BDEA1" w14:textId="19EBCF8B" w:rsidR="006E5417" w:rsidRPr="00506F64" w:rsidRDefault="006E5417" w:rsidP="006E5417">
      <w:r>
        <w:t>From OMB A-123, Management's Responsibility for Enterprise Risk Management and Internal Control: “Federal leaders and managers are responsible for…a governance structure defined through…sources, including laws…Executive directives and Agency policies.”  Public Law and OMB guidance requires agencies to publish certain governance source documents and link those documents in specific ways.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documentation refers to these mandated documents and linkages as "Federal Governance Structure" as per OMB A-11.  These documents and mandated linkages include:</w:t>
      </w:r>
    </w:p>
    <w:p w14:paraId="26B8BCCD" w14:textId="77777777" w:rsidR="006E5417" w:rsidRPr="00506F64" w:rsidRDefault="006E5417" w:rsidP="006E5417">
      <w:pPr>
        <w:numPr>
          <w:ilvl w:val="0"/>
          <w:numId w:val="19"/>
        </w:numPr>
      </w:pPr>
      <w:r>
        <w:t>Strategic Plan to Evidence Act Learning Agenda, President’s Management Agenda, Risk Register, APGs, and OPM Performance Measures</w:t>
      </w:r>
    </w:p>
    <w:p w14:paraId="182FD71F" w14:textId="77777777" w:rsidR="006E5417" w:rsidRPr="00506F64" w:rsidRDefault="006E5417" w:rsidP="006E5417">
      <w:pPr>
        <w:numPr>
          <w:ilvl w:val="0"/>
          <w:numId w:val="19"/>
        </w:numPr>
      </w:pPr>
      <w:r>
        <w:t>President’s Management Agenda to APGs, OPM Performance Measures, and Executive Orders</w:t>
      </w:r>
    </w:p>
    <w:p w14:paraId="7E5C8125" w14:textId="77777777" w:rsidR="006E5417" w:rsidRPr="00506F64" w:rsidRDefault="006E5417" w:rsidP="006E5417">
      <w:pPr>
        <w:numPr>
          <w:ilvl w:val="0"/>
          <w:numId w:val="19"/>
        </w:numPr>
      </w:pPr>
      <w:r w:rsidRPr="00506F64">
        <w:t>Evidence Act Capacity Assessment to OMB Budget Submission and Learning Agenda</w:t>
      </w:r>
    </w:p>
    <w:p w14:paraId="3DD3742F" w14:textId="77777777" w:rsidR="006E5417" w:rsidRPr="00506F64" w:rsidRDefault="006E5417" w:rsidP="006E5417">
      <w:pPr>
        <w:numPr>
          <w:ilvl w:val="0"/>
          <w:numId w:val="19"/>
        </w:numPr>
      </w:pPr>
      <w:r w:rsidRPr="00506F64">
        <w:t>Performance Measures to Agency Business Operations and A</w:t>
      </w:r>
      <w:r>
        <w:t>PGs</w:t>
      </w:r>
    </w:p>
    <w:p w14:paraId="741CFFC5" w14:textId="153DE626" w:rsidR="006E5417" w:rsidRPr="00506F64" w:rsidRDefault="006E5417" w:rsidP="006E5417">
      <w:pPr>
        <w:numPr>
          <w:ilvl w:val="0"/>
          <w:numId w:val="19"/>
        </w:numPr>
      </w:pPr>
      <w:r>
        <w:t>Prioritize linkages using a priority queue for both what source documents to include and what documents link to each other in 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dataset.</w:t>
      </w:r>
    </w:p>
    <w:p w14:paraId="0DF91465" w14:textId="2E54E4F6" w:rsidR="00B945C1" w:rsidRPr="00B945C1" w:rsidRDefault="006E5417" w:rsidP="00B945C1">
      <w:r w:rsidRPr="00506F64">
        <w:t>Another priority to consider would a drafts or outline of a high visibility strategic or program document that would benefit from a systemic map of how the requirements in the document provide and receive mission value.</w:t>
      </w:r>
      <w:bookmarkStart w:id="113" w:name="_Toc119568550"/>
      <w:r w:rsidR="00B945C1">
        <w:t xml:space="preserve"> </w:t>
      </w:r>
      <w:r w:rsidR="00B945C1" w:rsidRPr="00B945C1">
        <w:t>Typical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B945C1" w:rsidRPr="00B945C1">
        <w:t xml:space="preserve"> data sources</w:t>
      </w:r>
      <w:bookmarkEnd w:id="113"/>
      <w:r w:rsidR="00B945C1" w:rsidRPr="00B945C1">
        <w:t xml:space="preserve"> include:</w:t>
      </w:r>
    </w:p>
    <w:p w14:paraId="27900E8E" w14:textId="77777777" w:rsidR="00B945C1" w:rsidRPr="00506F64" w:rsidRDefault="00B945C1" w:rsidP="00B945C1">
      <w:pPr>
        <w:numPr>
          <w:ilvl w:val="0"/>
          <w:numId w:val="18"/>
        </w:numPr>
      </w:pPr>
      <w:r w:rsidRPr="00506F64">
        <w:t>United States Code (USC) / Public Laws</w:t>
      </w:r>
    </w:p>
    <w:p w14:paraId="5C8B2956" w14:textId="7372A122" w:rsidR="00B945C1" w:rsidRPr="00506F64" w:rsidRDefault="00B945C1" w:rsidP="00B945C1">
      <w:pPr>
        <w:numPr>
          <w:ilvl w:val="1"/>
          <w:numId w:val="18"/>
        </w:numPr>
      </w:pPr>
      <w:r w:rsidRPr="00506F64">
        <w:t xml:space="preserve">Use references in </w:t>
      </w:r>
      <w:r>
        <w:t>A</w:t>
      </w:r>
      <w:r w:rsidRPr="00506F64">
        <w:t>gency policies to USC to link policies to USC sections in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p>
    <w:p w14:paraId="61BDBA95" w14:textId="77777777" w:rsidR="00B945C1" w:rsidRPr="00506F64" w:rsidRDefault="00B945C1" w:rsidP="00B945C1">
      <w:pPr>
        <w:numPr>
          <w:ilvl w:val="0"/>
          <w:numId w:val="18"/>
        </w:numPr>
      </w:pPr>
      <w:r w:rsidRPr="00506F64">
        <w:t>Code of Federal Regulations</w:t>
      </w:r>
    </w:p>
    <w:p w14:paraId="46ABC703" w14:textId="18F310A6" w:rsidR="00B945C1" w:rsidRPr="00506F64" w:rsidRDefault="00B945C1" w:rsidP="00B945C1">
      <w:pPr>
        <w:numPr>
          <w:ilvl w:val="1"/>
          <w:numId w:val="18"/>
        </w:numPr>
      </w:pPr>
      <w:r w:rsidRPr="00506F64">
        <w:t xml:space="preserve">Use references in </w:t>
      </w:r>
      <w:r>
        <w:t>A</w:t>
      </w:r>
      <w:r w:rsidRPr="00506F64">
        <w:t>gency policies to Code of Federal Regulations (CFR) to link policies to CFR sections in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Also link these CFR sections to the U.S. Code that authorizes the CFR sections.</w:t>
      </w:r>
    </w:p>
    <w:p w14:paraId="46FE929C" w14:textId="77777777" w:rsidR="00B945C1" w:rsidRPr="00506F64" w:rsidRDefault="00B945C1" w:rsidP="00B945C1">
      <w:pPr>
        <w:numPr>
          <w:ilvl w:val="0"/>
          <w:numId w:val="18"/>
        </w:numPr>
      </w:pPr>
      <w:r w:rsidRPr="00506F64">
        <w:t>OMB Information and Guidance</w:t>
      </w:r>
      <w:r w:rsidRPr="00506F64">
        <w:rPr>
          <w:vertAlign w:val="superscript"/>
        </w:rPr>
        <w:footnoteReference w:id="3"/>
      </w:r>
    </w:p>
    <w:p w14:paraId="2F4B4051" w14:textId="77777777" w:rsidR="00B945C1" w:rsidRPr="00506F64" w:rsidRDefault="00B945C1" w:rsidP="00B945C1">
      <w:pPr>
        <w:numPr>
          <w:ilvl w:val="0"/>
          <w:numId w:val="18"/>
        </w:numPr>
      </w:pPr>
      <w:r w:rsidRPr="00506F64">
        <w:t>Executive Office of the President</w:t>
      </w:r>
    </w:p>
    <w:p w14:paraId="74EF2E80" w14:textId="77777777" w:rsidR="00B945C1" w:rsidRPr="00506F64" w:rsidRDefault="00B945C1" w:rsidP="00B945C1">
      <w:pPr>
        <w:numPr>
          <w:ilvl w:val="1"/>
          <w:numId w:val="18"/>
        </w:numPr>
      </w:pPr>
      <w:r w:rsidRPr="00506F64">
        <w:t>President’s Management Agenda (PMA)</w:t>
      </w:r>
    </w:p>
    <w:p w14:paraId="16D7E4DB" w14:textId="77777777" w:rsidR="00B945C1" w:rsidRPr="00506F64" w:rsidRDefault="00B945C1" w:rsidP="00B945C1">
      <w:pPr>
        <w:numPr>
          <w:ilvl w:val="1"/>
          <w:numId w:val="18"/>
        </w:numPr>
      </w:pPr>
      <w:r w:rsidRPr="00506F64">
        <w:t>PMA Learning Agenda</w:t>
      </w:r>
    </w:p>
    <w:p w14:paraId="73735EE0" w14:textId="77777777" w:rsidR="00B945C1" w:rsidRPr="00506F64" w:rsidRDefault="00B945C1" w:rsidP="00B945C1">
      <w:pPr>
        <w:numPr>
          <w:ilvl w:val="1"/>
          <w:numId w:val="18"/>
        </w:numPr>
      </w:pPr>
      <w:r w:rsidRPr="00506F64">
        <w:t>A</w:t>
      </w:r>
      <w:r>
        <w:t>PGs</w:t>
      </w:r>
    </w:p>
    <w:p w14:paraId="2C0BB5DB" w14:textId="77777777" w:rsidR="00B945C1" w:rsidRPr="00506F64" w:rsidRDefault="00B945C1" w:rsidP="00B945C1">
      <w:pPr>
        <w:numPr>
          <w:ilvl w:val="0"/>
          <w:numId w:val="18"/>
        </w:numPr>
      </w:pPr>
      <w:r w:rsidRPr="00506F64">
        <w:t>Agency directives</w:t>
      </w:r>
    </w:p>
    <w:p w14:paraId="584C5D69" w14:textId="77777777" w:rsidR="00B945C1" w:rsidRPr="00506F64" w:rsidRDefault="00B945C1" w:rsidP="00B945C1">
      <w:pPr>
        <w:numPr>
          <w:ilvl w:val="1"/>
          <w:numId w:val="18"/>
        </w:numPr>
      </w:pPr>
      <w:r w:rsidRPr="00506F64">
        <w:t>Division / bureau directives</w:t>
      </w:r>
    </w:p>
    <w:p w14:paraId="04A87098" w14:textId="77777777" w:rsidR="00B945C1" w:rsidRPr="00506F64" w:rsidRDefault="00B945C1" w:rsidP="00B945C1">
      <w:pPr>
        <w:numPr>
          <w:ilvl w:val="0"/>
          <w:numId w:val="18"/>
        </w:numPr>
      </w:pPr>
      <w:r w:rsidRPr="00506F64">
        <w:t>Agency policies</w:t>
      </w:r>
    </w:p>
    <w:p w14:paraId="4CF43CD4" w14:textId="77777777" w:rsidR="00B945C1" w:rsidRPr="00506F64" w:rsidRDefault="00B945C1" w:rsidP="00B945C1">
      <w:pPr>
        <w:numPr>
          <w:ilvl w:val="1"/>
          <w:numId w:val="18"/>
        </w:numPr>
      </w:pPr>
      <w:r w:rsidRPr="00506F64">
        <w:t>Division / bureau policies</w:t>
      </w:r>
    </w:p>
    <w:p w14:paraId="50CE610A" w14:textId="77777777" w:rsidR="00B945C1" w:rsidRPr="00506F64" w:rsidRDefault="00B945C1" w:rsidP="00B945C1">
      <w:pPr>
        <w:numPr>
          <w:ilvl w:val="0"/>
          <w:numId w:val="18"/>
        </w:numPr>
      </w:pPr>
      <w:r w:rsidRPr="00506F64">
        <w:t>Agency strategic plans</w:t>
      </w:r>
    </w:p>
    <w:p w14:paraId="186D962D" w14:textId="77777777" w:rsidR="00B945C1" w:rsidRPr="00506F64" w:rsidRDefault="00B945C1" w:rsidP="00B945C1">
      <w:pPr>
        <w:numPr>
          <w:ilvl w:val="1"/>
          <w:numId w:val="18"/>
        </w:numPr>
      </w:pPr>
      <w:r w:rsidRPr="00506F64">
        <w:t>Strategic goals</w:t>
      </w:r>
    </w:p>
    <w:p w14:paraId="3F26F226" w14:textId="77777777" w:rsidR="00B945C1" w:rsidRPr="00506F64" w:rsidRDefault="00B945C1" w:rsidP="00B945C1">
      <w:pPr>
        <w:numPr>
          <w:ilvl w:val="1"/>
          <w:numId w:val="18"/>
        </w:numPr>
      </w:pPr>
      <w:r w:rsidRPr="00506F64">
        <w:t>Strategic objectives</w:t>
      </w:r>
    </w:p>
    <w:p w14:paraId="54245F50" w14:textId="77777777" w:rsidR="00B945C1" w:rsidRPr="00506F64" w:rsidRDefault="00B945C1" w:rsidP="00B945C1">
      <w:pPr>
        <w:numPr>
          <w:ilvl w:val="1"/>
          <w:numId w:val="18"/>
        </w:numPr>
      </w:pPr>
      <w:r w:rsidRPr="00506F64">
        <w:t>Performance goals / metrics</w:t>
      </w:r>
    </w:p>
    <w:p w14:paraId="12697328" w14:textId="77777777" w:rsidR="00B945C1" w:rsidRPr="00506F64" w:rsidRDefault="00B945C1" w:rsidP="00B945C1">
      <w:pPr>
        <w:numPr>
          <w:ilvl w:val="0"/>
          <w:numId w:val="18"/>
        </w:numPr>
      </w:pPr>
      <w:r w:rsidRPr="00506F64">
        <w:t>Agency portfolios, programs, projects, and products</w:t>
      </w:r>
    </w:p>
    <w:p w14:paraId="72737901" w14:textId="77777777" w:rsidR="00B945C1" w:rsidRPr="00506F64" w:rsidRDefault="00B945C1" w:rsidP="00B945C1">
      <w:pPr>
        <w:numPr>
          <w:ilvl w:val="1"/>
          <w:numId w:val="18"/>
        </w:numPr>
      </w:pPr>
      <w:r w:rsidRPr="00506F64">
        <w:t>Programmatic data (budgets and schedules, for example) (which have their own types of integrated data through portfolios and programs)</w:t>
      </w:r>
    </w:p>
    <w:p w14:paraId="52F61366" w14:textId="77777777" w:rsidR="00B945C1" w:rsidRPr="00506F64" w:rsidRDefault="00B945C1" w:rsidP="00B945C1">
      <w:pPr>
        <w:numPr>
          <w:ilvl w:val="1"/>
          <w:numId w:val="18"/>
        </w:numPr>
      </w:pPr>
      <w:r w:rsidRPr="00506F64">
        <w:t>Outcomes</w:t>
      </w:r>
    </w:p>
    <w:p w14:paraId="45530998" w14:textId="77777777" w:rsidR="00B945C1" w:rsidRPr="00506F64" w:rsidRDefault="00B945C1" w:rsidP="00B945C1">
      <w:pPr>
        <w:numPr>
          <w:ilvl w:val="0"/>
          <w:numId w:val="18"/>
        </w:numPr>
      </w:pPr>
      <w:r w:rsidRPr="00506F64">
        <w:t>Agency risks</w:t>
      </w:r>
    </w:p>
    <w:p w14:paraId="1DA3E862" w14:textId="77777777" w:rsidR="00B945C1" w:rsidRPr="00506F64" w:rsidRDefault="00B945C1" w:rsidP="00B945C1">
      <w:pPr>
        <w:numPr>
          <w:ilvl w:val="1"/>
          <w:numId w:val="18"/>
        </w:numPr>
      </w:pPr>
      <w:r w:rsidRPr="00506F64">
        <w:t xml:space="preserve">Publicly available content or derived content from </w:t>
      </w:r>
      <w:r>
        <w:t>A</w:t>
      </w:r>
      <w:r w:rsidRPr="00506F64">
        <w:t>gency Risk Registers</w:t>
      </w:r>
    </w:p>
    <w:p w14:paraId="78F806F5" w14:textId="77777777" w:rsidR="006E5417" w:rsidRDefault="006E5417" w:rsidP="00C82F99"/>
    <w:p w14:paraId="30D88080" w14:textId="0187CAAD" w:rsidR="00C82F99" w:rsidRPr="00286A63" w:rsidRDefault="00286A63" w:rsidP="00286A63">
      <w:pPr>
        <w:pStyle w:val="Heading1"/>
      </w:pPr>
      <w:bookmarkStart w:id="114" w:name="_Toc177628843"/>
      <w:bookmarkStart w:id="115" w:name="_Toc177722690"/>
      <w:bookmarkStart w:id="116" w:name="_Toc181163107"/>
      <w:bookmarkStart w:id="117" w:name="_Toc181338771"/>
      <w:bookmarkStart w:id="118" w:name="_Toc181998175"/>
      <w:bookmarkStart w:id="119" w:name="_Toc189238968"/>
      <w:r>
        <w:t>Prioritize available governance documents to analyze for requirements</w:t>
      </w:r>
      <w:bookmarkEnd w:id="114"/>
      <w:bookmarkEnd w:id="115"/>
      <w:bookmarkEnd w:id="116"/>
      <w:bookmarkEnd w:id="117"/>
      <w:bookmarkEnd w:id="118"/>
      <w:bookmarkEnd w:id="119"/>
    </w:p>
    <w:p w14:paraId="036EB359" w14:textId="500572FA" w:rsidR="00286A63" w:rsidRDefault="00286A63" w:rsidP="00286A63">
      <w:r>
        <w:t>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Team prioritizes the governance documents related to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Document to analyze for requirements.</w:t>
      </w:r>
    </w:p>
    <w:p w14:paraId="3561D66D" w14:textId="1647B3EB" w:rsidR="00727737" w:rsidRDefault="00DA2572" w:rsidP="00727737">
      <w:pPr>
        <w:pStyle w:val="Heading2"/>
      </w:pPr>
      <w:bookmarkStart w:id="120" w:name="_Toc181338772"/>
      <w:bookmarkStart w:id="121" w:name="_Toc181998176"/>
      <w:bookmarkStart w:id="122" w:name="_Toc189238969"/>
      <w:r>
        <w:t>What is a requirement</w:t>
      </w:r>
      <w:r w:rsidR="002D44FC">
        <w:fldChar w:fldCharType="begin"/>
      </w:r>
      <w:r w:rsidR="002D44FC">
        <w:instrText xml:space="preserve"> XE "</w:instrText>
      </w:r>
      <w:r w:rsidR="002D44FC" w:rsidRPr="00D25171">
        <w:instrText>requirement</w:instrText>
      </w:r>
      <w:r w:rsidR="002D44FC">
        <w:instrText xml:space="preserve">" </w:instrText>
      </w:r>
      <w:r w:rsidR="002D44FC">
        <w:fldChar w:fldCharType="end"/>
      </w:r>
      <w:r>
        <w:t>?</w:t>
      </w:r>
      <w:bookmarkEnd w:id="120"/>
      <w:bookmarkEnd w:id="121"/>
      <w:bookmarkEnd w:id="122"/>
    </w:p>
    <w:p w14:paraId="7F79D0D7" w14:textId="7CA086D7" w:rsidR="003B403E" w:rsidRDefault="003B403E" w:rsidP="003B403E">
      <w:r>
        <w:t>From the Business Analysis Body of Knowledge (BABOK) 2.3, “Requirements Classification Schema”:</w:t>
      </w:r>
      <w:r w:rsidR="00CD7377">
        <w:rPr>
          <w:rStyle w:val="FootnoteReference"/>
        </w:rPr>
        <w:footnoteReference w:id="4"/>
      </w:r>
    </w:p>
    <w:p w14:paraId="66FEA560" w14:textId="5DB32A83" w:rsidR="003B403E" w:rsidRDefault="003B403E" w:rsidP="003B403E">
      <w:r w:rsidRPr="00DC5533">
        <w:rPr>
          <w:u w:val="single"/>
        </w:rPr>
        <w:t>Business requirements</w:t>
      </w:r>
      <w:r>
        <w:t>: statements of goals, objectives, and outcomes that describe why a change has been initiated. They can apply to the whole of an enterprise, a business area, or a specific initiative.</w:t>
      </w:r>
    </w:p>
    <w:p w14:paraId="521B4EAF" w14:textId="48E6BF0F" w:rsidR="003B403E" w:rsidRDefault="003B403E" w:rsidP="003B403E">
      <w:r w:rsidRPr="00DC5533">
        <w:rPr>
          <w:u w:val="single"/>
        </w:rPr>
        <w:t>Stakeholder requirements</w:t>
      </w:r>
      <w:r>
        <w:t>: describe the needs of stakeholders that must be met in order to achieve the business requirements. They may serve as a bridge between business and solution requirements.</w:t>
      </w:r>
    </w:p>
    <w:p w14:paraId="196AF178" w14:textId="3B42954D" w:rsidR="003B403E" w:rsidRDefault="003B403E" w:rsidP="00020449">
      <w:r w:rsidRPr="00727737">
        <w:rPr>
          <w:u w:val="single"/>
        </w:rPr>
        <w:t>Solution requirements</w:t>
      </w:r>
      <w:r>
        <w:t>: describe the capabilities and qualities of a solution that meets the stakeholder requirements. They provide the appropriate level of detail to allow for the development and implementation of the solution. Solution requirements can be divided into two sub-categories</w:t>
      </w:r>
      <w:r w:rsidR="00020449">
        <w:t xml:space="preserve">. </w:t>
      </w:r>
      <w:r w:rsidR="00020449" w:rsidRPr="00020449">
        <w:rPr>
          <w:u w:val="single"/>
        </w:rPr>
        <w:t>F</w:t>
      </w:r>
      <w:r w:rsidRPr="00020449">
        <w:rPr>
          <w:u w:val="single"/>
        </w:rPr>
        <w:t>unctional requirements</w:t>
      </w:r>
      <w:r w:rsidR="00020449">
        <w:t xml:space="preserve"> </w:t>
      </w:r>
      <w:r>
        <w:t xml:space="preserve">describe the capabilities that a solution must have in terms of the </w:t>
      </w:r>
      <w:r w:rsidR="00020449">
        <w:t>behavior</w:t>
      </w:r>
      <w:r>
        <w:t xml:space="preserve"> and information that the solution will manage, and</w:t>
      </w:r>
      <w:r w:rsidR="00020449">
        <w:t xml:space="preserve"> </w:t>
      </w:r>
      <w:r w:rsidRPr="00020449">
        <w:rPr>
          <w:u w:val="single"/>
        </w:rPr>
        <w:t>non-functional</w:t>
      </w:r>
      <w:r>
        <w:t xml:space="preserve"> requirements or quality of service requirements</w:t>
      </w:r>
      <w:r w:rsidR="00020449">
        <w:t xml:space="preserve"> </w:t>
      </w:r>
      <w:r>
        <w:t xml:space="preserve">do not relate directly to the </w:t>
      </w:r>
      <w:r w:rsidR="00020449">
        <w:t>behavior</w:t>
      </w:r>
      <w:r>
        <w:t xml:space="preserve"> of functionality of the solution, but rather describe conditions under which a solution must remain effective or qualities that a solution must have.</w:t>
      </w:r>
    </w:p>
    <w:p w14:paraId="6720A746" w14:textId="1BB209E3" w:rsidR="003B403E" w:rsidRDefault="003B403E" w:rsidP="003B403E">
      <w:r w:rsidRPr="00DC5533">
        <w:rPr>
          <w:u w:val="single"/>
        </w:rPr>
        <w:t>Transition requirements</w:t>
      </w:r>
      <w:r w:rsidR="00020449">
        <w:t xml:space="preserve"> </w:t>
      </w:r>
      <w:r>
        <w:t>describe the capabilities that the solution must have and the conditions the solution must meet to facilitate transition from the current state to the future state, but which are not needed once the change is complete. They are differentiated from other requirements types because they are of a temporary nature. Transition requirements address topics such as data conversion, training, and business continuity</w:t>
      </w:r>
      <w:r w:rsidR="00020449">
        <w:t>.</w:t>
      </w:r>
    </w:p>
    <w:p w14:paraId="5199BBEC" w14:textId="61884029" w:rsidR="00F82FA3" w:rsidRDefault="002A3C69" w:rsidP="003B403E">
      <w:r>
        <w:t xml:space="preserve">An </w:t>
      </w:r>
      <w:r w:rsidR="00F82FA3">
        <w:t xml:space="preserve">Integrated Value Network </w:t>
      </w:r>
      <w:r w:rsidR="00727737">
        <w:t>may include all of these requirements, but most of the requirements you will see in 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727737">
        <w:t xml:space="preserve"> dataset will be </w:t>
      </w:r>
      <w:r>
        <w:t>business requirements</w:t>
      </w:r>
      <w:r w:rsidR="0087248C">
        <w:t xml:space="preserve">. IVN analysis identifies integration of requirements, so </w:t>
      </w:r>
      <w:r w:rsidR="00A06D3C">
        <w:t xml:space="preserve">business </w:t>
      </w:r>
      <w:r w:rsidR="0087248C">
        <w:t xml:space="preserve">requirements that </w:t>
      </w:r>
      <w:r w:rsidR="00B941D7">
        <w:t>authorize or comply with</w:t>
      </w:r>
      <w:r w:rsidR="00F90DA7">
        <w:t xml:space="preserve"> </w:t>
      </w:r>
      <w:r w:rsidR="005A1431">
        <w:t xml:space="preserve">other </w:t>
      </w:r>
      <w:r w:rsidR="0087248C">
        <w:t xml:space="preserve">requirements (such as </w:t>
      </w:r>
      <w:r w:rsidR="00B941D7">
        <w:t>program</w:t>
      </w:r>
      <w:r w:rsidR="002A6254">
        <w:t xml:space="preserve"> directives </w:t>
      </w:r>
      <w:r w:rsidR="00B941D7">
        <w:t xml:space="preserve">that comply with </w:t>
      </w:r>
      <w:r w:rsidR="0087248C">
        <w:t>regulations, laws and budgets) a</w:t>
      </w:r>
      <w:r w:rsidR="00A06D3C">
        <w:t>re</w:t>
      </w:r>
      <w:r w:rsidR="005A1431">
        <w:t xml:space="preserve"> more likely to </w:t>
      </w:r>
      <w:r w:rsidR="002A6254">
        <w:t>be included in an IVN dataset.</w:t>
      </w:r>
    </w:p>
    <w:p w14:paraId="57F5A4E4" w14:textId="2B155E90" w:rsidR="00C82F99" w:rsidRPr="00A47B90" w:rsidRDefault="00CF21CF" w:rsidP="00C82F99">
      <w:pPr>
        <w:pStyle w:val="Heading1"/>
      </w:pPr>
      <w:bookmarkStart w:id="123" w:name="_Toc177628844"/>
      <w:bookmarkStart w:id="124" w:name="_Toc177722691"/>
      <w:bookmarkStart w:id="125" w:name="_Toc181163108"/>
      <w:bookmarkStart w:id="126" w:name="_Toc181338773"/>
      <w:bookmarkStart w:id="127" w:name="_Toc181998177"/>
      <w:bookmarkStart w:id="128" w:name="_Toc189238970"/>
      <w:r>
        <w:t>Inventory</w:t>
      </w:r>
      <w:r w:rsidR="0018285A">
        <w:fldChar w:fldCharType="begin"/>
      </w:r>
      <w:r w:rsidR="0018285A">
        <w:instrText xml:space="preserve"> XE "</w:instrText>
      </w:r>
      <w:r w:rsidR="0018285A" w:rsidRPr="00D25171">
        <w:instrText>Inventory</w:instrText>
      </w:r>
      <w:r w:rsidR="0018285A">
        <w:instrText xml:space="preserve">" </w:instrText>
      </w:r>
      <w:r w:rsidR="0018285A">
        <w:fldChar w:fldCharType="end"/>
      </w:r>
      <w:r>
        <w:t xml:space="preserve"> the requirements</w:t>
      </w:r>
      <w:r w:rsidR="00501ABF">
        <w:t xml:space="preserve"> for</w:t>
      </w:r>
      <w:r>
        <w:t xml:space="preserve"> </w:t>
      </w:r>
      <w:r w:rsidR="00501ABF">
        <w:t>a</w:t>
      </w:r>
      <w:r>
        <w:t xml:space="preserve"> governance document</w:t>
      </w:r>
      <w:bookmarkEnd w:id="123"/>
      <w:bookmarkEnd w:id="124"/>
      <w:bookmarkEnd w:id="125"/>
      <w:bookmarkEnd w:id="126"/>
      <w:bookmarkEnd w:id="127"/>
      <w:bookmarkEnd w:id="128"/>
    </w:p>
    <w:p w14:paraId="05C392AD" w14:textId="56CF91B1" w:rsidR="00C82F99" w:rsidRDefault="00CF21CF" w:rsidP="00C82F99">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researchers inventory the requirements for each governance document</w:t>
      </w:r>
      <w:r w:rsidR="00436FDB">
        <w:t xml:space="preserve">. Researchers share the inventories with the team to </w:t>
      </w:r>
      <w:r w:rsidR="00914B4F">
        <w:t>discuss whether the requirements indicate a need</w:t>
      </w:r>
      <w:r w:rsidR="00436FDB">
        <w:t xml:space="preserve"> to revise the list or priority of governance documents to inventory.</w:t>
      </w:r>
    </w:p>
    <w:p w14:paraId="64A5AA30" w14:textId="77777777" w:rsidR="00A24FE8" w:rsidRDefault="00A24FE8" w:rsidP="00A24FE8">
      <w:r w:rsidRPr="00506F64">
        <w:t>In many cases, the table of contents of enabling sources will identify the first few layers of the components that will need to be analyzed and entered; however, there will sometimes be a need to subordinate a level in the table of contents with an additional layer of separation to make the mapping of dependent components more effective. An individual numbering system may need to be developed to apply a more consistent approach to this layering. In that situation add an additional layer of subordination (numbering) to the section with too great a scope. (For example, Section 1.1 could be decomposed into subordinate components such as 1.1.1, 1.1.2, 1.1.3, and 1.1.4.)</w:t>
      </w:r>
    </w:p>
    <w:p w14:paraId="5EAAEBB1" w14:textId="44C855C9" w:rsidR="0030093C" w:rsidRPr="00506F64" w:rsidRDefault="0030093C" w:rsidP="00A24FE8">
      <w:r w:rsidRPr="0030093C">
        <w:t>Decompose larger, more complex requirements into smaller, more manageable components until each component with no subordinate components is a single, indivisible requirement that cannot be broken down further into smaller requirements. This feature of requirements is called "atomicity." An atomic requirement represents the most granular and fundamental unit of a requirement necessary for the system or product being developed. This ensures that each requirement is more easily understood, implemented, tracked, measurable, and testable. Decomposing requirements for atomicity helps to ensure that all aspects of a requirement are addressed and that the overall project scope is well-defined.</w:t>
      </w:r>
    </w:p>
    <w:p w14:paraId="427EF178" w14:textId="68EC9EB5" w:rsidR="00A24FE8" w:rsidRDefault="00A24FE8" w:rsidP="00A24FE8">
      <w:r w:rsidRPr="00506F64">
        <w:t>When considering the scope or granularity of sources, consider setting components to the scope that is feasibly adaptable by the governing organization of that source. In other words, do not create components that are too large for the responsible organization to change</w:t>
      </w:r>
      <w:r w:rsidR="00AC4028">
        <w:t>,</w:t>
      </w:r>
      <w:r w:rsidRPr="00506F64">
        <w:t xml:space="preserve"> or too small for the </w:t>
      </w:r>
      <w:r>
        <w:t>A</w:t>
      </w:r>
      <w:r w:rsidRPr="00506F64">
        <w:t>gency to change</w:t>
      </w:r>
      <w:r w:rsidR="00AC4028">
        <w:t xml:space="preserve"> in a measurable way</w:t>
      </w:r>
      <w:r w:rsidRPr="00506F64">
        <w:t>. Right size the components to take advantage of economies of scale and feasibility.</w:t>
      </w:r>
    </w:p>
    <w:p w14:paraId="60CA2550" w14:textId="05BA7A23" w:rsidR="00AC4028" w:rsidRDefault="00AC4028" w:rsidP="00A24FE8">
      <w:r>
        <w:t>For the description of a component, limit the description to the scope of that component, not the larger scope of its superordinate (aka “parent”) component</w:t>
      </w:r>
      <w:r w:rsidR="005C1E7A">
        <w:t>,</w:t>
      </w:r>
      <w:r>
        <w:t xml:space="preserve"> or all of the descriptions of its subordinate (aka “child”) components. </w:t>
      </w:r>
      <w:r w:rsidR="002B46AE">
        <w:t>Components consist of subcomponents that have less scope and tend to have more specific detail</w:t>
      </w:r>
      <w:r w:rsidR="00143A94">
        <w:t>. Use sequencing, rather than duplicative language, to organize the content. K</w:t>
      </w:r>
      <w:r w:rsidR="002B46AE">
        <w:t>eeping the descriptions distinct for each component at each level</w:t>
      </w:r>
      <w:r w:rsidR="00FC342F">
        <w:t xml:space="preserve"> al</w:t>
      </w:r>
      <w:r w:rsidR="00C302D7">
        <w:t>lows for situations where components can align at a smaller or larger scope in a way that is less reliable at a larger or smaller scale.</w:t>
      </w:r>
      <w:r w:rsidR="00143A94">
        <w:t xml:space="preserve"> </w:t>
      </w:r>
      <w:r w:rsidR="4B5EFCA4">
        <w:t>In practice, this means copying and pasting any portion of the text only once into the component descriptions.</w:t>
      </w:r>
    </w:p>
    <w:p w14:paraId="471D04CD" w14:textId="4BD80A13" w:rsidR="0067219F" w:rsidRPr="00506F64" w:rsidRDefault="0067219F" w:rsidP="00690D9F">
      <w:pPr>
        <w:pStyle w:val="IntenseQuote"/>
      </w:pPr>
      <w:r>
        <w:t xml:space="preserve">Note: Searching for “will” “should” or “must” can help identify requirements within long sections of </w:t>
      </w:r>
      <w:r w:rsidR="00690D9F">
        <w:t>expository text, but this method is not sufficient for identifying all the requirements.</w:t>
      </w:r>
    </w:p>
    <w:p w14:paraId="74412C36" w14:textId="0A0AECEF" w:rsidR="00F44D0F" w:rsidRPr="00506F64" w:rsidRDefault="00F44D0F" w:rsidP="00F44D0F">
      <w:pPr>
        <w:pStyle w:val="Heading2"/>
      </w:pPr>
      <w:bookmarkStart w:id="129" w:name="_Toc119568554"/>
      <w:bookmarkStart w:id="130" w:name="_Toc177628845"/>
      <w:bookmarkStart w:id="131" w:name="_Toc177722692"/>
      <w:bookmarkStart w:id="132" w:name="_Toc181163109"/>
      <w:bookmarkStart w:id="133" w:name="_Toc181338774"/>
      <w:bookmarkStart w:id="134" w:name="_Toc181998178"/>
      <w:bookmarkStart w:id="135" w:name="_Toc189238971"/>
      <w:r>
        <w:t>Enabling source</w:t>
      </w:r>
      <w:r w:rsidR="000733E9">
        <w:fldChar w:fldCharType="begin"/>
      </w:r>
      <w:r w:rsidR="000733E9">
        <w:instrText xml:space="preserve"> XE "</w:instrText>
      </w:r>
      <w:r w:rsidR="000733E9" w:rsidRPr="00D25171">
        <w:instrText>Enabling source</w:instrText>
      </w:r>
      <w:r w:rsidR="000733E9">
        <w:instrText xml:space="preserve">" </w:instrText>
      </w:r>
      <w:r w:rsidR="000733E9">
        <w:fldChar w:fldCharType="end"/>
      </w:r>
      <w:r>
        <w:t xml:space="preserve"> and dependent source</w:t>
      </w:r>
      <w:r w:rsidR="000733E9">
        <w:fldChar w:fldCharType="begin"/>
      </w:r>
      <w:r w:rsidR="000733E9">
        <w:instrText xml:space="preserve"> XE "</w:instrText>
      </w:r>
      <w:r w:rsidR="000733E9" w:rsidRPr="00D25171">
        <w:instrText>dependent source</w:instrText>
      </w:r>
      <w:r w:rsidR="000733E9">
        <w:instrText xml:space="preserve">" </w:instrText>
      </w:r>
      <w:r w:rsidR="000733E9">
        <w:fldChar w:fldCharType="end"/>
      </w:r>
      <w:r>
        <w:t xml:space="preserve"> components</w:t>
      </w:r>
      <w:bookmarkEnd w:id="129"/>
      <w:bookmarkEnd w:id="130"/>
      <w:bookmarkEnd w:id="131"/>
      <w:bookmarkEnd w:id="132"/>
      <w:bookmarkEnd w:id="133"/>
      <w:bookmarkEnd w:id="134"/>
      <w:bookmarkEnd w:id="135"/>
    </w:p>
    <w:p w14:paraId="5FD49CE5" w14:textId="72016016" w:rsidR="00517F54" w:rsidRDefault="00DE6E49" w:rsidP="00F44D0F">
      <w:pPr>
        <w:rPr>
          <w:ins w:id="136" w:author="White, Basil - MRP-APHIS" w:date="2025-07-11T10:36:00Z" w16du:dateUtc="2025-07-11T15:36:00Z"/>
        </w:rPr>
      </w:pPr>
      <w:ins w:id="137" w:author="White, Basil - MRP-APHIS" w:date="2025-07-11T10:37:00Z" w16du:dateUtc="2025-07-11T15:37:00Z">
        <w:r>
          <w:t xml:space="preserve">NOTE: </w:t>
        </w:r>
      </w:ins>
      <w:ins w:id="138" w:author="White, Basil - MRP-APHIS" w:date="2025-07-11T10:40:00Z" w16du:dateUtc="2025-07-11T15:40:00Z">
        <w:r w:rsidR="004E432E">
          <w:t xml:space="preserve">The IVN Team is reviewing </w:t>
        </w:r>
      </w:ins>
      <w:ins w:id="139" w:author="White, Basil - MRP-APHIS" w:date="2025-07-11T10:41:00Z" w16du:dateUtc="2025-07-11T15:41:00Z">
        <w:r w:rsidR="00CA0C12">
          <w:t xml:space="preserve">the </w:t>
        </w:r>
        <w:r w:rsidR="00CA0C12" w:rsidRPr="00CA0C12">
          <w:t>Project Management Institute (PMI)</w:t>
        </w:r>
        <w:r w:rsidR="00CA0C12">
          <w:t xml:space="preserve"> </w:t>
        </w:r>
        <w:r w:rsidR="00CA0C12" w:rsidRPr="00CA0C12">
          <w:t>Governance of Portfolios, Programs, and Projects</w:t>
        </w:r>
        <w:r w:rsidR="00CA0C12">
          <w:t xml:space="preserve"> Guide (</w:t>
        </w:r>
      </w:ins>
      <w:ins w:id="140" w:author="White, Basil - MRP-APHIS" w:date="2025-07-11T10:42:00Z" w16du:dateUtc="2025-07-11T15:42:00Z">
        <w:r w:rsidR="00011F70" w:rsidRPr="00011F70">
          <w:t>https://www.pmi.org/learning/library/governance-portfolios-programs-projects-1177</w:t>
        </w:r>
      </w:ins>
      <w:ins w:id="141" w:author="White, Basil - MRP-APHIS" w:date="2025-07-11T10:41:00Z" w16du:dateUtc="2025-07-11T15:41:00Z">
        <w:r w:rsidR="00CA0C12">
          <w:t xml:space="preserve">) </w:t>
        </w:r>
      </w:ins>
      <w:ins w:id="142" w:author="White, Basil - MRP-APHIS" w:date="2025-07-11T10:42:00Z" w16du:dateUtc="2025-07-11T15:42:00Z">
        <w:r w:rsidR="00011F70">
          <w:t xml:space="preserve">to incorporate </w:t>
        </w:r>
        <w:r w:rsidR="00D04FA4">
          <w:t xml:space="preserve">its templates and guidance on </w:t>
        </w:r>
        <w:r w:rsidR="00011F70" w:rsidRPr="00011F70">
          <w:t>cataloging deliverables (e.g., work breakdown structures, RACI matrices)</w:t>
        </w:r>
      </w:ins>
      <w:ins w:id="143" w:author="White, Basil - MRP-APHIS" w:date="2025-07-11T10:43:00Z" w16du:dateUtc="2025-07-11T15:43:00Z">
        <w:r w:rsidR="00D04FA4">
          <w:t>,</w:t>
        </w:r>
      </w:ins>
      <w:ins w:id="144" w:author="White, Basil - MRP-APHIS" w:date="2025-07-11T10:42:00Z" w16du:dateUtc="2025-07-11T15:42:00Z">
        <w:r w:rsidR="00011F70" w:rsidRPr="00011F70">
          <w:t xml:space="preserve"> linking them to governance </w:t>
        </w:r>
      </w:ins>
      <w:ins w:id="145" w:author="White, Basil - MRP-APHIS" w:date="2025-07-11T10:43:00Z" w16du:dateUtc="2025-07-11T15:43:00Z">
        <w:r w:rsidR="00C42391">
          <w:t>and acquisition deliverables</w:t>
        </w:r>
      </w:ins>
      <w:ins w:id="146" w:author="White, Basil - MRP-APHIS" w:date="2025-07-11T10:42:00Z" w16du:dateUtc="2025-07-11T15:42:00Z">
        <w:r w:rsidR="00011F70" w:rsidRPr="00011F70">
          <w:t xml:space="preserve"> (e.g., stage gates, approval workflows). </w:t>
        </w:r>
      </w:ins>
      <w:ins w:id="147" w:author="White, Basil - MRP-APHIS" w:date="2025-07-11T10:43:00Z" w16du:dateUtc="2025-07-11T15:43:00Z">
        <w:r w:rsidR="00C42391">
          <w:t xml:space="preserve">The Guide </w:t>
        </w:r>
      </w:ins>
      <w:ins w:id="148" w:author="White, Basil - MRP-APHIS" w:date="2025-07-11T10:42:00Z" w16du:dateUtc="2025-07-11T15:42:00Z">
        <w:r w:rsidR="00011F70" w:rsidRPr="00011F70">
          <w:t xml:space="preserve">emphasizes traceability tools like *deliverable registers* to track ownership, status, and dependencies. </w:t>
        </w:r>
      </w:ins>
    </w:p>
    <w:p w14:paraId="034A13AC" w14:textId="77E9CFC4" w:rsidR="00F44D0F" w:rsidRPr="00506F64" w:rsidRDefault="001F5749" w:rsidP="00F44D0F">
      <w:r>
        <w:t>Requirements in g</w:t>
      </w:r>
      <w:r w:rsidR="00F44D0F" w:rsidRPr="00506F64">
        <w:t xml:space="preserve">overnance documents </w:t>
      </w:r>
      <w:r w:rsidR="009E1C96">
        <w:t xml:space="preserve">often direct how to </w:t>
      </w:r>
      <w:r w:rsidR="009E1C96" w:rsidRPr="008316A2">
        <w:rPr>
          <w:b/>
          <w:bCs/>
          <w:u w:val="single"/>
        </w:rPr>
        <w:t>comply</w:t>
      </w:r>
      <w:r w:rsidR="009E1C96">
        <w:t xml:space="preserve"> with </w:t>
      </w:r>
      <w:r w:rsidR="00447B03">
        <w:t xml:space="preserve">requirements in another governance document, or </w:t>
      </w:r>
      <w:r w:rsidR="00447B03" w:rsidRPr="008316A2">
        <w:rPr>
          <w:b/>
          <w:bCs/>
          <w:u w:val="single"/>
        </w:rPr>
        <w:t>authorize</w:t>
      </w:r>
      <w:r w:rsidR="00447B03">
        <w:t xml:space="preserve"> the requirements of another </w:t>
      </w:r>
      <w:r w:rsidR="00D10C3E">
        <w:t>governance document</w:t>
      </w:r>
      <w:r w:rsidR="00F44D0F" w:rsidRPr="00506F64">
        <w:t xml:space="preserve">. To identify the ways that deliverables across governance documents </w:t>
      </w:r>
      <w:r w:rsidR="00D10C3E">
        <w:t>comply</w:t>
      </w:r>
      <w:r w:rsidR="00F44D0F" w:rsidRPr="00506F64">
        <w:t xml:space="preserve"> and </w:t>
      </w:r>
      <w:r w:rsidR="00D10C3E">
        <w:t>authorize</w:t>
      </w:r>
      <w:r w:rsidR="00F44D0F" w:rsidRPr="00506F64">
        <w:t xml:space="preserve"> each other, we link </w:t>
      </w:r>
      <w:r w:rsidR="002C516D">
        <w:t xml:space="preserve">pairs of </w:t>
      </w:r>
      <w:r w:rsidR="00F44D0F" w:rsidRPr="00506F64">
        <w:t xml:space="preserve">source documents by linking </w:t>
      </w:r>
      <w:r w:rsidR="002C516D">
        <w:t xml:space="preserve">the </w:t>
      </w:r>
      <w:r w:rsidR="00F44D0F" w:rsidRPr="00506F64">
        <w:t xml:space="preserve">components </w:t>
      </w:r>
      <w:r w:rsidR="008316A2">
        <w:t>across those two</w:t>
      </w:r>
      <w:r w:rsidR="00ED4C03">
        <w:t xml:space="preserve"> documents that comply </w:t>
      </w:r>
      <w:r w:rsidR="00756BE5">
        <w:t xml:space="preserve">with </w:t>
      </w:r>
      <w:r w:rsidR="00ED4C03">
        <w:t>or authorize each other</w:t>
      </w:r>
      <w:r w:rsidR="00F44D0F" w:rsidRPr="00506F64">
        <w:t>.</w:t>
      </w:r>
      <w:r w:rsidR="008316A2">
        <w:t xml:space="preserve"> Together, these pairs of connections depict a network of authority and compliance.</w:t>
      </w:r>
    </w:p>
    <w:p w14:paraId="4BE1714B" w14:textId="3A9F7E3A" w:rsidR="00F44D0F" w:rsidRPr="00506F64" w:rsidRDefault="00F44D0F" w:rsidP="00F44D0F">
      <w:pPr>
        <w:pStyle w:val="Heading3"/>
      </w:pPr>
      <w:bookmarkStart w:id="149" w:name="_Toc119568555"/>
      <w:bookmarkStart w:id="150" w:name="_Toc177628846"/>
      <w:bookmarkStart w:id="151" w:name="_Toc177722693"/>
      <w:bookmarkStart w:id="152" w:name="_Toc181163110"/>
      <w:bookmarkStart w:id="153" w:name="_Toc181338775"/>
      <w:bookmarkStart w:id="154" w:name="_Toc181998179"/>
      <w:bookmarkStart w:id="155" w:name="_Toc189238972"/>
      <w:r>
        <w:t xml:space="preserve">How to identify </w:t>
      </w:r>
      <w:bookmarkEnd w:id="149"/>
      <w:r>
        <w:t>source document components</w:t>
      </w:r>
      <w:bookmarkEnd w:id="150"/>
      <w:bookmarkEnd w:id="151"/>
      <w:bookmarkEnd w:id="152"/>
      <w:bookmarkEnd w:id="153"/>
      <w:bookmarkEnd w:id="154"/>
      <w:bookmarkEnd w:id="155"/>
      <w:r w:rsidR="00676D17">
        <w:fldChar w:fldCharType="begin"/>
      </w:r>
      <w:r w:rsidR="00676D17">
        <w:instrText xml:space="preserve"> XE "</w:instrText>
      </w:r>
      <w:r w:rsidR="00676D17" w:rsidRPr="00D25171">
        <w:instrText>source document components</w:instrText>
      </w:r>
      <w:r w:rsidR="00676D17">
        <w:instrText xml:space="preserve">" </w:instrText>
      </w:r>
      <w:r w:rsidR="00676D17">
        <w:fldChar w:fldCharType="end"/>
      </w:r>
      <w:r>
        <w:t xml:space="preserve"> </w:t>
      </w:r>
    </w:p>
    <w:p w14:paraId="3F953EC1" w14:textId="49DE313C" w:rsidR="00D93DA1" w:rsidRDefault="00D93DA1" w:rsidP="00F44D0F">
      <w:pPr>
        <w:rPr>
          <w:ins w:id="156" w:author="White, Basil - MRP-APHIS" w:date="2025-07-11T10:45:00Z" w16du:dateUtc="2025-07-11T15:45:00Z"/>
        </w:rPr>
      </w:pPr>
      <w:ins w:id="157" w:author="White, Basil - MRP-APHIS" w:date="2025-07-11T10:45:00Z" w16du:dateUtc="2025-07-11T15:45:00Z">
        <w:r>
          <w:t xml:space="preserve">NOTE: The IVN Team is reviewing project templates for </w:t>
        </w:r>
        <w:r w:rsidR="001713DE" w:rsidRPr="001713DE">
          <w:t>inventorying deliverables in governance documents</w:t>
        </w:r>
      </w:ins>
      <w:ins w:id="158" w:author="White, Basil - MRP-APHIS" w:date="2025-07-11T10:46:00Z" w16du:dateUtc="2025-07-11T15:46:00Z">
        <w:r w:rsidR="001713DE">
          <w:t xml:space="preserve">, including a </w:t>
        </w:r>
      </w:ins>
      <w:ins w:id="159" w:author="White, Basil - MRP-APHIS" w:date="2025-07-11T10:45:00Z" w16du:dateUtc="2025-07-11T15:45:00Z">
        <w:r w:rsidR="001713DE" w:rsidRPr="001713DE">
          <w:t xml:space="preserve">Deliverable Inventory Template </w:t>
        </w:r>
      </w:ins>
      <w:ins w:id="160" w:author="White, Basil - MRP-APHIS" w:date="2025-07-11T10:46:00Z" w16du:dateUtc="2025-07-11T15:46:00Z">
        <w:r w:rsidR="001713DE">
          <w:t>(</w:t>
        </w:r>
        <w:r w:rsidR="00D95C5D" w:rsidRPr="00D95C5D">
          <w:t>https://www.smartsheet.com/content/project-deliverables-templates</w:t>
        </w:r>
        <w:r w:rsidR="001713DE">
          <w:t>),</w:t>
        </w:r>
      </w:ins>
      <w:ins w:id="161" w:author="White, Basil - MRP-APHIS" w:date="2025-07-11T10:45:00Z" w16du:dateUtc="2025-07-11T15:45:00Z">
        <w:r w:rsidR="001713DE" w:rsidRPr="001713DE">
          <w:t xml:space="preserve"> </w:t>
        </w:r>
      </w:ins>
      <w:ins w:id="162" w:author="White, Basil - MRP-APHIS" w:date="2025-07-11T10:46:00Z" w16du:dateUtc="2025-07-11T15:46:00Z">
        <w:r w:rsidR="00D95C5D">
          <w:t>a</w:t>
        </w:r>
      </w:ins>
      <w:ins w:id="163" w:author="White, Basil - MRP-APHIS" w:date="2025-07-11T10:45:00Z" w16du:dateUtc="2025-07-11T15:45:00Z">
        <w:r w:rsidR="001713DE" w:rsidRPr="001713DE">
          <w:t xml:space="preserve"> structured spreadsheet to list deliverables, map to governance phases, and flag risks</w:t>
        </w:r>
      </w:ins>
      <w:ins w:id="164" w:author="White, Basil - MRP-APHIS" w:date="2025-07-11T10:46:00Z" w16du:dateUtc="2025-07-11T15:46:00Z">
        <w:r w:rsidR="00D95C5D">
          <w:t xml:space="preserve"> and </w:t>
        </w:r>
      </w:ins>
      <w:ins w:id="165" w:author="White, Basil - MRP-APHIS" w:date="2025-07-11T10:45:00Z" w16du:dateUtc="2025-07-11T15:45:00Z">
        <w:r w:rsidR="001713DE" w:rsidRPr="001713DE">
          <w:t xml:space="preserve">blockers.  </w:t>
        </w:r>
      </w:ins>
    </w:p>
    <w:p w14:paraId="22C432DA" w14:textId="54F46A0C" w:rsidR="00F44D0F" w:rsidRPr="00506F64" w:rsidRDefault="00F44D0F" w:rsidP="00F44D0F">
      <w:r w:rsidRPr="00506F64">
        <w:t>To identify the components of a source, start with that source document's table of contents. The authors of that source built the table of contents based on their professional understanding of the content, its relevance, and sequence.</w:t>
      </w:r>
    </w:p>
    <w:p w14:paraId="5BDF8F30" w14:textId="77777777" w:rsidR="00F44D0F" w:rsidRPr="00506F64" w:rsidRDefault="00F44D0F" w:rsidP="00F44D0F">
      <w:r w:rsidRPr="00506F64">
        <w:t>Many source documents will have a table of contents, which you can use to identify components. For example, a source document's table of contents might consist of the sections below.</w:t>
      </w:r>
    </w:p>
    <w:p w14:paraId="2A8514E8" w14:textId="77777777" w:rsidR="00F44D0F" w:rsidRPr="00506F64" w:rsidRDefault="00F44D0F" w:rsidP="00F44D0F">
      <w:r w:rsidRPr="00506F64">
        <w:t>2029 Agency X Strategic Plan</w:t>
      </w:r>
    </w:p>
    <w:p w14:paraId="4E7FD468" w14:textId="77777777" w:rsidR="00F44D0F" w:rsidRPr="00506F64" w:rsidRDefault="00F44D0F" w:rsidP="00F44D0F">
      <w:r w:rsidRPr="00506F64">
        <w:t>1 Introduction</w:t>
      </w:r>
    </w:p>
    <w:p w14:paraId="1904889A" w14:textId="77777777" w:rsidR="00F44D0F" w:rsidRPr="00506F64" w:rsidRDefault="00F44D0F" w:rsidP="00F44D0F">
      <w:r w:rsidRPr="00506F64">
        <w:t>2 Healthcare</w:t>
      </w:r>
    </w:p>
    <w:p w14:paraId="5DF94839" w14:textId="77777777" w:rsidR="00F44D0F" w:rsidRPr="00506F64" w:rsidRDefault="00F44D0F" w:rsidP="00F44D0F">
      <w:r w:rsidRPr="00506F64">
        <w:t>2.1 Hospital Care</w:t>
      </w:r>
    </w:p>
    <w:p w14:paraId="3F54891A" w14:textId="77777777" w:rsidR="00F44D0F" w:rsidRPr="00506F64" w:rsidRDefault="00F44D0F" w:rsidP="00F44D0F">
      <w:r w:rsidRPr="00506F64">
        <w:t>2.2 Prescription Benefits</w:t>
      </w:r>
    </w:p>
    <w:p w14:paraId="291C6E7B" w14:textId="77777777" w:rsidR="00F44D0F" w:rsidRPr="00506F64" w:rsidRDefault="00F44D0F" w:rsidP="00F44D0F">
      <w:r w:rsidRPr="00506F64">
        <w:t>3 Compensation</w:t>
      </w:r>
    </w:p>
    <w:p w14:paraId="42C73BD3" w14:textId="77777777" w:rsidR="00F44D0F" w:rsidRPr="00506F64" w:rsidRDefault="00F44D0F" w:rsidP="00F44D0F">
      <w:r w:rsidRPr="00506F64">
        <w:t>3.1 Pension</w:t>
      </w:r>
    </w:p>
    <w:p w14:paraId="704EF101" w14:textId="77777777" w:rsidR="00F44D0F" w:rsidRPr="00506F64" w:rsidRDefault="00F44D0F" w:rsidP="00F44D0F">
      <w:r w:rsidRPr="00506F64">
        <w:t>3.2 Grants</w:t>
      </w:r>
    </w:p>
    <w:p w14:paraId="1F80AE06" w14:textId="77777777" w:rsidR="00F44D0F" w:rsidRPr="00506F64" w:rsidRDefault="00F44D0F" w:rsidP="00F44D0F">
      <w:r w:rsidRPr="00506F64">
        <w:t>As introductions do not tend to have unique business scope, it is appropriate to avoid considering Section 1 to be a component. That leaves six potential components in the table of contents.</w:t>
      </w:r>
    </w:p>
    <w:p w14:paraId="26A0DCFF" w14:textId="77777777" w:rsidR="00F44D0F" w:rsidRPr="00506F64" w:rsidRDefault="00F44D0F" w:rsidP="00F44D0F">
      <w:r w:rsidRPr="00506F64">
        <w:t>Section 2 is its own component. If a section has its own unique description, use that description for its component description field. Otherwise use the titles of its subordinate components (2.1, 2.2) as its description.</w:t>
      </w:r>
    </w:p>
    <w:p w14:paraId="044ADAB0" w14:textId="77777777" w:rsidR="00F44D0F" w:rsidRDefault="00F44D0F" w:rsidP="00F44D0F">
      <w:r w:rsidRPr="00506F64">
        <w:t>It may be possible to deliver the scope of Section 2 without delivering any of the scope in subcomponents 2.1 or 2.2. In this case, components of another document could link to Section 2 and not link to 2.1 or 2.2. To account for this possibility, we identify Section 2 as a unique component.</w:t>
      </w:r>
    </w:p>
    <w:p w14:paraId="0C144DFA" w14:textId="77777777" w:rsidR="00F44D0F" w:rsidRPr="00506F64" w:rsidRDefault="00F44D0F" w:rsidP="00F44D0F">
      <w:pPr>
        <w:pStyle w:val="Heading3"/>
      </w:pPr>
      <w:bookmarkStart w:id="166" w:name="_Toc119568556"/>
      <w:bookmarkStart w:id="167" w:name="_Toc177628847"/>
      <w:bookmarkStart w:id="168" w:name="_Toc177722694"/>
      <w:bookmarkStart w:id="169" w:name="_Toc181163111"/>
      <w:bookmarkStart w:id="170" w:name="_Toc181338776"/>
      <w:bookmarkStart w:id="171" w:name="_Toc181998180"/>
      <w:bookmarkStart w:id="172" w:name="_Toc189238973"/>
      <w:r>
        <w:t>How to separate or combine components for maximizing linkages</w:t>
      </w:r>
      <w:bookmarkEnd w:id="166"/>
      <w:bookmarkEnd w:id="167"/>
      <w:bookmarkEnd w:id="168"/>
      <w:bookmarkEnd w:id="169"/>
      <w:bookmarkEnd w:id="170"/>
      <w:bookmarkEnd w:id="171"/>
      <w:bookmarkEnd w:id="172"/>
    </w:p>
    <w:p w14:paraId="24A764C6" w14:textId="77777777" w:rsidR="008919D3" w:rsidRDefault="00F44D0F" w:rsidP="00F44D0F">
      <w:r w:rsidRPr="00506F64">
        <w:t xml:space="preserve">Sometimes </w:t>
      </w:r>
      <w:r w:rsidR="007A5533">
        <w:t xml:space="preserve">a requirement as written in the original document </w:t>
      </w:r>
      <w:r w:rsidRPr="00506F64">
        <w:t xml:space="preserve">will be too large or too small in scope to map effectively in the network. For example, a component could be so large that the enterprise could deliver it in such a way that does not necessarily deliver on the dependent component of the other source, or a component could be so small that the enterprise could deliver it and have no measurable effect on the dependent source. </w:t>
      </w:r>
    </w:p>
    <w:p w14:paraId="1E48ED29" w14:textId="77777777" w:rsidR="008919D3" w:rsidRDefault="008919D3" w:rsidP="00F44D0F">
      <w:r w:rsidRPr="008919D3">
        <w:t>Decompose larger, more complex requirements into smaller, more manageable components until each component with no subordinate components is a single, indivisible requirement that cannot be broken down further into smaller requirements. This feature of requirements is called "atomicity." An atomic requirement represents the most granular and fundamental unit of a requirement necessary for the system or product being developed. This ensures that each requirement is more easily understood, implemented, tracked, measurable, and testable. Decomposing requirements for atomicity helps to ensure that all aspects of a requirement are addressed and that the overall project scope is well-defined.</w:t>
      </w:r>
    </w:p>
    <w:p w14:paraId="02002E8A" w14:textId="6EBF0C58" w:rsidR="00F44D0F" w:rsidRPr="00506F64" w:rsidRDefault="008919D3" w:rsidP="00F44D0F">
      <w:r>
        <w:t>S</w:t>
      </w:r>
      <w:r w:rsidR="00F44D0F" w:rsidRPr="00506F64">
        <w:t>ometimes you will have to create an additional level of separation for the components tha</w:t>
      </w:r>
      <w:r w:rsidR="00F44D0F">
        <w:t>n</w:t>
      </w:r>
      <w:r w:rsidR="00F44D0F" w:rsidRPr="00506F64">
        <w:t xml:space="preserve"> you see in a table of contents.</w:t>
      </w:r>
      <w:r w:rsidR="00F44D0F">
        <w:t xml:space="preserve"> Use a separate alphanumeric system to create this additional level, e.g., separate 2.3.2 into 2.3.2.a, 2.3.2.b, etc. Separate </w:t>
      </w:r>
      <w:proofErr w:type="spellStart"/>
      <w:r w:rsidR="00F44D0F">
        <w:t>3.2.a</w:t>
      </w:r>
      <w:proofErr w:type="spellEnd"/>
      <w:r w:rsidR="00F44D0F">
        <w:t xml:space="preserve"> into </w:t>
      </w:r>
      <w:proofErr w:type="spellStart"/>
      <w:r w:rsidR="00F44D0F">
        <w:t>3.2.a.1</w:t>
      </w:r>
      <w:proofErr w:type="spellEnd"/>
      <w:r w:rsidR="00F44D0F">
        <w:t xml:space="preserve">, </w:t>
      </w:r>
      <w:proofErr w:type="spellStart"/>
      <w:r w:rsidR="00F44D0F">
        <w:t>3.2.a.2</w:t>
      </w:r>
      <w:proofErr w:type="spellEnd"/>
      <w:r w:rsidR="00F44D0F">
        <w:t>, etc.</w:t>
      </w:r>
    </w:p>
    <w:p w14:paraId="5C0618E2" w14:textId="4C873824" w:rsidR="00F44D0F" w:rsidRDefault="00F44D0F" w:rsidP="00F44D0F">
      <w:r w:rsidRPr="00506F64">
        <w:t>Theoretically, it is possible that you may need to combine components</w:t>
      </w:r>
      <w:r w:rsidR="007A5533">
        <w:t xml:space="preserve"> to create a component </w:t>
      </w:r>
      <w:r w:rsidR="00DB0FD9">
        <w:t>sufficiently large to prove delivery</w:t>
      </w:r>
      <w:r w:rsidRPr="00506F64">
        <w:t>.</w:t>
      </w:r>
    </w:p>
    <w:p w14:paraId="70F56B25" w14:textId="77777777" w:rsidR="00F44D0F" w:rsidRDefault="00F44D0F" w:rsidP="00F44D0F">
      <w:r w:rsidRPr="00506F64">
        <w:t>In many cases the sections in the source document consist of scope so large that individual elements would link to more components in other sources more reliably if the section was separated into multiple subordinate components. In this case it may be necessary to separate this section into multiple components and create a coding scheme to identify these subordinate components. For example, to separate Section 2.1 from the table of contents into multiple subcomponents, separate it into subcomponents numbered 2.1.1, 2.1.2, etc. This numbering convention also applies to strategic goals and objectives where Goal 1 is 1; strategic objectives for Goal 1 are 1.1 to 1.N; and the strategic approach or implementation plan linked to the objective and goal would be numbered 1.1.1 to 1.1.N.</w:t>
      </w:r>
    </w:p>
    <w:p w14:paraId="121C6181" w14:textId="77777777" w:rsidR="00F44D0F" w:rsidRPr="00506F64" w:rsidRDefault="00F44D0F" w:rsidP="00F44D0F">
      <w:r>
        <w:t>If you need to combine sections into a single component, indicate those sections and section names in the name of the components, e.g., 3.2.5– 3.2.6, Ordering Supplies – Obligating Supply Funds.</w:t>
      </w:r>
    </w:p>
    <w:p w14:paraId="65D55D77" w14:textId="3B1D8941" w:rsidR="00F44D0F" w:rsidRPr="00506F64" w:rsidRDefault="00F44D0F" w:rsidP="00F44D0F">
      <w:r w:rsidRPr="00506F64">
        <w:t>To make the linkages across these components reliable and valid, sometimes multiple components need to be combined into one, or alternatively, a component may need to be subordinated into multiple components.</w:t>
      </w:r>
      <w:r w:rsidR="48345DEF">
        <w:t xml:space="preserve"> </w:t>
      </w:r>
      <w:r w:rsidR="48345DEF" w:rsidRPr="0271E4B6">
        <w:rPr>
          <w:rFonts w:eastAsia="Arial" w:cs="Arial"/>
          <w:szCs w:val="24"/>
        </w:rPr>
        <w:t xml:space="preserve">Use sequencing, rather than duplicative language, to organize the </w:t>
      </w:r>
      <w:r w:rsidR="48345DEF" w:rsidRPr="05A315F9">
        <w:rPr>
          <w:rFonts w:eastAsia="Arial" w:cs="Arial"/>
          <w:szCs w:val="24"/>
        </w:rPr>
        <w:t>content</w:t>
      </w:r>
      <w:r w:rsidR="48345DEF" w:rsidRPr="0271E4B6">
        <w:rPr>
          <w:rFonts w:eastAsia="Arial" w:cs="Arial"/>
          <w:szCs w:val="24"/>
        </w:rPr>
        <w:t>.</w:t>
      </w:r>
    </w:p>
    <w:p w14:paraId="456F82A2" w14:textId="77777777" w:rsidR="00F44D0F" w:rsidRPr="00506F64" w:rsidRDefault="00F44D0F" w:rsidP="00F44D0F">
      <w:r w:rsidRPr="00506F64">
        <w:t xml:space="preserve">Components are too large when a </w:t>
      </w:r>
      <w:r w:rsidRPr="00506F64">
        <w:rPr>
          <w:u w:val="single"/>
        </w:rPr>
        <w:t>subcomponent</w:t>
      </w:r>
      <w:r w:rsidRPr="00506F64">
        <w:t xml:space="preserve"> would likely add measurable value to a </w:t>
      </w:r>
      <w:r w:rsidRPr="00506F64">
        <w:rPr>
          <w:u w:val="single"/>
        </w:rPr>
        <w:t xml:space="preserve">component </w:t>
      </w:r>
      <w:r w:rsidRPr="00506F64">
        <w:t>of another source. Components are too small when achieving their end-states does not result in measurable value. Sections in the source document might also consist of scope so small that delivering this scope might not change the state of components of other source documents in the governance structure.</w:t>
      </w:r>
    </w:p>
    <w:p w14:paraId="61F369F9" w14:textId="77777777" w:rsidR="00F44D0F" w:rsidRPr="00506F64" w:rsidRDefault="00F44D0F" w:rsidP="00F44D0F">
      <w:pPr>
        <w:pStyle w:val="Heading3"/>
      </w:pPr>
      <w:bookmarkStart w:id="173" w:name="_Toc177628848"/>
      <w:bookmarkStart w:id="174" w:name="_Toc177722695"/>
      <w:bookmarkStart w:id="175" w:name="_Toc181163112"/>
      <w:bookmarkStart w:id="176" w:name="_Toc181338777"/>
      <w:bookmarkStart w:id="177" w:name="_Toc181998181"/>
      <w:bookmarkStart w:id="178" w:name="_Toc189238974"/>
      <w:r>
        <w:t>How to record sources, components, and component descriptions in a data table</w:t>
      </w:r>
      <w:bookmarkEnd w:id="173"/>
      <w:bookmarkEnd w:id="174"/>
      <w:bookmarkEnd w:id="175"/>
      <w:bookmarkEnd w:id="176"/>
      <w:bookmarkEnd w:id="177"/>
      <w:bookmarkEnd w:id="178"/>
    </w:p>
    <w:p w14:paraId="52356F97" w14:textId="77777777" w:rsidR="00F44D0F" w:rsidRPr="00506F64" w:rsidRDefault="00F44D0F" w:rsidP="00F44D0F">
      <w:pPr>
        <w:pStyle w:val="Heading4"/>
      </w:pPr>
      <w:r w:rsidRPr="00506F64">
        <w:t>Syntax for sources</w:t>
      </w:r>
    </w:p>
    <w:p w14:paraId="6706D08A" w14:textId="11D2509A" w:rsidR="00F44D0F" w:rsidRPr="00506F64" w:rsidRDefault="00F44D0F" w:rsidP="00F44D0F">
      <w:r w:rsidRPr="00506F64">
        <w:rPr>
          <w:noProof/>
        </w:rPr>
        <w:drawing>
          <wp:anchor distT="0" distB="0" distL="114300" distR="114300" simplePos="0" relativeHeight="251663360" behindDoc="1" locked="0" layoutInCell="1" allowOverlap="1" wp14:anchorId="39280D81" wp14:editId="509AD93E">
            <wp:simplePos x="0" y="0"/>
            <wp:positionH relativeFrom="column">
              <wp:posOffset>23854</wp:posOffset>
            </wp:positionH>
            <wp:positionV relativeFrom="paragraph">
              <wp:posOffset>23550</wp:posOffset>
            </wp:positionV>
            <wp:extent cx="375285" cy="375285"/>
            <wp:effectExtent l="0" t="0" r="5715" b="5715"/>
            <wp:wrapTight wrapText="bothSides">
              <wp:wrapPolygon edited="0">
                <wp:start x="0" y="0"/>
                <wp:lineTo x="0" y="20832"/>
                <wp:lineTo x="20832" y="20832"/>
                <wp:lineTo x="20832" y="3289"/>
                <wp:lineTo x="19736" y="0"/>
                <wp:lineTo x="0" y="0"/>
              </wp:wrapPolygon>
            </wp:wrapTight>
            <wp:docPr id="1155741899" name="Graphic 1155741899" descr="Tool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descr="Tools with solid fill"/>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375285" cy="375285"/>
                    </a:xfrm>
                    <a:prstGeom prst="rect">
                      <a:avLst/>
                    </a:prstGeom>
                  </pic:spPr>
                </pic:pic>
              </a:graphicData>
            </a:graphic>
            <wp14:sizeRelH relativeFrom="margin">
              <wp14:pctWidth>0</wp14:pctWidth>
            </wp14:sizeRelH>
            <wp14:sizeRelV relativeFrom="margin">
              <wp14:pctHeight>0</wp14:pctHeight>
            </wp14:sizeRelV>
          </wp:anchor>
        </w:drawing>
      </w:r>
      <w:r w:rsidRPr="00506F64">
        <w:t xml:space="preserve">Lead with </w:t>
      </w:r>
      <w:r>
        <w:t>A</w:t>
      </w:r>
      <w:r w:rsidRPr="00506F64">
        <w:t>gency, title, and year, e.g., "</w:t>
      </w:r>
      <w:r w:rsidR="0067197E">
        <w:t>Department of XXXX</w:t>
      </w:r>
      <w:r w:rsidRPr="00506F64">
        <w:t xml:space="preserve"> Strategic Plan FY 2028." This allows searchers to sort records alphabetically by </w:t>
      </w:r>
      <w:r>
        <w:t>A</w:t>
      </w:r>
      <w:r w:rsidRPr="00506F64">
        <w:t>gency.</w:t>
      </w:r>
    </w:p>
    <w:p w14:paraId="0B7B326D" w14:textId="77777777" w:rsidR="00F44D0F" w:rsidRPr="00506F64" w:rsidRDefault="00F44D0F" w:rsidP="00F44D0F">
      <w:r w:rsidRPr="00367085">
        <w:rPr>
          <w:noProof/>
        </w:rPr>
        <w:drawing>
          <wp:anchor distT="0" distB="0" distL="114300" distR="114300" simplePos="0" relativeHeight="251665408" behindDoc="1" locked="0" layoutInCell="1" allowOverlap="1" wp14:anchorId="5F8CEF05" wp14:editId="3CBA884E">
            <wp:simplePos x="0" y="0"/>
            <wp:positionH relativeFrom="column">
              <wp:posOffset>22225</wp:posOffset>
            </wp:positionH>
            <wp:positionV relativeFrom="paragraph">
              <wp:posOffset>180340</wp:posOffset>
            </wp:positionV>
            <wp:extent cx="375285" cy="375285"/>
            <wp:effectExtent l="0" t="0" r="5715" b="5715"/>
            <wp:wrapTight wrapText="bothSides">
              <wp:wrapPolygon edited="0">
                <wp:start x="0" y="0"/>
                <wp:lineTo x="0" y="20832"/>
                <wp:lineTo x="20832" y="20832"/>
                <wp:lineTo x="20832" y="3289"/>
                <wp:lineTo x="19736" y="0"/>
                <wp:lineTo x="0" y="0"/>
              </wp:wrapPolygon>
            </wp:wrapTight>
            <wp:docPr id="1155741888" name="Graphic 1155741888" descr="Tool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descr="Tools with solid fill"/>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375285" cy="375285"/>
                    </a:xfrm>
                    <a:prstGeom prst="rect">
                      <a:avLst/>
                    </a:prstGeom>
                  </pic:spPr>
                </pic:pic>
              </a:graphicData>
            </a:graphic>
            <wp14:sizeRelH relativeFrom="margin">
              <wp14:pctWidth>0</wp14:pctWidth>
            </wp14:sizeRelH>
            <wp14:sizeRelV relativeFrom="margin">
              <wp14:pctHeight>0</wp14:pctHeight>
            </wp14:sizeRelV>
          </wp:anchor>
        </w:drawing>
      </w:r>
    </w:p>
    <w:p w14:paraId="104A2F7B" w14:textId="77777777" w:rsidR="00F44D0F" w:rsidRPr="00506F64" w:rsidRDefault="00F44D0F" w:rsidP="00F44D0F">
      <w:r w:rsidRPr="00506F64">
        <w:t>Embed the Source Name in the component because some queries return the component but do not include the source of the component in the query results.</w:t>
      </w:r>
    </w:p>
    <w:p w14:paraId="090C37C9" w14:textId="77777777" w:rsidR="00F44D0F" w:rsidRPr="00506F64" w:rsidRDefault="00F44D0F" w:rsidP="00F44D0F">
      <w:r w:rsidRPr="00367085">
        <w:rPr>
          <w:noProof/>
        </w:rPr>
        <w:drawing>
          <wp:anchor distT="0" distB="0" distL="114300" distR="114300" simplePos="0" relativeHeight="251667456" behindDoc="1" locked="0" layoutInCell="1" allowOverlap="1" wp14:anchorId="5B0BEAFB" wp14:editId="7342866F">
            <wp:simplePos x="0" y="0"/>
            <wp:positionH relativeFrom="column">
              <wp:posOffset>15875</wp:posOffset>
            </wp:positionH>
            <wp:positionV relativeFrom="paragraph">
              <wp:posOffset>226060</wp:posOffset>
            </wp:positionV>
            <wp:extent cx="375285" cy="375285"/>
            <wp:effectExtent l="0" t="0" r="5715" b="5715"/>
            <wp:wrapTight wrapText="bothSides">
              <wp:wrapPolygon edited="0">
                <wp:start x="0" y="0"/>
                <wp:lineTo x="0" y="20832"/>
                <wp:lineTo x="20832" y="20832"/>
                <wp:lineTo x="20832" y="3289"/>
                <wp:lineTo x="19736" y="0"/>
                <wp:lineTo x="0" y="0"/>
              </wp:wrapPolygon>
            </wp:wrapTight>
            <wp:docPr id="1155741890" name="Graphic 1155741890" descr="Tool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descr="Tools with solid fill"/>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375285" cy="375285"/>
                    </a:xfrm>
                    <a:prstGeom prst="rect">
                      <a:avLst/>
                    </a:prstGeom>
                  </pic:spPr>
                </pic:pic>
              </a:graphicData>
            </a:graphic>
            <wp14:sizeRelH relativeFrom="margin">
              <wp14:pctWidth>0</wp14:pctWidth>
            </wp14:sizeRelH>
            <wp14:sizeRelV relativeFrom="margin">
              <wp14:pctHeight>0</wp14:pctHeight>
            </wp14:sizeRelV>
          </wp:anchor>
        </w:drawing>
      </w:r>
    </w:p>
    <w:p w14:paraId="34C4D30A" w14:textId="77777777" w:rsidR="00F44D0F" w:rsidRPr="00506F64" w:rsidRDefault="00F44D0F" w:rsidP="00F44D0F">
      <w:r w:rsidRPr="00506F64">
        <w:t>Add the source document year to the title, which will facilitate queries related to timeliness (data freshness) and when source documents may need to be updated based on the organization’s document life cycle or review timelines.</w:t>
      </w:r>
    </w:p>
    <w:p w14:paraId="7DE1093C" w14:textId="77777777" w:rsidR="00F44D0F" w:rsidRPr="00506F64" w:rsidRDefault="00F44D0F" w:rsidP="00F44D0F">
      <w:pPr>
        <w:pStyle w:val="Heading4"/>
      </w:pPr>
      <w:r w:rsidRPr="00506F64">
        <w:t>Syntax for components</w:t>
      </w:r>
    </w:p>
    <w:p w14:paraId="0E33DE50" w14:textId="77777777" w:rsidR="00155B07" w:rsidRDefault="00155B07" w:rsidP="00155B07">
      <w:r w:rsidRPr="00506F64">
        <w:t>When naming components in the dataset, try to include an abbreviated name for the source of the component starting with the originating organization, e.g., "Agency X SP 2029 2.1: Hospital Care" for component 2.1.</w:t>
      </w:r>
    </w:p>
    <w:p w14:paraId="76E4502B" w14:textId="42EE1BE4" w:rsidR="00155B07" w:rsidRPr="00506F64" w:rsidRDefault="00155B07" w:rsidP="00155B07">
      <w:r>
        <w:t>Use abbreviations as cited in the Government Printing Office Style Manual (</w:t>
      </w:r>
      <w:hyperlink r:id="rId30" w:history="1">
        <w:r w:rsidRPr="00D1720A">
          <w:rPr>
            <w:rStyle w:val="Hyperlink"/>
          </w:rPr>
          <w:t>https://www.govinfo.gov/collection/gpo-style-manual</w:t>
        </w:r>
      </w:hyperlink>
      <w:r>
        <w:t>).</w:t>
      </w:r>
    </w:p>
    <w:p w14:paraId="5AFA2AD9" w14:textId="68DC56DD" w:rsidR="00DB0FD9" w:rsidRPr="00506F64" w:rsidRDefault="00DB0FD9" w:rsidP="00F44D0F">
      <w:r w:rsidRPr="00DB0FD9">
        <w:t>In documents that have introductory content use a zero its own scope unique from its subordinate sections, use a zero (0) to designate components in this content. For example, if a document has a Section 3 with unique scope in its introductory paragraph, and subordinate sections 3.1 and 3.2 or 3.a and 3.b, use 3.0 to label the component in the introductory paragraph.</w:t>
      </w:r>
    </w:p>
    <w:p w14:paraId="664CA629" w14:textId="77777777" w:rsidR="00F44D0F" w:rsidRPr="00506F64" w:rsidRDefault="00F44D0F" w:rsidP="00F44D0F">
      <w:pPr>
        <w:pStyle w:val="Heading4"/>
      </w:pPr>
      <w:r w:rsidRPr="00506F64">
        <w:t>Syntax for component descriptions</w:t>
      </w:r>
    </w:p>
    <w:p w14:paraId="258F4D8F" w14:textId="77777777" w:rsidR="00F44D0F" w:rsidRPr="00506F64" w:rsidRDefault="00F44D0F" w:rsidP="00F44D0F">
      <w:r w:rsidRPr="00506F64">
        <w:t>Include the text from the source document that will identify this component when people perform relevant searches of the database.</w:t>
      </w:r>
    </w:p>
    <w:p w14:paraId="059F388D" w14:textId="77777777" w:rsidR="00F44D0F" w:rsidRDefault="00F44D0F" w:rsidP="00F44D0F">
      <w:r w:rsidRPr="00506F64">
        <w:t>Some document sections are "header" components with no defining text; there is no need to enter these. However, if a document section header has its own descriptive text, add it as its own component. This is because other sources can link to and from the scope in this text without linking to its subordinate components.</w:t>
      </w:r>
    </w:p>
    <w:p w14:paraId="64DEA5F6" w14:textId="585E5752" w:rsidR="00155B07" w:rsidRDefault="00155B07" w:rsidP="00F44D0F">
      <w:r w:rsidRPr="00506F64">
        <w:t>Use imperative verb phrases to lead the component descriptions, such as "reduce costs," if these phrases are part of the original description in the source document.</w:t>
      </w:r>
    </w:p>
    <w:p w14:paraId="48492548" w14:textId="77777777" w:rsidR="00F44D0F" w:rsidRPr="00506F64" w:rsidRDefault="00F44D0F" w:rsidP="00F44D0F">
      <w:r w:rsidRPr="00805CFD">
        <w:t>I</w:t>
      </w:r>
      <w:r>
        <w:t>n some cases you want searches to find the component using keywords that that aren’t in the body of the text. Add these keywords</w:t>
      </w:r>
      <w:r w:rsidRPr="00805CFD">
        <w:t xml:space="preserve"> at the end of the component description, e.g., "keywords: accessibility, interoperability".</w:t>
      </w:r>
    </w:p>
    <w:p w14:paraId="65A9B703" w14:textId="681D2D94" w:rsidR="00ED5EC3" w:rsidRPr="00506F64" w:rsidRDefault="00ED5EC3" w:rsidP="00ED5EC3">
      <w:pPr>
        <w:pStyle w:val="Heading3"/>
      </w:pPr>
      <w:bookmarkStart w:id="179" w:name="_Toc177628849"/>
      <w:bookmarkStart w:id="180" w:name="_Toc177722696"/>
      <w:bookmarkStart w:id="181" w:name="_Toc181163113"/>
      <w:bookmarkStart w:id="182" w:name="_Toc181338778"/>
      <w:bookmarkStart w:id="183" w:name="_Toc181998182"/>
      <w:bookmarkStart w:id="184" w:name="_Toc189238975"/>
      <w:bookmarkStart w:id="185" w:name="Checklist_for_an_IVN_Inventory"/>
      <w:r>
        <w:t>Checklist for 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Inventory</w:t>
      </w:r>
      <w:bookmarkEnd w:id="179"/>
      <w:bookmarkEnd w:id="180"/>
      <w:bookmarkEnd w:id="181"/>
      <w:bookmarkEnd w:id="182"/>
      <w:bookmarkEnd w:id="183"/>
      <w:bookmarkEnd w:id="184"/>
    </w:p>
    <w:bookmarkEnd w:id="185"/>
    <w:p w14:paraId="3ADEEC7F" w14:textId="77777777" w:rsidR="00ED5EC3" w:rsidRDefault="00ED5EC3" w:rsidP="00D62B83">
      <w:pPr>
        <w:pStyle w:val="ListParagraph"/>
        <w:numPr>
          <w:ilvl w:val="0"/>
          <w:numId w:val="41"/>
        </w:numPr>
      </w:pPr>
      <w:r>
        <w:t xml:space="preserve">Check the production dataset to make sure there isn’t already crosswalk data that includes an inventory of the governance document. If this data is already included, mark this assignment as complete. However, make sure the publication year of the governance document is the same in the production dataset and the assignment. </w:t>
      </w:r>
    </w:p>
    <w:p w14:paraId="15238806" w14:textId="392404F9" w:rsidR="00ED5EC3" w:rsidRDefault="00ED5EC3" w:rsidP="00D62B83">
      <w:pPr>
        <w:pStyle w:val="ListParagraph"/>
        <w:numPr>
          <w:ilvl w:val="0"/>
          <w:numId w:val="41"/>
        </w:numPr>
      </w:pPr>
      <w:r>
        <w:t>Make a local copy of the production dataset</w:t>
      </w:r>
      <w:r w:rsidR="00F31FA2">
        <w:t xml:space="preserve"> worksheet</w:t>
      </w:r>
      <w:r>
        <w:t>. Use t</w:t>
      </w:r>
      <w:r w:rsidR="00F31FA2">
        <w:t xml:space="preserve">hat </w:t>
      </w:r>
      <w:r>
        <w:t xml:space="preserve">worksheet using the same columns as the production dataset, </w:t>
      </w:r>
      <w:r w:rsidR="008F1E89">
        <w:t xml:space="preserve">but delete the components other than </w:t>
      </w:r>
      <w:r>
        <w:t>the governance document. The governance document might be listed as either a Dependent Source or an Enabling Source. If the production dataset does not have the governance document, create it in your worksheet and build the inventory of its components in your worksheet. Use a filename that clearly indicates the source for your inventory, including the publication year.</w:t>
      </w:r>
    </w:p>
    <w:p w14:paraId="0F261763" w14:textId="77777777" w:rsidR="00ED5EC3" w:rsidRDefault="00ED5EC3" w:rsidP="00D62B83">
      <w:pPr>
        <w:pStyle w:val="ListParagraph"/>
        <w:numPr>
          <w:ilvl w:val="0"/>
          <w:numId w:val="41"/>
        </w:numPr>
      </w:pPr>
      <w:r w:rsidRPr="004D37DF">
        <w:t xml:space="preserve">Make sure every </w:t>
      </w:r>
      <w:r>
        <w:t xml:space="preserve">mention of the </w:t>
      </w:r>
      <w:r w:rsidRPr="004D37DF">
        <w:t>source includes the year</w:t>
      </w:r>
      <w:r>
        <w:t xml:space="preserve"> instead of “old” or “new”</w:t>
      </w:r>
      <w:r w:rsidRPr="004D37DF">
        <w:t xml:space="preserve">: replace </w:t>
      </w:r>
      <w:r>
        <w:t xml:space="preserve">“old” or </w:t>
      </w:r>
      <w:r w:rsidRPr="004D37DF">
        <w:t xml:space="preserve">“new” with the </w:t>
      </w:r>
      <w:r>
        <w:t xml:space="preserve">actual year of publication, or the year when requirements in the source take effect. For example, a plan that takes effect next year would include the number for next year in the title. Put the year of the publication at the end of the title so that versions of the same document sort adjacent to each other alphabetically. </w:t>
      </w:r>
    </w:p>
    <w:p w14:paraId="435BF633" w14:textId="1A14DA99" w:rsidR="00ED5EC3" w:rsidRDefault="00742C1F" w:rsidP="00D62B83">
      <w:pPr>
        <w:pStyle w:val="ListParagraph"/>
        <w:numPr>
          <w:ilvl w:val="0"/>
          <w:numId w:val="41"/>
        </w:numPr>
      </w:pPr>
      <w:r>
        <w:t>For sections without requirements, a</w:t>
      </w:r>
      <w:r w:rsidR="00B13A59">
        <w:t xml:space="preserve">dd “no scope” in the description section for sections that </w:t>
      </w:r>
      <w:r>
        <w:t>have no requirements. Note: future software implementations will include this functionality without the need to populate a text field.</w:t>
      </w:r>
    </w:p>
    <w:p w14:paraId="3A00D613" w14:textId="77777777" w:rsidR="00ED5EC3" w:rsidRDefault="00ED5EC3" w:rsidP="00D62B83">
      <w:pPr>
        <w:pStyle w:val="ListParagraph"/>
        <w:numPr>
          <w:ilvl w:val="0"/>
          <w:numId w:val="41"/>
        </w:numPr>
      </w:pPr>
      <w:r>
        <w:t>Check the original source material to make sure that the table includes all of the components; if not, add these components to your table.</w:t>
      </w:r>
    </w:p>
    <w:p w14:paraId="0D25D8CF" w14:textId="2AF8B886" w:rsidR="00F31FA2" w:rsidRDefault="00995B22" w:rsidP="00D62B83">
      <w:pPr>
        <w:pStyle w:val="ListParagraph"/>
        <w:numPr>
          <w:ilvl w:val="0"/>
          <w:numId w:val="41"/>
        </w:numPr>
      </w:pPr>
      <w:r>
        <w:t xml:space="preserve">Add the filepath to the deliverable in the Planner assignment instead of attaching a copy of the file. </w:t>
      </w:r>
      <w:r w:rsidR="0025518D">
        <w:t>Attaching the file increases</w:t>
      </w:r>
      <w:r>
        <w:t xml:space="preserve"> the risk of breaking version control as other IVN</w:t>
      </w:r>
      <w:r>
        <w:fldChar w:fldCharType="begin"/>
      </w:r>
      <w:r>
        <w:instrText xml:space="preserve"> XE "IVN" </w:instrText>
      </w:r>
      <w:r>
        <w:fldChar w:fldCharType="end"/>
      </w:r>
      <w:r>
        <w:t xml:space="preserve"> team members update th</w:t>
      </w:r>
      <w:r w:rsidR="0025518D">
        <w:t>e file you created</w:t>
      </w:r>
      <w:r>
        <w:t xml:space="preserve"> with new content.</w:t>
      </w:r>
      <w:r w:rsidR="000005AF">
        <w:t xml:space="preserve"> </w:t>
      </w:r>
      <w:r w:rsidR="000D6341">
        <w:t xml:space="preserve">Please do </w:t>
      </w:r>
      <w:r w:rsidR="000D6341" w:rsidRPr="62CAB8B1">
        <w:rPr>
          <w:b/>
          <w:bCs/>
          <w:i/>
          <w:iCs/>
          <w:u w:val="single"/>
        </w:rPr>
        <w:t>not</w:t>
      </w:r>
      <w:r w:rsidR="000D6341">
        <w:t xml:space="preserve"> attach the file to the assignment. </w:t>
      </w:r>
    </w:p>
    <w:p w14:paraId="4D215EAF" w14:textId="30F1E58C" w:rsidR="00ED5EC3" w:rsidRDefault="07BB8D52" w:rsidP="62CAB8B1">
      <w:pPr>
        <w:pStyle w:val="ListParagraph"/>
        <w:numPr>
          <w:ilvl w:val="0"/>
          <w:numId w:val="41"/>
        </w:numPr>
        <w:rPr>
          <w:strike/>
        </w:rPr>
      </w:pPr>
      <w:r>
        <w:t>Using templates in Planner Section 0. Data Quality, Standards, and Administration</w:t>
      </w:r>
      <w:r w:rsidR="69B373E1">
        <w:t>,</w:t>
      </w:r>
      <w:r>
        <w:t xml:space="preserve"> </w:t>
      </w:r>
      <w:r w:rsidR="3D253932">
        <w:t>c</w:t>
      </w:r>
      <w:r w:rsidR="00ED5EC3">
        <w:t xml:space="preserve">reate a </w:t>
      </w:r>
      <w:r w:rsidR="7C5EEF32">
        <w:t xml:space="preserve">separate </w:t>
      </w:r>
      <w:r w:rsidR="00ED5EC3">
        <w:t xml:space="preserve">new task </w:t>
      </w:r>
      <w:r w:rsidR="06F5C40F">
        <w:t xml:space="preserve">that includes the </w:t>
      </w:r>
      <w:r w:rsidR="00ED5EC3">
        <w:t xml:space="preserve">name </w:t>
      </w:r>
      <w:r w:rsidR="7D6940FF">
        <w:t xml:space="preserve">and filepath </w:t>
      </w:r>
      <w:r w:rsidR="00ED5EC3">
        <w:t xml:space="preserve">of </w:t>
      </w:r>
      <w:r w:rsidR="04912FF3">
        <w:t xml:space="preserve">the </w:t>
      </w:r>
      <w:r w:rsidR="002412DF">
        <w:t>governance document you inventorie</w:t>
      </w:r>
      <w:r w:rsidR="6361B63F">
        <w:t>d.</w:t>
      </w:r>
      <w:r w:rsidR="00A42AE2">
        <w:t xml:space="preserve"> </w:t>
      </w:r>
      <w:r w:rsidR="00ED5EC3" w:rsidRPr="62CAB8B1">
        <w:rPr>
          <w:strike/>
        </w:rPr>
        <w:t>In the Notes field of this new task, include these instructions:</w:t>
      </w:r>
    </w:p>
    <w:p w14:paraId="143A39DE" w14:textId="77777777" w:rsidR="00ED5EC3" w:rsidRPr="0082367D" w:rsidRDefault="00ED5EC3" w:rsidP="62CAB8B1">
      <w:pPr>
        <w:pStyle w:val="ListParagraph"/>
        <w:numPr>
          <w:ilvl w:val="0"/>
          <w:numId w:val="36"/>
        </w:numPr>
        <w:rPr>
          <w:rFonts w:cs="Arial"/>
          <w:strike/>
        </w:rPr>
      </w:pPr>
      <w:r w:rsidRPr="62CAB8B1">
        <w:rPr>
          <w:rFonts w:cs="Arial"/>
          <w:strike/>
        </w:rPr>
        <w:t>QC inventory at (URL of your crosswalk) - don't QC your own research!</w:t>
      </w:r>
    </w:p>
    <w:p w14:paraId="31AB5E72" w14:textId="23D0085D" w:rsidR="00ED5EC3" w:rsidRDefault="00ED5EC3" w:rsidP="00D62B83">
      <w:pPr>
        <w:pStyle w:val="ListParagraph"/>
        <w:numPr>
          <w:ilvl w:val="0"/>
          <w:numId w:val="36"/>
        </w:numPr>
        <w:rPr>
          <w:rFonts w:cs="Arial"/>
        </w:rPr>
      </w:pPr>
      <w:r w:rsidRPr="62CAB8B1">
        <w:rPr>
          <w:rFonts w:cs="Arial"/>
        </w:rPr>
        <w:t>Save a copy of your QC data to upload to the QC directory. This version that you upload should only contain one tab with your QC’s crosswalk; no other tabs, and no other data. You can keep your own worksheet for your own record; you might even have a template with extra tabs to help you crosswalk and QC datasets. Just make sure that these other tabs are not included in the version you upload.</w:t>
      </w:r>
    </w:p>
    <w:p w14:paraId="2852B7DE" w14:textId="253A675B" w:rsidR="00530557" w:rsidRDefault="00530557" w:rsidP="62CAB8B1">
      <w:pPr>
        <w:pStyle w:val="ListParagraph"/>
        <w:numPr>
          <w:ilvl w:val="0"/>
          <w:numId w:val="41"/>
        </w:numPr>
        <w:rPr>
          <w:strike/>
        </w:rPr>
      </w:pPr>
      <w:r w:rsidRPr="62CAB8B1">
        <w:rPr>
          <w:strike/>
          <w:highlight w:val="yellow"/>
        </w:rPr>
        <w:t xml:space="preserve">Send a message to the </w:t>
      </w:r>
      <w:r w:rsidR="0090373D" w:rsidRPr="62CAB8B1">
        <w:rPr>
          <w:strike/>
          <w:highlight w:val="yellow"/>
        </w:rPr>
        <w:t>Report Manager</w:t>
      </w:r>
      <w:r w:rsidR="0039687E" w:rsidRPr="62CAB8B1">
        <w:rPr>
          <w:strike/>
          <w:highlight w:val="yellow"/>
        </w:rPr>
        <w:t xml:space="preserve"> </w:t>
      </w:r>
      <w:r w:rsidR="00B25E9E" w:rsidRPr="62CAB8B1">
        <w:rPr>
          <w:strike/>
          <w:highlight w:val="yellow"/>
        </w:rPr>
        <w:t>that gave you the assignment that the</w:t>
      </w:r>
      <w:r w:rsidR="00B25E9E" w:rsidRPr="62CAB8B1">
        <w:rPr>
          <w:strike/>
        </w:rPr>
        <w:t xml:space="preserve"> </w:t>
      </w:r>
    </w:p>
    <w:p w14:paraId="3ADEB424" w14:textId="02C05A3E" w:rsidR="00C82F99" w:rsidRDefault="0039268A" w:rsidP="62CAB8B1">
      <w:pPr>
        <w:pStyle w:val="ListParagraph"/>
        <w:numPr>
          <w:ilvl w:val="0"/>
          <w:numId w:val="41"/>
        </w:numPr>
        <w:rPr>
          <w:strike/>
        </w:rPr>
      </w:pPr>
      <w:r w:rsidRPr="62CAB8B1">
        <w:rPr>
          <w:strike/>
        </w:rPr>
        <w:t>Mark your assignment as complete.</w:t>
      </w:r>
    </w:p>
    <w:p w14:paraId="66D2F6CC" w14:textId="2EA6CE6D" w:rsidR="00C82F99" w:rsidRPr="00A47B90" w:rsidRDefault="004C64E1" w:rsidP="00C82F99">
      <w:pPr>
        <w:pStyle w:val="Heading1"/>
      </w:pPr>
      <w:bookmarkStart w:id="186" w:name="_Toc177628850"/>
      <w:bookmarkStart w:id="187" w:name="_Toc177722697"/>
      <w:bookmarkStart w:id="188" w:name="_Toc181163114"/>
      <w:bookmarkStart w:id="189" w:name="_Toc181338779"/>
      <w:bookmarkStart w:id="190" w:name="_Toc181998183"/>
      <w:bookmarkStart w:id="191" w:name="_Toc189238976"/>
      <w:r>
        <w:t xml:space="preserve">Inspect (QC) </w:t>
      </w:r>
      <w:r w:rsidR="00B05044">
        <w:t>the inventory of components</w:t>
      </w:r>
      <w:r>
        <w:t xml:space="preserve"> </w:t>
      </w:r>
      <w:r w:rsidR="00B05044">
        <w:t xml:space="preserve">for a source </w:t>
      </w:r>
      <w:r>
        <w:t xml:space="preserve">for </w:t>
      </w:r>
      <w:r w:rsidR="00603CAB">
        <w:t>logical and syntax errors</w:t>
      </w:r>
      <w:bookmarkEnd w:id="186"/>
      <w:bookmarkEnd w:id="187"/>
      <w:bookmarkEnd w:id="188"/>
      <w:bookmarkEnd w:id="189"/>
      <w:bookmarkEnd w:id="190"/>
      <w:bookmarkEnd w:id="191"/>
    </w:p>
    <w:p w14:paraId="4652D497" w14:textId="3A1B70AC" w:rsidR="00C82F99" w:rsidRDefault="00651C57" w:rsidP="00C82F99">
      <w:r>
        <w:t xml:space="preserve">A team member other than the </w:t>
      </w:r>
      <w:r w:rsidR="00C934F5">
        <w:t>members who created the inventory of requirements for a governance document i</w:t>
      </w:r>
      <w:r w:rsidR="003D4E76" w:rsidRPr="003D4E76">
        <w:t>nspect</w:t>
      </w:r>
      <w:r w:rsidR="00C934F5">
        <w:t>s</w:t>
      </w:r>
      <w:r w:rsidR="003D4E76" w:rsidRPr="003D4E76">
        <w:t xml:space="preserve"> (QC</w:t>
      </w:r>
      <w:r w:rsidR="00C934F5">
        <w:t>s</w:t>
      </w:r>
      <w:r w:rsidR="003D4E76" w:rsidRPr="003D4E76">
        <w:t xml:space="preserve">) the requirements </w:t>
      </w:r>
      <w:r w:rsidR="001D13BB">
        <w:t xml:space="preserve">for </w:t>
      </w:r>
      <w:r w:rsidR="007D6297">
        <w:t>logical errors and syntax errors.</w:t>
      </w:r>
    </w:p>
    <w:p w14:paraId="6839C25A" w14:textId="77777777" w:rsidR="00B8465A" w:rsidRDefault="00D67CD7" w:rsidP="00D67CD7">
      <w:pPr>
        <w:pStyle w:val="ListParagraph"/>
        <w:numPr>
          <w:ilvl w:val="0"/>
          <w:numId w:val="47"/>
        </w:numPr>
      </w:pPr>
      <w:r w:rsidRPr="00506F64">
        <w:t xml:space="preserve">Search </w:t>
      </w:r>
      <w:r>
        <w:t xml:space="preserve">source and </w:t>
      </w:r>
      <w:r w:rsidRPr="00506F64">
        <w:t>components</w:t>
      </w:r>
      <w:r>
        <w:t xml:space="preserve"> </w:t>
      </w:r>
      <w:r w:rsidRPr="00506F64">
        <w:t xml:space="preserve">columns for duplicative or nearly duplicative syntax. </w:t>
      </w:r>
    </w:p>
    <w:p w14:paraId="31FB8365" w14:textId="77777777" w:rsidR="00B8465A" w:rsidRDefault="00D67CD7" w:rsidP="00B8465A">
      <w:pPr>
        <w:pStyle w:val="ListParagraph"/>
        <w:numPr>
          <w:ilvl w:val="1"/>
          <w:numId w:val="47"/>
        </w:numPr>
      </w:pPr>
      <w:r>
        <w:t>For example, one</w:t>
      </w:r>
      <w:r w:rsidRPr="00506F64">
        <w:t xml:space="preserve"> enabling component could have an </w:t>
      </w:r>
      <w:r w:rsidRPr="00D67CD7">
        <w:rPr>
          <w:i/>
          <w:iCs/>
        </w:rPr>
        <w:t>em</w:t>
      </w:r>
      <w:r w:rsidRPr="00506F64">
        <w:t xml:space="preserve"> dash </w:t>
      </w:r>
      <w:r w:rsidR="00117DFD">
        <w:t>(</w:t>
      </w:r>
      <w:r w:rsidR="00117DFD" w:rsidRPr="00117DFD">
        <w:t>—</w:t>
      </w:r>
      <w:r w:rsidR="00117DFD">
        <w:t xml:space="preserve">) </w:t>
      </w:r>
      <w:r w:rsidRPr="00506F64">
        <w:t xml:space="preserve">and then it could be repeated in another row with an </w:t>
      </w:r>
      <w:r w:rsidRPr="00D67CD7">
        <w:rPr>
          <w:i/>
          <w:iCs/>
        </w:rPr>
        <w:t>en</w:t>
      </w:r>
      <w:r w:rsidRPr="00506F64">
        <w:t xml:space="preserve"> dash</w:t>
      </w:r>
      <w:r w:rsidR="00117DFD">
        <w:t xml:space="preserve"> (-)</w:t>
      </w:r>
      <w:r w:rsidRPr="00506F64">
        <w:t xml:space="preserve">. Replace the </w:t>
      </w:r>
      <w:r w:rsidRPr="00D67CD7">
        <w:rPr>
          <w:i/>
          <w:iCs/>
        </w:rPr>
        <w:t>em</w:t>
      </w:r>
      <w:r w:rsidRPr="00506F64">
        <w:t xml:space="preserve"> dash</w:t>
      </w:r>
      <w:r w:rsidR="00117DFD">
        <w:t>es</w:t>
      </w:r>
      <w:r w:rsidRPr="00506F64">
        <w:t xml:space="preserve"> with </w:t>
      </w:r>
      <w:r w:rsidRPr="00D67CD7">
        <w:rPr>
          <w:i/>
          <w:iCs/>
        </w:rPr>
        <w:t>en</w:t>
      </w:r>
      <w:r w:rsidRPr="00506F64">
        <w:t xml:space="preserve"> dash</w:t>
      </w:r>
      <w:r w:rsidR="00117DFD">
        <w:t xml:space="preserve">es. </w:t>
      </w:r>
    </w:p>
    <w:p w14:paraId="625FFA73" w14:textId="303E4CED" w:rsidR="005762FE" w:rsidRPr="005762FE" w:rsidRDefault="00117DFD">
      <w:pPr>
        <w:pStyle w:val="ListParagraph"/>
        <w:numPr>
          <w:ilvl w:val="1"/>
          <w:numId w:val="47"/>
        </w:numPr>
      </w:pPr>
      <w:r>
        <w:t xml:space="preserve">Also </w:t>
      </w:r>
      <w:r w:rsidR="00D67CD7" w:rsidRPr="00506F64">
        <w:t xml:space="preserve">replace smart </w:t>
      </w:r>
      <w:r w:rsidR="00195974">
        <w:t xml:space="preserve">double </w:t>
      </w:r>
      <w:r w:rsidR="00D67CD7" w:rsidRPr="00506F64">
        <w:t xml:space="preserve">quotes </w:t>
      </w:r>
      <w:r>
        <w:t>(</w:t>
      </w:r>
      <w:r w:rsidR="00186225" w:rsidRPr="00186225">
        <w:t>“ ”</w:t>
      </w:r>
      <w:r w:rsidR="00A52337">
        <w:t>)</w:t>
      </w:r>
      <w:r w:rsidR="00195974">
        <w:t xml:space="preserve"> </w:t>
      </w:r>
      <w:r w:rsidR="00D67CD7" w:rsidRPr="00506F64">
        <w:t xml:space="preserve">with straight </w:t>
      </w:r>
      <w:r w:rsidR="00195974">
        <w:t xml:space="preserve">double </w:t>
      </w:r>
      <w:r w:rsidR="00D67CD7" w:rsidRPr="00506F64">
        <w:t>quotes</w:t>
      </w:r>
      <w:r w:rsidR="00195974">
        <w:t xml:space="preserve"> (</w:t>
      </w:r>
      <w:r w:rsidR="0082450D" w:rsidRPr="0082450D">
        <w:t>"</w:t>
      </w:r>
      <w:r w:rsidR="00195974">
        <w:t>)</w:t>
      </w:r>
      <w:r w:rsidR="00D67CD7" w:rsidRPr="00506F64">
        <w:t>.</w:t>
      </w:r>
      <w:r w:rsidR="00D67CD7">
        <w:t xml:space="preserve"> </w:t>
      </w:r>
      <w:r w:rsidR="005762FE">
        <w:t>Replace</w:t>
      </w:r>
      <w:r w:rsidR="00195974">
        <w:t xml:space="preserve"> smart single quotes</w:t>
      </w:r>
      <w:r w:rsidR="00A97760">
        <w:t xml:space="preserve"> </w:t>
      </w:r>
      <w:r w:rsidR="00195974">
        <w:t>(</w:t>
      </w:r>
      <w:r w:rsidR="005762FE" w:rsidRPr="005762FE">
        <w:t>‘</w:t>
      </w:r>
      <w:r w:rsidR="00195974">
        <w:t xml:space="preserve"> </w:t>
      </w:r>
      <w:r w:rsidR="005762FE" w:rsidRPr="005762FE">
        <w:t>’</w:t>
      </w:r>
      <w:r w:rsidR="00195974">
        <w:t xml:space="preserve"> </w:t>
      </w:r>
      <w:r w:rsidR="005762FE" w:rsidRPr="005762FE">
        <w:t>‛</w:t>
      </w:r>
      <w:r w:rsidR="00195974">
        <w:t xml:space="preserve"> </w:t>
      </w:r>
      <w:r w:rsidR="005762FE" w:rsidRPr="005762FE">
        <w:t>′</w:t>
      </w:r>
      <w:r w:rsidR="00195974">
        <w:t>)</w:t>
      </w:r>
      <w:r w:rsidR="005762FE">
        <w:t xml:space="preserve"> with </w:t>
      </w:r>
      <w:r w:rsidR="00A70D62">
        <w:t xml:space="preserve">the straight single quote mark </w:t>
      </w:r>
      <w:r w:rsidR="00CD2F30">
        <w:t>(</w:t>
      </w:r>
      <w:r w:rsidR="00CD2F30" w:rsidRPr="00CD2F30">
        <w:t>'</w:t>
      </w:r>
      <w:r w:rsidR="00CD2F30">
        <w:t>)</w:t>
      </w:r>
      <w:r w:rsidR="00A97760">
        <w:t>.</w:t>
      </w:r>
      <w:r w:rsidR="00E023C5">
        <w:t xml:space="preserve"> </w:t>
      </w:r>
      <w:r w:rsidR="00E023C5" w:rsidRPr="00E023C5">
        <w:t>You can find these and other special symbols in the Character Map application in Windows.</w:t>
      </w:r>
    </w:p>
    <w:p w14:paraId="01575A58" w14:textId="7CB9A781" w:rsidR="00C860A7" w:rsidRDefault="00D67CD7" w:rsidP="00B8465A">
      <w:pPr>
        <w:pStyle w:val="ListParagraph"/>
        <w:numPr>
          <w:ilvl w:val="1"/>
          <w:numId w:val="47"/>
        </w:numPr>
      </w:pPr>
      <w:r>
        <w:t xml:space="preserve">Also look for </w:t>
      </w:r>
      <w:r w:rsidR="00100781">
        <w:t>records identified as unique because they have a different number of spaces after the end</w:t>
      </w:r>
      <w:r w:rsidR="006F5220">
        <w:t>s of sentences.</w:t>
      </w:r>
      <w:r w:rsidR="001E15FC">
        <w:t xml:space="preserve"> </w:t>
      </w:r>
      <w:r w:rsidR="00C860A7">
        <w:t>Replace two spaces after a period with one space after a period</w:t>
      </w:r>
      <w:r w:rsidR="005762FE">
        <w:t>.</w:t>
      </w:r>
    </w:p>
    <w:p w14:paraId="13BB537B" w14:textId="7B9E76AC" w:rsidR="00D67CD7" w:rsidRPr="00506F64" w:rsidRDefault="00D67CD7" w:rsidP="00D67CD7">
      <w:pPr>
        <w:pStyle w:val="ListParagraph"/>
        <w:numPr>
          <w:ilvl w:val="0"/>
          <w:numId w:val="47"/>
        </w:numPr>
      </w:pPr>
      <w:r>
        <w:t>S</w:t>
      </w:r>
      <w:r w:rsidRPr="00506F64">
        <w:t xml:space="preserve">earch the components for blanks. Each source should have at least one component. A source with </w:t>
      </w:r>
      <w:r>
        <w:t>zero</w:t>
      </w:r>
      <w:r w:rsidRPr="00506F64">
        <w:t xml:space="preserve"> enabling component</w:t>
      </w:r>
      <w:r>
        <w:t>s</w:t>
      </w:r>
      <w:r w:rsidRPr="00506F64">
        <w:t xml:space="preserve"> </w:t>
      </w:r>
      <w:r>
        <w:t>is</w:t>
      </w:r>
      <w:r w:rsidRPr="00506F64">
        <w:t xml:space="preserve"> an error.</w:t>
      </w:r>
    </w:p>
    <w:p w14:paraId="147E3F0C" w14:textId="483216D2" w:rsidR="00D67CD7" w:rsidRDefault="00711CE6" w:rsidP="00D67CD7">
      <w:pPr>
        <w:pStyle w:val="ListParagraph"/>
        <w:numPr>
          <w:ilvl w:val="0"/>
          <w:numId w:val="47"/>
        </w:numPr>
      </w:pPr>
      <w:r>
        <w:t>C</w:t>
      </w:r>
      <w:r w:rsidR="00D67CD7" w:rsidRPr="00506F64">
        <w:t>omponent descriptions can be blank, but they should contain content when content is available</w:t>
      </w:r>
      <w:r w:rsidR="00D67CD7">
        <w:t xml:space="preserve"> </w:t>
      </w:r>
      <w:r w:rsidR="0003589E">
        <w:t>in</w:t>
      </w:r>
      <w:r w:rsidR="00D67CD7">
        <w:t xml:space="preserve"> the source document</w:t>
      </w:r>
      <w:r w:rsidR="00D67CD7" w:rsidRPr="00506F64">
        <w:t xml:space="preserve">. Blank descriptions should be the exception and not the rule. </w:t>
      </w:r>
    </w:p>
    <w:p w14:paraId="4A456D06" w14:textId="7D872A9B" w:rsidR="00D67CD7" w:rsidRPr="00506F64" w:rsidRDefault="00D67CD7" w:rsidP="00D67CD7">
      <w:pPr>
        <w:pStyle w:val="ListParagraph"/>
        <w:numPr>
          <w:ilvl w:val="0"/>
          <w:numId w:val="47"/>
        </w:numPr>
      </w:pPr>
      <w:r>
        <w:t>C</w:t>
      </w:r>
      <w:r w:rsidRPr="00506F64">
        <w:t>heck for component</w:t>
      </w:r>
      <w:r>
        <w:t>s</w:t>
      </w:r>
      <w:r w:rsidRPr="00506F64">
        <w:t xml:space="preserve"> </w:t>
      </w:r>
      <w:r>
        <w:t>that have multiple descriptions for the same component</w:t>
      </w:r>
      <w:r w:rsidR="00711CE6">
        <w:t xml:space="preserve"> A single component with more than one description is an error.</w:t>
      </w:r>
    </w:p>
    <w:p w14:paraId="19A89BDD" w14:textId="648E606A" w:rsidR="007D6297" w:rsidRPr="00701A4F" w:rsidRDefault="00D67CD7">
      <w:pPr>
        <w:pStyle w:val="ListParagraph"/>
        <w:numPr>
          <w:ilvl w:val="0"/>
          <w:numId w:val="47"/>
        </w:numPr>
        <w:rPr>
          <w:rFonts w:cs="Arial"/>
        </w:rPr>
      </w:pPr>
      <w:r w:rsidRPr="00506F64">
        <w:t xml:space="preserve">Search </w:t>
      </w:r>
      <w:r w:rsidR="001942E9">
        <w:t>source</w:t>
      </w:r>
      <w:r w:rsidR="00504C89">
        <w:t>,</w:t>
      </w:r>
      <w:r w:rsidR="001942E9">
        <w:t xml:space="preserve"> component</w:t>
      </w:r>
      <w:r w:rsidRPr="00506F64">
        <w:t xml:space="preserve"> </w:t>
      </w:r>
      <w:r w:rsidR="00504C89">
        <w:t>and component description c</w:t>
      </w:r>
      <w:r w:rsidRPr="00506F64">
        <w:t xml:space="preserve">olumns for </w:t>
      </w:r>
      <w:r w:rsidR="00504C89">
        <w:t xml:space="preserve">similar records that </w:t>
      </w:r>
      <w:r w:rsidR="00D15B2C">
        <w:t xml:space="preserve">should represent a single value, but have some minor grammatic or syntax difference that Excel identifies as unique. </w:t>
      </w:r>
      <w:r w:rsidR="00701A4F">
        <w:t xml:space="preserve">Use your best judgment to edit these </w:t>
      </w:r>
      <w:r>
        <w:t xml:space="preserve">“false unique” </w:t>
      </w:r>
      <w:r w:rsidR="00701A4F">
        <w:t>records so that Excel identifies them as a single record</w:t>
      </w:r>
      <w:r w:rsidRPr="00506F64">
        <w:t>.</w:t>
      </w:r>
    </w:p>
    <w:p w14:paraId="5178E593" w14:textId="32C9443B" w:rsidR="00C82F99" w:rsidRPr="00C57551" w:rsidRDefault="00C84D93" w:rsidP="00C82F99">
      <w:pPr>
        <w:pStyle w:val="Heading1"/>
        <w:rPr>
          <w:strike/>
        </w:rPr>
      </w:pPr>
      <w:bookmarkStart w:id="192" w:name="_Toc177628851"/>
      <w:bookmarkStart w:id="193" w:name="_Toc177722698"/>
      <w:bookmarkStart w:id="194" w:name="_Toc181163115"/>
      <w:bookmarkStart w:id="195" w:name="_Toc181338780"/>
      <w:bookmarkStart w:id="196" w:name="_Toc181998184"/>
      <w:bookmarkStart w:id="197" w:name="_Toc189238977"/>
      <w:r w:rsidRPr="00C57551">
        <w:rPr>
          <w:strike/>
        </w:rPr>
        <w:t>Add the inventory of requirements to the production dataset</w:t>
      </w:r>
      <w:bookmarkEnd w:id="192"/>
      <w:bookmarkEnd w:id="193"/>
      <w:bookmarkEnd w:id="194"/>
      <w:bookmarkEnd w:id="195"/>
      <w:bookmarkEnd w:id="196"/>
      <w:bookmarkEnd w:id="197"/>
    </w:p>
    <w:p w14:paraId="260C171D" w14:textId="634B6085" w:rsidR="00C82F99" w:rsidRPr="00C57551" w:rsidRDefault="001F32B5" w:rsidP="00C82F99">
      <w:r w:rsidRPr="00C57551">
        <w:rPr>
          <w:strike/>
        </w:rPr>
        <w:t>A team member adds the inventory of requirements for the governance document to the production dataset.</w:t>
      </w:r>
      <w:r w:rsidR="00C57551" w:rsidRPr="00C57551">
        <w:t xml:space="preserve"> (</w:t>
      </w:r>
      <w:r w:rsidR="00C57551" w:rsidRPr="00C57551">
        <w:rPr>
          <w:b/>
          <w:bCs/>
          <w:color w:val="FF0000"/>
        </w:rPr>
        <w:t>ON HOLD – DO NOT UPDATE THE DATASET. SEND DATA TO BASIL</w:t>
      </w:r>
      <w:r w:rsidR="00C57551" w:rsidRPr="00C57551">
        <w:t>).</w:t>
      </w:r>
    </w:p>
    <w:p w14:paraId="38DF7DCA" w14:textId="77777777" w:rsidR="00C82F99" w:rsidRDefault="00C82F99" w:rsidP="00C82F99"/>
    <w:p w14:paraId="7A0C3D30" w14:textId="05ED534C" w:rsidR="00C82F99" w:rsidRPr="00A47B90" w:rsidRDefault="002B1E88" w:rsidP="00C82F99">
      <w:pPr>
        <w:pStyle w:val="Heading1"/>
      </w:pPr>
      <w:bookmarkStart w:id="198" w:name="_Toc177628852"/>
      <w:bookmarkStart w:id="199" w:name="_Toc177722699"/>
      <w:bookmarkStart w:id="200" w:name="_Toc181163116"/>
      <w:bookmarkStart w:id="201" w:name="_Toc181338781"/>
      <w:bookmarkStart w:id="202" w:name="_Toc181998185"/>
      <w:bookmarkStart w:id="203" w:name="_Toc189238978"/>
      <w:r>
        <w:t xml:space="preserve">Identify </w:t>
      </w:r>
      <w:del w:id="204" w:author="White, Basil - MRP-APHIS" w:date="2025-07-11T10:49:00Z" w16du:dateUtc="2025-07-11T15:49:00Z">
        <w:r w:rsidDel="00CC2845">
          <w:delText xml:space="preserve">a list of </w:delText>
        </w:r>
      </w:del>
      <w:r>
        <w:t xml:space="preserve">pairs of governance documents </w:t>
      </w:r>
      <w:ins w:id="205" w:author="White, Basil - MRP-APHIS" w:date="2025-07-11T10:49:00Z" w16du:dateUtc="2025-07-11T15:49:00Z">
        <w:r w:rsidR="00277535">
          <w:t xml:space="preserve">in two different sources </w:t>
        </w:r>
      </w:ins>
      <w:del w:id="206" w:author="White, Basil - MRP-APHIS" w:date="2025-07-11T10:50:00Z" w16du:dateUtc="2025-07-11T15:50:00Z">
        <w:r w:rsidDel="00277535">
          <w:delText>to identify requirements</w:delText>
        </w:r>
      </w:del>
      <w:ins w:id="207" w:author="White, Basil - MRP-APHIS" w:date="2025-07-11T10:50:00Z" w16du:dateUtc="2025-07-11T15:50:00Z">
        <w:r w:rsidR="00277535">
          <w:t xml:space="preserve">where a component </w:t>
        </w:r>
      </w:ins>
      <w:del w:id="208" w:author="White, Basil - MRP-APHIS" w:date="2025-07-11T10:50:00Z" w16du:dateUtc="2025-07-11T15:50:00Z">
        <w:r w:rsidDel="00277535">
          <w:delText xml:space="preserve"> </w:delText>
        </w:r>
      </w:del>
      <w:r>
        <w:t xml:space="preserve">in one </w:t>
      </w:r>
      <w:del w:id="209" w:author="White, Basil - MRP-APHIS" w:date="2025-07-11T10:50:00Z" w16du:dateUtc="2025-07-11T15:50:00Z">
        <w:r w:rsidDel="00277535">
          <w:delText xml:space="preserve">document </w:delText>
        </w:r>
      </w:del>
      <w:ins w:id="210" w:author="White, Basil - MRP-APHIS" w:date="2025-07-11T10:50:00Z" w16du:dateUtc="2025-07-11T15:50:00Z">
        <w:r w:rsidR="00277535">
          <w:t xml:space="preserve">source </w:t>
        </w:r>
      </w:ins>
      <w:del w:id="211" w:author="White, Basil - MRP-APHIS" w:date="2025-07-11T10:50:00Z" w16du:dateUtc="2025-07-11T15:50:00Z">
        <w:r w:rsidDel="00277535">
          <w:delText>that add</w:delText>
        </w:r>
      </w:del>
      <w:ins w:id="212" w:author="White, Basil - MRP-APHIS" w:date="2025-07-11T10:50:00Z" w16du:dateUtc="2025-07-11T15:50:00Z">
        <w:r w:rsidR="00277535">
          <w:t xml:space="preserve">progresses delivery </w:t>
        </w:r>
        <w:proofErr w:type="spellStart"/>
        <w:r w:rsidR="00277535">
          <w:t>of</w:t>
        </w:r>
      </w:ins>
      <w:del w:id="213" w:author="White, Basil - MRP-APHIS" w:date="2025-07-11T10:50:00Z" w16du:dateUtc="2025-07-11T15:50:00Z">
        <w:r w:rsidDel="00277535">
          <w:delText xml:space="preserve"> value to requirements</w:delText>
        </w:r>
      </w:del>
      <w:ins w:id="214" w:author="White, Basil - MRP-APHIS" w:date="2025-07-11T10:50:00Z" w16du:dateUtc="2025-07-11T15:50:00Z">
        <w:r w:rsidR="00277535">
          <w:t>of</w:t>
        </w:r>
        <w:proofErr w:type="spellEnd"/>
        <w:r w:rsidR="00277535">
          <w:t xml:space="preserve"> a component</w:t>
        </w:r>
      </w:ins>
      <w:r>
        <w:t xml:space="preserve"> in </w:t>
      </w:r>
      <w:del w:id="215" w:author="White, Basil - MRP-APHIS" w:date="2025-07-11T10:50:00Z" w16du:dateUtc="2025-07-11T15:50:00Z">
        <w:r w:rsidDel="00277535">
          <w:delText>a second document</w:delText>
        </w:r>
      </w:del>
      <w:ins w:id="216" w:author="White, Basil - MRP-APHIS" w:date="2025-07-11T10:50:00Z" w16du:dateUtc="2025-07-11T15:50:00Z">
        <w:r w:rsidR="00277535">
          <w:t>the second source</w:t>
        </w:r>
      </w:ins>
      <w:r>
        <w:t xml:space="preserve"> (aka crosswalks)</w:t>
      </w:r>
      <w:bookmarkEnd w:id="198"/>
      <w:bookmarkEnd w:id="199"/>
      <w:bookmarkEnd w:id="200"/>
      <w:bookmarkEnd w:id="201"/>
      <w:bookmarkEnd w:id="202"/>
      <w:bookmarkEnd w:id="203"/>
    </w:p>
    <w:p w14:paraId="4D3CC689" w14:textId="006C6052" w:rsidR="00277535" w:rsidRDefault="00277535" w:rsidP="001919DB">
      <w:pPr>
        <w:rPr>
          <w:ins w:id="217" w:author="White, Basil - MRP-APHIS" w:date="2025-07-11T10:51:00Z" w16du:dateUtc="2025-07-11T15:51:00Z"/>
        </w:rPr>
      </w:pPr>
      <w:bookmarkStart w:id="218" w:name="_Hlk160539121"/>
      <w:ins w:id="219" w:author="White, Basil - MRP-APHIS" w:date="2025-07-11T10:50:00Z" w16du:dateUtc="2025-07-11T15:50:00Z">
        <w:r>
          <w:t>NOTE: T</w:t>
        </w:r>
      </w:ins>
      <w:ins w:id="220" w:author="White, Basil - MRP-APHIS" w:date="2025-07-11T10:51:00Z" w16du:dateUtc="2025-07-11T15:51:00Z">
        <w:r>
          <w:t xml:space="preserve">he IVN Team is </w:t>
        </w:r>
        <w:r w:rsidR="00561C2F">
          <w:t xml:space="preserve">reviewing </w:t>
        </w:r>
        <w:r w:rsidR="002B6176">
          <w:t>visual maps of</w:t>
        </w:r>
      </w:ins>
      <w:ins w:id="221" w:author="White, Basil - MRP-APHIS" w:date="2025-07-11T10:52:00Z" w16du:dateUtc="2025-07-11T15:52:00Z">
        <w:r w:rsidR="002B6176">
          <w:t xml:space="preserve"> linkages across sources and components, including </w:t>
        </w:r>
        <w:r w:rsidR="00111E3D" w:rsidRPr="00111E3D">
          <w:t>Miro’s Dependency Mapping Template</w:t>
        </w:r>
        <w:r w:rsidR="00111E3D">
          <w:t xml:space="preserve"> (</w:t>
        </w:r>
      </w:ins>
      <w:ins w:id="222" w:author="White, Basil - MRP-APHIS" w:date="2025-07-11T10:53:00Z" w16du:dateUtc="2025-07-11T15:53:00Z">
        <w:r w:rsidR="00111E3D" w:rsidRPr="00111E3D">
          <w:t>https://miro.com/templates/dependency-map</w:t>
        </w:r>
      </w:ins>
      <w:ins w:id="223" w:author="White, Basil - MRP-APHIS" w:date="2025-07-11T10:52:00Z" w16du:dateUtc="2025-07-11T15:52:00Z">
        <w:r w:rsidR="00111E3D">
          <w:t xml:space="preserve">) </w:t>
        </w:r>
      </w:ins>
      <w:ins w:id="224" w:author="White, Basil - MRP-APHIS" w:date="2025-07-11T10:53:00Z" w16du:dateUtc="2025-07-11T15:53:00Z">
        <w:r w:rsidR="00111E3D">
          <w:t xml:space="preserve">and </w:t>
        </w:r>
      </w:ins>
      <w:ins w:id="225" w:author="White, Basil - MRP-APHIS" w:date="2025-07-11T10:55:00Z" w16du:dateUtc="2025-07-11T15:55:00Z">
        <w:r w:rsidR="0067012A">
          <w:t>the Smartsheet Project Deliverables Template (</w:t>
        </w:r>
      </w:ins>
      <w:ins w:id="226" w:author="White, Basil - MRP-APHIS" w:date="2025-07-11T10:56:00Z" w16du:dateUtc="2025-07-11T15:56:00Z">
        <w:r w:rsidR="00343685" w:rsidRPr="00343685">
          <w:t>https://www.smartsheet.com/content/project-deliverables-templates</w:t>
        </w:r>
      </w:ins>
      <w:ins w:id="227" w:author="White, Basil - MRP-APHIS" w:date="2025-07-11T10:55:00Z" w16du:dateUtc="2025-07-11T15:55:00Z">
        <w:r w:rsidR="0067012A">
          <w:t xml:space="preserve">) </w:t>
        </w:r>
      </w:ins>
      <w:ins w:id="228" w:author="White, Basil - MRP-APHIS" w:date="2025-07-11T10:56:00Z" w16du:dateUtc="2025-07-11T15:56:00Z">
        <w:r w:rsidR="00A42427">
          <w:t>for collaborative mapping to</w:t>
        </w:r>
        <w:r w:rsidR="00343685" w:rsidRPr="00343685">
          <w:t xml:space="preserve"> list deliverables, map to governance phases, and flag risks</w:t>
        </w:r>
        <w:r w:rsidR="00A42427">
          <w:t xml:space="preserve"> and </w:t>
        </w:r>
        <w:r w:rsidR="00343685" w:rsidRPr="00343685">
          <w:t>blockers</w:t>
        </w:r>
        <w:r w:rsidR="00A42427">
          <w:t>.</w:t>
        </w:r>
      </w:ins>
    </w:p>
    <w:p w14:paraId="624A7187" w14:textId="52A98AC0" w:rsidR="00055486" w:rsidRDefault="001919DB" w:rsidP="001919DB">
      <w:r>
        <w:t>Integrated Value Networking supports t</w:t>
      </w:r>
      <w:r w:rsidR="00055486" w:rsidRPr="001919DB">
        <w:t xml:space="preserve">hree </w:t>
      </w:r>
      <w:r>
        <w:t>primary goals</w:t>
      </w:r>
      <w:r w:rsidR="00A50629">
        <w:t xml:space="preserve"> for policies and programs</w:t>
      </w:r>
      <w:r w:rsidR="00055486" w:rsidRPr="001919DB">
        <w:t xml:space="preserve">: </w:t>
      </w:r>
      <w:r w:rsidR="00AD50ED" w:rsidRPr="001919DB">
        <w:t xml:space="preserve">communicate value, </w:t>
      </w:r>
      <w:r w:rsidR="00AD50ED">
        <w:t xml:space="preserve">coordinate </w:t>
      </w:r>
      <w:r w:rsidR="008718E7">
        <w:t>authority</w:t>
      </w:r>
      <w:r w:rsidR="00055486" w:rsidRPr="001919DB">
        <w:t xml:space="preserve">, </w:t>
      </w:r>
      <w:r w:rsidR="00AD50ED">
        <w:t>and change</w:t>
      </w:r>
      <w:r w:rsidR="008718E7">
        <w:t xml:space="preserve"> </w:t>
      </w:r>
      <w:r w:rsidR="006D715E">
        <w:t>policymaking</w:t>
      </w:r>
      <w:r w:rsidR="00AD50ED">
        <w:t>.</w:t>
      </w:r>
      <w:r w:rsidR="006D715E">
        <w:t xml:space="preserv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6D715E">
        <w:t xml:space="preserve"> demonstrates these goals by its capability to</w:t>
      </w:r>
      <w:r w:rsidR="00037D36">
        <w:t xml:space="preserve"> achieve the following </w:t>
      </w:r>
      <w:r w:rsidR="00DE504F">
        <w:t>goals</w:t>
      </w:r>
      <w:r w:rsidR="00037D36">
        <w:t>.</w:t>
      </w:r>
    </w:p>
    <w:p w14:paraId="5CF23596" w14:textId="77777777" w:rsidR="00055486" w:rsidRPr="001919DB" w:rsidRDefault="00055486" w:rsidP="00D62B83">
      <w:pPr>
        <w:pStyle w:val="ListParagraph"/>
        <w:numPr>
          <w:ilvl w:val="0"/>
          <w:numId w:val="43"/>
        </w:numPr>
      </w:pPr>
      <w:r w:rsidRPr="001919DB">
        <w:t>Communicate value supplied by an organization to its governance network</w:t>
      </w:r>
    </w:p>
    <w:p w14:paraId="52FEAAC3" w14:textId="77777777" w:rsidR="00055486" w:rsidRPr="001919DB" w:rsidRDefault="00055486" w:rsidP="00D62B83">
      <w:pPr>
        <w:pStyle w:val="ListParagraph"/>
        <w:numPr>
          <w:ilvl w:val="0"/>
          <w:numId w:val="43"/>
        </w:numPr>
      </w:pPr>
      <w:r w:rsidRPr="001919DB">
        <w:t>Increase value created by the current network of policies and plans</w:t>
      </w:r>
    </w:p>
    <w:p w14:paraId="0EE9CA91" w14:textId="77777777" w:rsidR="00055486" w:rsidRPr="001919DB" w:rsidRDefault="00055486" w:rsidP="00D62B83">
      <w:pPr>
        <w:pStyle w:val="ListParagraph"/>
        <w:numPr>
          <w:ilvl w:val="0"/>
          <w:numId w:val="43"/>
        </w:numPr>
      </w:pPr>
      <w:r w:rsidRPr="001919DB">
        <w:t>Transform policies and plans to increase the value-generation capability of the entire governance network</w:t>
      </w:r>
    </w:p>
    <w:p w14:paraId="3A0CDA58" w14:textId="77777777" w:rsidR="00055486" w:rsidRPr="00506F64" w:rsidRDefault="00055486" w:rsidP="00055486">
      <w:r w:rsidRPr="00506F64">
        <w:t>Different crosswalks</w:t>
      </w:r>
      <w:r>
        <w:t>, or comparisons of requirements across governance documents,</w:t>
      </w:r>
      <w:r w:rsidRPr="00506F64">
        <w:t xml:space="preserve"> </w:t>
      </w:r>
      <w:r>
        <w:t>support</w:t>
      </w:r>
      <w:r w:rsidRPr="00506F64">
        <w:t xml:space="preserve"> these goals in varying degrees.</w:t>
      </w:r>
    </w:p>
    <w:p w14:paraId="4294643B" w14:textId="3D9171D1" w:rsidR="00C82F99" w:rsidRDefault="00BE4801" w:rsidP="00C82F99">
      <w:r>
        <w:t>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Team identifies</w:t>
      </w:r>
      <w:r w:rsidR="007F10AE" w:rsidRPr="007F10AE">
        <w:t xml:space="preserve"> </w:t>
      </w:r>
      <w:r w:rsidR="005B5194">
        <w:t xml:space="preserve">a list of </w:t>
      </w:r>
      <w:r w:rsidR="007F10AE" w:rsidRPr="007F10AE">
        <w:t>pairs of governance documents to identify requirements in one document that add value to requirements in a second document</w:t>
      </w:r>
      <w:r w:rsidR="002B1E88">
        <w:t xml:space="preserve"> </w:t>
      </w:r>
      <w:r w:rsidR="002B1E88" w:rsidRPr="007F10AE">
        <w:t>(aka crosswalk</w:t>
      </w:r>
      <w:r w:rsidR="002B1E88">
        <w:t>s</w:t>
      </w:r>
      <w:r w:rsidR="002B1E88" w:rsidRPr="007F10AE">
        <w:t>)</w:t>
      </w:r>
      <w:bookmarkEnd w:id="218"/>
      <w:r w:rsidR="002B1E88">
        <w:t>.</w:t>
      </w:r>
      <w:r>
        <w:t xml:space="preserve"> This list can change based on discoveries </w:t>
      </w:r>
      <w:r w:rsidR="00132BC0">
        <w:t>in the inventories of the requirements in these documents.</w:t>
      </w:r>
      <w:r w:rsidR="00CA70F8">
        <w:t xml:space="preserve"> </w:t>
      </w:r>
      <w:r w:rsidR="00E26680">
        <w:t xml:space="preserve">IVN Teams that intend to map </w:t>
      </w:r>
      <w:r w:rsidR="00E26680" w:rsidRPr="00CA70F8">
        <w:t>program directives and policies to U.S. Code</w:t>
      </w:r>
      <w:r w:rsidR="00CA70F8" w:rsidRPr="00CA70F8">
        <w:t xml:space="preserve"> </w:t>
      </w:r>
      <w:r w:rsidR="00E26680">
        <w:t xml:space="preserve">should </w:t>
      </w:r>
      <w:r w:rsidR="00CA70F8" w:rsidRPr="00CA70F8">
        <w:t>map the newest program directives and policies</w:t>
      </w:r>
      <w:r w:rsidR="00E26680">
        <w:t xml:space="preserve"> first, to </w:t>
      </w:r>
      <w:r w:rsidR="00CA70F8" w:rsidRPr="00CA70F8">
        <w:t>accommodate new Public Laws and recent changes to U.S. Code.</w:t>
      </w:r>
    </w:p>
    <w:p w14:paraId="35910975" w14:textId="77777777" w:rsidR="00274802" w:rsidRPr="00506F64" w:rsidRDefault="00274802" w:rsidP="00274802">
      <w:pPr>
        <w:pStyle w:val="Heading2"/>
      </w:pPr>
      <w:bookmarkStart w:id="229" w:name="_Toc119568551"/>
      <w:bookmarkStart w:id="230" w:name="_Toc177628853"/>
      <w:bookmarkStart w:id="231" w:name="_Toc177722700"/>
      <w:bookmarkStart w:id="232" w:name="_Toc181163117"/>
      <w:bookmarkStart w:id="233" w:name="_Toc181338782"/>
      <w:bookmarkStart w:id="234" w:name="_Toc181998186"/>
      <w:bookmarkStart w:id="235" w:name="_Toc189238979"/>
      <w:r>
        <w:t xml:space="preserve">Enabling sources and </w:t>
      </w:r>
      <w:bookmarkEnd w:id="229"/>
      <w:r>
        <w:t>dependent sources</w:t>
      </w:r>
      <w:bookmarkEnd w:id="230"/>
      <w:bookmarkEnd w:id="231"/>
      <w:bookmarkEnd w:id="232"/>
      <w:bookmarkEnd w:id="233"/>
      <w:bookmarkEnd w:id="234"/>
      <w:bookmarkEnd w:id="235"/>
    </w:p>
    <w:p w14:paraId="1824AD1D" w14:textId="60D0C8E2" w:rsidR="00274802" w:rsidRPr="00506F64" w:rsidRDefault="00274802" w:rsidP="00274802">
      <w:r w:rsidRPr="00506F64">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analysts join source documents via pairs of connections between a component of a source that adds, or "enables" value, and a component of another source that receives, or "depends on" that value, like "supply and demand" models used in economics and marketing.</w:t>
      </w:r>
    </w:p>
    <w:p w14:paraId="521202AF" w14:textId="77777777" w:rsidR="00274802" w:rsidRPr="00506F64" w:rsidRDefault="00274802" w:rsidP="00274802">
      <w:r w:rsidRPr="00506F64">
        <w:t>The network of sources and value connections across components is how IVNs represent the Federal Governance Network.</w:t>
      </w:r>
    </w:p>
    <w:p w14:paraId="17FDC28D" w14:textId="75D5A441" w:rsidR="00274802" w:rsidRPr="00506F64" w:rsidRDefault="00CF2C18" w:rsidP="00274802">
      <w:pPr>
        <w:pStyle w:val="Heading3"/>
      </w:pPr>
      <w:bookmarkStart w:id="236" w:name="_Toc181163118"/>
      <w:bookmarkStart w:id="237" w:name="_Toc181338783"/>
      <w:bookmarkStart w:id="238" w:name="_Toc181998187"/>
      <w:bookmarkStart w:id="239" w:name="_Toc189238980"/>
      <w:r w:rsidRPr="00CF2C18">
        <w:t>Common features of enabling sources</w:t>
      </w:r>
      <w:bookmarkEnd w:id="236"/>
      <w:bookmarkEnd w:id="237"/>
      <w:bookmarkEnd w:id="238"/>
      <w:bookmarkEnd w:id="239"/>
    </w:p>
    <w:p w14:paraId="7D1D5FEE" w14:textId="77777777" w:rsidR="00274802" w:rsidRPr="00506F64" w:rsidRDefault="00274802" w:rsidP="00274802">
      <w:r w:rsidRPr="00506F64">
        <w:t xml:space="preserve">Because enabling sources have components that add value to, or "enable" dependent components of dependent sources, </w:t>
      </w:r>
      <w:r w:rsidRPr="00506F64">
        <w:rPr>
          <w:u w:val="single"/>
        </w:rPr>
        <w:t>enabling sources tend to be subordinate to the authority that owns the dependent source</w:t>
      </w:r>
      <w:r w:rsidRPr="00506F64">
        <w:t>. For example, directives that cite U.S. Code regulations are enabling sources of those regulations, and performance measures are enabling sources of the strategic objectives they measure.</w:t>
      </w:r>
    </w:p>
    <w:p w14:paraId="6AF61CF4" w14:textId="0DE3FC80" w:rsidR="00274802" w:rsidRPr="00506F64" w:rsidRDefault="00274802" w:rsidP="00274802">
      <w:r w:rsidRPr="00506F64">
        <w:t>Enabling sources are often products of the authority requesting analysis products based on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data. This is because all three goals of the IVN (report value to the enterprise, improve value added to the enterprise, increase the capability of the enterprise to receive value) can be achieved when an IVN analysis product focuses on one enabling source. For example, an IVN analysis product that shows alignment from a strategic plan as an enabling source can report how this source adds value to specific components of multiple stakeholders, recommend how to increase this value mindful of these alignments, and recommend how to solicit these stakeholders to change their policies, plans, etc., to receive more value.</w:t>
      </w:r>
    </w:p>
    <w:p w14:paraId="7EC1A144" w14:textId="77777777" w:rsidR="00274802" w:rsidRPr="00506F64" w:rsidRDefault="00274802" w:rsidP="00274802">
      <w:pPr>
        <w:pStyle w:val="Heading3"/>
      </w:pPr>
      <w:bookmarkStart w:id="240" w:name="_Toc119568553"/>
      <w:bookmarkStart w:id="241" w:name="_Toc177628855"/>
      <w:bookmarkStart w:id="242" w:name="_Toc177722702"/>
      <w:bookmarkStart w:id="243" w:name="_Toc181163119"/>
      <w:bookmarkStart w:id="244" w:name="_Toc181338784"/>
      <w:bookmarkStart w:id="245" w:name="_Toc181998188"/>
      <w:bookmarkStart w:id="246" w:name="_Toc189238981"/>
      <w:r>
        <w:t>What are common dependent source</w:t>
      </w:r>
      <w:bookmarkEnd w:id="240"/>
      <w:r>
        <w:t xml:space="preserve"> features</w:t>
      </w:r>
      <w:bookmarkEnd w:id="241"/>
      <w:bookmarkEnd w:id="242"/>
      <w:bookmarkEnd w:id="243"/>
      <w:bookmarkEnd w:id="244"/>
      <w:bookmarkEnd w:id="245"/>
      <w:bookmarkEnd w:id="246"/>
    </w:p>
    <w:p w14:paraId="6554ABCE" w14:textId="77777777" w:rsidR="00274802" w:rsidRPr="00506F64" w:rsidRDefault="00274802" w:rsidP="00274802">
      <w:r w:rsidRPr="00506F64">
        <w:t xml:space="preserve">Because dependent sources have components that demand value from, or "depend" on enabling components of enabling sources, </w:t>
      </w:r>
      <w:r w:rsidRPr="00506F64">
        <w:rPr>
          <w:u w:val="single"/>
        </w:rPr>
        <w:t>dependent sources tend to be superordinate to the authority that owns the enabling source</w:t>
      </w:r>
      <w:r w:rsidRPr="00506F64">
        <w:t>.</w:t>
      </w:r>
    </w:p>
    <w:p w14:paraId="7C4FF2A5" w14:textId="77777777" w:rsidR="00274802" w:rsidRPr="00506F64" w:rsidRDefault="00274802" w:rsidP="00274802">
      <w:r w:rsidRPr="00506F64">
        <w:t xml:space="preserve">For example, the PMA is a dependent source, because it "depends" on </w:t>
      </w:r>
      <w:r>
        <w:t>A</w:t>
      </w:r>
      <w:r w:rsidRPr="00506F64">
        <w:t>gency programs and plans that supply value to "enable" the enterprise to advance toward the end state of one of the components in the PMA.</w:t>
      </w:r>
    </w:p>
    <w:p w14:paraId="221CAAF7" w14:textId="77777777" w:rsidR="00274802" w:rsidRPr="00506F64" w:rsidRDefault="00274802" w:rsidP="00274802">
      <w:r w:rsidRPr="00506F64">
        <w:t>Dependent sources also are more likely to update on an established schedule, such as strategic plans and annual reports.</w:t>
      </w:r>
    </w:p>
    <w:p w14:paraId="4793B2CB" w14:textId="77777777" w:rsidR="00274802" w:rsidRDefault="00274802" w:rsidP="00C82F99"/>
    <w:p w14:paraId="0C3CC746" w14:textId="77777777" w:rsidR="0033607E" w:rsidRDefault="0033607E" w:rsidP="00C82F99"/>
    <w:p w14:paraId="6C7E9A39" w14:textId="4889AE97" w:rsidR="00C82F99" w:rsidRPr="00A47B90" w:rsidRDefault="005B5194" w:rsidP="00C82F99">
      <w:pPr>
        <w:pStyle w:val="Heading1"/>
      </w:pPr>
      <w:bookmarkStart w:id="247" w:name="_Toc177628856"/>
      <w:bookmarkStart w:id="248" w:name="_Toc177722703"/>
      <w:bookmarkStart w:id="249" w:name="_Toc181163120"/>
      <w:bookmarkStart w:id="250" w:name="_Toc181338785"/>
      <w:bookmarkStart w:id="251" w:name="_Toc181998189"/>
      <w:bookmarkStart w:id="252" w:name="_Toc189238982"/>
      <w:r>
        <w:t>Prioritize crosswalks of pairs of governance documents</w:t>
      </w:r>
      <w:bookmarkEnd w:id="247"/>
      <w:bookmarkEnd w:id="248"/>
      <w:bookmarkEnd w:id="249"/>
      <w:bookmarkEnd w:id="250"/>
      <w:bookmarkEnd w:id="251"/>
      <w:bookmarkEnd w:id="252"/>
    </w:p>
    <w:p w14:paraId="2E5B0A62" w14:textId="646DBFEE" w:rsidR="00222DDB" w:rsidRDefault="00BE4801" w:rsidP="00222DDB">
      <w:r>
        <w:t>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Team p</w:t>
      </w:r>
      <w:r w:rsidR="005B5194" w:rsidRPr="005B5194">
        <w:t>rioritize</w:t>
      </w:r>
      <w:r>
        <w:t>s</w:t>
      </w:r>
      <w:r w:rsidR="005B5194" w:rsidRPr="005B5194">
        <w:t xml:space="preserve"> </w:t>
      </w:r>
      <w:r>
        <w:t xml:space="preserve">the list of </w:t>
      </w:r>
      <w:r w:rsidR="005B5194" w:rsidRPr="005B5194">
        <w:t>crosswalks of pairs of governance documents.</w:t>
      </w:r>
      <w:r w:rsidR="003B476C">
        <w:t xml:space="preserve"> </w:t>
      </w:r>
      <w:r w:rsidR="00132BC0">
        <w:t>This priority can change based on discoveries in the inventories of the requirements in these documents.</w:t>
      </w:r>
      <w:r w:rsidR="00222DDB">
        <w:t xml:space="preserve"> </w:t>
      </w:r>
      <w:r w:rsidR="008C0CB1">
        <w:t>Each c</w:t>
      </w:r>
      <w:r w:rsidR="00222DDB" w:rsidRPr="00BB2B05">
        <w:t>rosswalk serve</w:t>
      </w:r>
      <w:r w:rsidR="008C0CB1">
        <w:t>s</w:t>
      </w:r>
      <w:r w:rsidR="00222DDB" w:rsidRPr="00BB2B05">
        <w:t xml:space="preserve"> </w:t>
      </w:r>
      <w:r w:rsidR="008C0CB1">
        <w:t>one or more</w:t>
      </w:r>
      <w:r w:rsidR="00222DDB" w:rsidRPr="00BB2B05">
        <w:t xml:space="preserve"> </w:t>
      </w:r>
      <w:r w:rsidR="00222DDB">
        <w:t xml:space="preserve">IVN </w:t>
      </w:r>
      <w:r w:rsidR="00222DDB" w:rsidRPr="00BB2B05">
        <w:t>goal (</w:t>
      </w:r>
      <w:r w:rsidR="00222DDB">
        <w:t xml:space="preserve">communicate value alignment; coordinate </w:t>
      </w:r>
      <w:r w:rsidR="003B2F24">
        <w:t xml:space="preserve">increased </w:t>
      </w:r>
      <w:r w:rsidR="00222DDB">
        <w:t xml:space="preserve">program </w:t>
      </w:r>
      <w:r w:rsidR="003B2F24">
        <w:t>value</w:t>
      </w:r>
      <w:r w:rsidR="00222DDB">
        <w:t>, change policy).</w:t>
      </w:r>
    </w:p>
    <w:p w14:paraId="75AA17F5" w14:textId="1014F0EA" w:rsidR="00222DDB" w:rsidRPr="003A399D" w:rsidRDefault="00222DDB" w:rsidP="00222DDB">
      <w:pPr>
        <w:pStyle w:val="Heading3"/>
      </w:pPr>
      <w:bookmarkStart w:id="253" w:name="_Toc177628857"/>
      <w:bookmarkStart w:id="254" w:name="_Toc177722704"/>
      <w:bookmarkStart w:id="255" w:name="_Toc181163121"/>
      <w:bookmarkStart w:id="256" w:name="_Toc181338786"/>
      <w:bookmarkStart w:id="257" w:name="_Toc181998190"/>
      <w:bookmarkStart w:id="258" w:name="_Toc189238983"/>
      <w:r>
        <w:t xml:space="preserve">Crosswalks </w:t>
      </w:r>
      <w:r w:rsidR="008C0CB1">
        <w:t>Communicat</w:t>
      </w:r>
      <w:r>
        <w:t>ing Alignments</w:t>
      </w:r>
      <w:r w:rsidR="00D07659">
        <w:t xml:space="preserve"> of Value Across Requirements</w:t>
      </w:r>
      <w:bookmarkEnd w:id="253"/>
      <w:bookmarkEnd w:id="254"/>
      <w:bookmarkEnd w:id="255"/>
      <w:bookmarkEnd w:id="256"/>
      <w:bookmarkEnd w:id="257"/>
      <w:bookmarkEnd w:id="258"/>
    </w:p>
    <w:p w14:paraId="1966015A" w14:textId="77777777" w:rsidR="00222DDB" w:rsidRPr="00506F64" w:rsidRDefault="00222DDB" w:rsidP="00222DDB">
      <w:r w:rsidRPr="00506F64">
        <w:t>A crosswalk that would communicate value could include the</w:t>
      </w:r>
      <w:r>
        <w:t xml:space="preserve"> policies and strategic plans</w:t>
      </w:r>
      <w:r w:rsidRPr="00506F64">
        <w:t xml:space="preserve"> of an organization as enabling sources and </w:t>
      </w:r>
      <w:r>
        <w:t>Executive Orders and strategic plans</w:t>
      </w:r>
      <w:r w:rsidRPr="00506F64">
        <w:t xml:space="preserve"> of the Office of the President of the United States as dependent sources. This crosswalk could show how specific policies, plans, goals, and performance measures of that organization deliver value to Presidential governance documents, such as the President's Management Agenda and Executive Orders. This crosswalk could also inform a communication plan to communicate these value alignments to stakeholders.</w:t>
      </w:r>
    </w:p>
    <w:p w14:paraId="794E8A2C" w14:textId="77777777" w:rsidR="00222DDB" w:rsidRPr="00506F64" w:rsidRDefault="00222DDB" w:rsidP="00222DDB">
      <w:pPr>
        <w:ind w:left="720" w:hanging="720"/>
      </w:pPr>
      <w:r w:rsidRPr="00506F64">
        <w:t xml:space="preserve">As strategic plans are mapped to Presidential content such as Executive Orders and the PMA, other crosswalks can be chosen based on what message is desired to communicate about how the strategic plans are being applied to other outcomes as well. For example, “The President’s guidance provided incentives and insights to consider these enabling components, which the </w:t>
      </w:r>
      <w:r>
        <w:t>A</w:t>
      </w:r>
      <w:r w:rsidRPr="00506F64">
        <w:t>gency realized enabled [descriptive] value in these additional dependent sources.”</w:t>
      </w:r>
    </w:p>
    <w:p w14:paraId="5517A7D4" w14:textId="4F0EB8FC" w:rsidR="00222DDB" w:rsidRDefault="00222DDB" w:rsidP="00222DDB">
      <w:pPr>
        <w:pStyle w:val="Heading3"/>
      </w:pPr>
      <w:bookmarkStart w:id="259" w:name="_Toc177628858"/>
      <w:bookmarkStart w:id="260" w:name="_Toc177722705"/>
      <w:bookmarkStart w:id="261" w:name="_Toc181163122"/>
      <w:bookmarkStart w:id="262" w:name="_Toc181338787"/>
      <w:bookmarkStart w:id="263" w:name="_Toc181998191"/>
      <w:bookmarkStart w:id="264" w:name="_Toc189238984"/>
      <w:r>
        <w:t xml:space="preserve">Crosswalks </w:t>
      </w:r>
      <w:r w:rsidR="00D07659">
        <w:t xml:space="preserve">That Support </w:t>
      </w:r>
      <w:r w:rsidR="003B2F24">
        <w:t>Program Coordination to Increase Program Value</w:t>
      </w:r>
      <w:bookmarkEnd w:id="259"/>
      <w:bookmarkEnd w:id="260"/>
      <w:bookmarkEnd w:id="261"/>
      <w:bookmarkEnd w:id="262"/>
      <w:bookmarkEnd w:id="263"/>
      <w:bookmarkEnd w:id="264"/>
    </w:p>
    <w:p w14:paraId="078E54F3" w14:textId="77777777" w:rsidR="00222DDB" w:rsidRPr="00506F64" w:rsidRDefault="00222DDB" w:rsidP="00222DDB">
      <w:r w:rsidRPr="00506F64">
        <w:t>A crosswalk that would increase value supplied by a</w:t>
      </w:r>
      <w:r>
        <w:t xml:space="preserve">n Agency program office </w:t>
      </w:r>
      <w:r w:rsidRPr="00506F64">
        <w:t xml:space="preserve">could include the </w:t>
      </w:r>
      <w:r>
        <w:t>policies</w:t>
      </w:r>
      <w:r w:rsidRPr="00506F64">
        <w:t xml:space="preserve"> of that </w:t>
      </w:r>
      <w:r>
        <w:t>office</w:t>
      </w:r>
      <w:r w:rsidRPr="00506F64">
        <w:t xml:space="preserve"> as enabling sources and components to the overarching plans</w:t>
      </w:r>
      <w:r>
        <w:t xml:space="preserve">, </w:t>
      </w:r>
      <w:r w:rsidRPr="00506F64">
        <w:t xml:space="preserve">goals </w:t>
      </w:r>
      <w:r>
        <w:t xml:space="preserve">and performance measures </w:t>
      </w:r>
      <w:r w:rsidRPr="00506F64">
        <w:t>of the</w:t>
      </w:r>
      <w:r>
        <w:t>ir</w:t>
      </w:r>
      <w:r w:rsidRPr="00506F64">
        <w:t xml:space="preserve"> </w:t>
      </w:r>
      <w:r>
        <w:t>superordinate A</w:t>
      </w:r>
      <w:r w:rsidRPr="00506F64">
        <w:t xml:space="preserve">gency. This crosswalk could show the linkages of value, and recommendations to </w:t>
      </w:r>
      <w:r>
        <w:t>issue</w:t>
      </w:r>
      <w:r w:rsidRPr="00506F64">
        <w:t xml:space="preserve"> </w:t>
      </w:r>
      <w:r>
        <w:t>orders to program officials</w:t>
      </w:r>
      <w:r w:rsidRPr="00506F64">
        <w:t xml:space="preserve"> to </w:t>
      </w:r>
      <w:r>
        <w:t>change program direction within the current authority of the program policy</w:t>
      </w:r>
      <w:r w:rsidRPr="00506F64">
        <w:t>.</w:t>
      </w:r>
    </w:p>
    <w:p w14:paraId="7A5D9516" w14:textId="52D9F57A" w:rsidR="00222DDB" w:rsidRDefault="00222DDB" w:rsidP="00222DDB">
      <w:pPr>
        <w:pStyle w:val="Heading3"/>
      </w:pPr>
      <w:bookmarkStart w:id="265" w:name="_Toc177628859"/>
      <w:bookmarkStart w:id="266" w:name="_Toc177722706"/>
      <w:bookmarkStart w:id="267" w:name="_Toc181163123"/>
      <w:bookmarkStart w:id="268" w:name="_Toc181338788"/>
      <w:bookmarkStart w:id="269" w:name="_Toc181998192"/>
      <w:bookmarkStart w:id="270" w:name="_Toc189238985"/>
      <w:r>
        <w:t xml:space="preserve">Crosswalks That </w:t>
      </w:r>
      <w:r w:rsidR="003B2F24">
        <w:t xml:space="preserve">Support Changes to </w:t>
      </w:r>
      <w:r>
        <w:t>Policymaking and Planning</w:t>
      </w:r>
      <w:r w:rsidR="003B2F24">
        <w:t xml:space="preserve"> </w:t>
      </w:r>
      <w:r>
        <w:t>to Increase Net Value</w:t>
      </w:r>
      <w:bookmarkEnd w:id="265"/>
      <w:bookmarkEnd w:id="266"/>
      <w:bookmarkEnd w:id="267"/>
      <w:bookmarkEnd w:id="268"/>
      <w:bookmarkEnd w:id="269"/>
      <w:bookmarkEnd w:id="270"/>
    </w:p>
    <w:p w14:paraId="732D70A3" w14:textId="77777777" w:rsidR="00222DDB" w:rsidRPr="00506F64" w:rsidRDefault="00222DDB" w:rsidP="00222DDB">
      <w:r w:rsidRPr="00506F64">
        <w:t xml:space="preserve">A crosswalk that would increase the net capability of the network to create value could include every enabling source and component </w:t>
      </w:r>
      <w:r>
        <w:t xml:space="preserve">in an Agency that enables value </w:t>
      </w:r>
      <w:r w:rsidRPr="00506F64">
        <w:t xml:space="preserve">to the priorities of the head of </w:t>
      </w:r>
      <w:r>
        <w:t>that</w:t>
      </w:r>
      <w:r w:rsidRPr="00506F64">
        <w:t xml:space="preserve"> </w:t>
      </w:r>
      <w:r>
        <w:t>A</w:t>
      </w:r>
      <w:r w:rsidRPr="00506F64">
        <w:t xml:space="preserve">gency. This would show how multiple offices contribute value to the same </w:t>
      </w:r>
      <w:r>
        <w:t>priorities</w:t>
      </w:r>
      <w:r w:rsidRPr="00506F64">
        <w:t xml:space="preserve">, supporting recommendations for those offices to </w:t>
      </w:r>
      <w:r>
        <w:t>change their programs and priorities</w:t>
      </w:r>
      <w:r w:rsidRPr="00506F64">
        <w:t xml:space="preserve"> </w:t>
      </w:r>
      <w:r>
        <w:t xml:space="preserve">collaboratively </w:t>
      </w:r>
      <w:r w:rsidRPr="00506F64">
        <w:t xml:space="preserve">to create more net value to </w:t>
      </w:r>
      <w:r>
        <w:t>those shared Agency priorities</w:t>
      </w:r>
      <w:r w:rsidRPr="00506F64">
        <w:t>.</w:t>
      </w:r>
    </w:p>
    <w:p w14:paraId="314722F7" w14:textId="42394463" w:rsidR="00222DDB" w:rsidRPr="00506F64" w:rsidRDefault="00222DDB" w:rsidP="00222DDB">
      <w:r w:rsidRPr="00506F64">
        <w:t>In addition to the above goals,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serves as a test bed to research file and data formats to increase the automation-compatibility, computability and capability of artificial intelligence and machine learning systems to generate inferences and recommendations based on the IVN dataset.</w:t>
      </w:r>
    </w:p>
    <w:p w14:paraId="30FF6F52" w14:textId="77777777" w:rsidR="00C82F99" w:rsidRDefault="00C82F99" w:rsidP="00C82F99"/>
    <w:p w14:paraId="5D418968" w14:textId="5F83BB8C" w:rsidR="00C82F99" w:rsidRPr="00A47B90" w:rsidRDefault="00FD7523" w:rsidP="00C82F99">
      <w:pPr>
        <w:pStyle w:val="Heading1"/>
      </w:pPr>
      <w:bookmarkStart w:id="271" w:name="_Toc177628860"/>
      <w:bookmarkStart w:id="272" w:name="_Toc177722707"/>
      <w:bookmarkStart w:id="273" w:name="_Toc181163124"/>
      <w:bookmarkStart w:id="274" w:name="_Toc181338789"/>
      <w:bookmarkStart w:id="275" w:name="_Toc181998193"/>
      <w:bookmarkStart w:id="276" w:name="_Toc189238986"/>
      <w:r>
        <w:t>Crosswalk pairs of governance documents</w:t>
      </w:r>
      <w:bookmarkEnd w:id="271"/>
      <w:bookmarkEnd w:id="272"/>
      <w:bookmarkEnd w:id="273"/>
      <w:bookmarkEnd w:id="274"/>
      <w:bookmarkEnd w:id="275"/>
      <w:bookmarkEnd w:id="276"/>
    </w:p>
    <w:p w14:paraId="4141CE2E" w14:textId="77777777" w:rsidR="00937100" w:rsidRDefault="00937100" w:rsidP="00937100">
      <w:pPr>
        <w:pStyle w:val="Heading2"/>
      </w:pPr>
      <w:bookmarkStart w:id="277" w:name="_Toc177628861"/>
      <w:bookmarkStart w:id="278" w:name="_Toc177722708"/>
      <w:bookmarkStart w:id="279" w:name="_Toc181163125"/>
      <w:bookmarkStart w:id="280" w:name="_Toc181338790"/>
      <w:bookmarkStart w:id="281" w:name="_Toc181998194"/>
      <w:bookmarkStart w:id="282" w:name="_Toc189238987"/>
      <w:r>
        <w:t>Crosswalk Methodology</w:t>
      </w:r>
      <w:bookmarkEnd w:id="277"/>
      <w:bookmarkEnd w:id="278"/>
      <w:bookmarkEnd w:id="279"/>
      <w:bookmarkEnd w:id="280"/>
      <w:bookmarkEnd w:id="281"/>
      <w:bookmarkEnd w:id="282"/>
    </w:p>
    <w:p w14:paraId="7CF37D76" w14:textId="00B1D4EA" w:rsidR="009D0426" w:rsidRDefault="004F6E38" w:rsidP="00C82F99">
      <w:r w:rsidRPr="00506F64">
        <w:t>Sources consist of enabling components of independently deliverable organizational value. Enabling sources and components provide value to dependent sources and components. Crosswalks are sets of connections that identify these value paths from enabling components to dependent components.</w:t>
      </w:r>
      <w:r>
        <w:t xml:space="preserve"> </w:t>
      </w:r>
      <w:r w:rsidRPr="004F6E38">
        <w:t>Crosswalks</w:t>
      </w:r>
      <w:r>
        <w:t xml:space="preserve"> l</w:t>
      </w:r>
      <w:r w:rsidRPr="004F6E38">
        <w:t>ink enabling source components to dependent source components</w:t>
      </w:r>
      <w:r w:rsidR="009D0426">
        <w:t xml:space="preserve">. </w:t>
      </w:r>
    </w:p>
    <w:p w14:paraId="364148A1" w14:textId="2435A987" w:rsidR="00C82F99" w:rsidRDefault="00FD7523" w:rsidP="00C82F99">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researchers c</w:t>
      </w:r>
      <w:r w:rsidRPr="00FD7523">
        <w:t xml:space="preserve">rosswalk </w:t>
      </w:r>
      <w:r>
        <w:t xml:space="preserve">the </w:t>
      </w:r>
      <w:r w:rsidR="009D0426">
        <w:t>components in an Enabling source to components of a Dependent Source</w:t>
      </w:r>
      <w:r>
        <w:t xml:space="preserve">. </w:t>
      </w:r>
      <w:r w:rsidRPr="00FD7523">
        <w:t>Researchers</w:t>
      </w:r>
      <w:r w:rsidR="00F937FF">
        <w:t xml:space="preserve"> to find where an Enabling Component, if delivered according to the description in the source document,</w:t>
      </w:r>
      <w:r w:rsidRPr="00FD7523">
        <w:t xml:space="preserve"> </w:t>
      </w:r>
      <w:r w:rsidR="00F937FF">
        <w:t xml:space="preserve">is likely to </w:t>
      </w:r>
      <w:r w:rsidR="00F40F74">
        <w:t xml:space="preserve">progress </w:t>
      </w:r>
      <w:r w:rsidR="00F937FF">
        <w:t xml:space="preserve">a Dependent Component closer toward its end state in some measurable way. </w:t>
      </w:r>
      <w:r w:rsidR="00F40F74">
        <w:t xml:space="preserve">Researchers share new </w:t>
      </w:r>
      <w:r>
        <w:t>crosswalks</w:t>
      </w:r>
      <w:r w:rsidRPr="00FD7523">
        <w:t xml:space="preserve"> with the team to discuss whether the </w:t>
      </w:r>
      <w:r w:rsidR="00565DB4">
        <w:t>crosswalks</w:t>
      </w:r>
      <w:r w:rsidRPr="00FD7523">
        <w:t xml:space="preserve"> indicate a need to revise the list or priority of governance documents to inventory</w:t>
      </w:r>
      <w:r w:rsidR="00565DB4">
        <w:t>, or additional crosswalks.</w:t>
      </w:r>
    </w:p>
    <w:p w14:paraId="49B825C7" w14:textId="77777777" w:rsidR="003B52D4" w:rsidRDefault="003B52D4" w:rsidP="003B52D4">
      <w:r w:rsidRPr="00506F64">
        <w:t>The source</w:t>
      </w:r>
      <w:r>
        <w:t xml:space="preserve">s, </w:t>
      </w:r>
      <w:r w:rsidRPr="00506F64">
        <w:t>or governance documents</w:t>
      </w:r>
      <w:r>
        <w:t>,</w:t>
      </w:r>
      <w:r w:rsidRPr="00506F64">
        <w:t xml:space="preserve"> are decomposed into individually deliverable "components." Analysts map</w:t>
      </w:r>
      <w:r>
        <w:t>, or “crosswalk”,</w:t>
      </w:r>
      <w:r w:rsidRPr="00506F64">
        <w:t xml:space="preserve"> these components</w:t>
      </w:r>
      <w:r>
        <w:t>,</w:t>
      </w:r>
      <w:r w:rsidRPr="00506F64">
        <w:t xml:space="preserve"> by viewing two governance documents at a time and finding and documenting the connections where a component of one document adds business value to a component of the other document. Source documents and their components that add business value are called enabling sources, and documents and their components that receive business value are called dependent sources and components. Source documents may not have clearly defined components, or their components may have too large a scope (or too small a scope) to map to dependent sources. In those cases, identifying the correct (feasible) scope of the documents and their components may require additional analysis.</w:t>
      </w:r>
    </w:p>
    <w:p w14:paraId="1A2DD7BA" w14:textId="77777777" w:rsidR="003B2F24" w:rsidRPr="00506F64" w:rsidRDefault="003B2F24" w:rsidP="003B2F24">
      <w:r w:rsidRPr="00506F64">
        <w:t xml:space="preserve">Developing a crosswalk between two sources is a straightforward process, but it can seem daunting when performing the steps for the first time. The training video linked below outlines a methodology for viewing each source in Excel and a web browser and </w:t>
      </w:r>
      <w:r>
        <w:t>searching for</w:t>
      </w:r>
      <w:r w:rsidRPr="00506F64">
        <w:t xml:space="preserve"> the keywords that facilitate finding the linkages between them.</w:t>
      </w:r>
    </w:p>
    <w:p w14:paraId="6BB9C2E0" w14:textId="74A485E2" w:rsidR="003B2F24" w:rsidRPr="00506F64" w:rsidRDefault="00D2007F" w:rsidP="003B2F24">
      <w:r>
        <w:t>Note: do not assume that if an Enabling Component maps to a Dependent Component that their superordinate components map to each other. For example, if Plan Objective 2.1.2 maps to Performance Plan 3.6.1, do not assume</w:t>
      </w:r>
      <w:r w:rsidR="00AC4028">
        <w:t xml:space="preserve"> </w:t>
      </w:r>
      <w:r>
        <w:t>that Plan Objective 2.1.2</w:t>
      </w:r>
      <w:r w:rsidR="00AC4028">
        <w:t xml:space="preserve"> </w:t>
      </w:r>
      <w:r>
        <w:t>maps to Performance Plan 3.6.</w:t>
      </w:r>
    </w:p>
    <w:p w14:paraId="5075F014" w14:textId="708D061C" w:rsidR="003B2F24" w:rsidRPr="00506F64" w:rsidRDefault="00937100" w:rsidP="003B2F24">
      <w:hyperlink r:id="rId31" w:history="1">
        <w:r>
          <w:rPr>
            <w:rStyle w:val="Hyperlink"/>
          </w:rPr>
          <w:t>Crosswalk example - https://www.youtube.com/watch?v=n9GaJUlY9vw</w:t>
        </w:r>
      </w:hyperlink>
    </w:p>
    <w:p w14:paraId="198A1A35" w14:textId="27D70C92" w:rsidR="003B2F24" w:rsidRPr="00937100" w:rsidRDefault="003B2F24" w:rsidP="00937100">
      <w:r w:rsidRPr="00937100">
        <w:t>The overarching rule for identifying alignment between an enabling component and a dependent component is to ask the following question. If the enterprise delivered the enabling component as described in the source document, is that delivery likely (&gt;50%) to change the status of the dependent component in a way that is objectively measurable? If so, record that alignment in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937100">
        <w:t xml:space="preserve"> dataset, including the enabling source, the enabling component, the enabling component description, the dependent component, the dependent component description, the dependent source, and </w:t>
      </w:r>
      <w:proofErr w:type="spellStart"/>
      <w:r w:rsidRPr="00937100">
        <w:t>filepaths</w:t>
      </w:r>
      <w:proofErr w:type="spellEnd"/>
      <w:r w:rsidRPr="00937100">
        <w:t xml:space="preserve"> or website addresses for both sources.</w:t>
      </w:r>
    </w:p>
    <w:p w14:paraId="37C84C8F" w14:textId="78D51390" w:rsidR="003B2F24" w:rsidRDefault="00F959B9" w:rsidP="00937100">
      <w:pPr>
        <w:pStyle w:val="Heading2"/>
      </w:pPr>
      <w:bookmarkStart w:id="283" w:name="_Toc177628862"/>
      <w:bookmarkStart w:id="284" w:name="_Toc177722709"/>
      <w:bookmarkStart w:id="285" w:name="_Toc181163126"/>
      <w:bookmarkStart w:id="286" w:name="_Toc181338791"/>
      <w:bookmarkStart w:id="287" w:name="_Toc181998195"/>
      <w:bookmarkStart w:id="288" w:name="_Toc189238988"/>
      <w:r>
        <w:t>Data Fields</w:t>
      </w:r>
      <w:r w:rsidR="00F6134E">
        <w:t xml:space="preserve"> / Data Dictionary / Metadata</w:t>
      </w:r>
      <w:bookmarkEnd w:id="283"/>
      <w:bookmarkEnd w:id="284"/>
      <w:bookmarkEnd w:id="285"/>
      <w:bookmarkEnd w:id="286"/>
      <w:bookmarkEnd w:id="287"/>
      <w:bookmarkEnd w:id="288"/>
    </w:p>
    <w:p w14:paraId="6D16FA80" w14:textId="258C72B7" w:rsidR="00937100" w:rsidRDefault="00F959B9" w:rsidP="003B52D4">
      <w:r>
        <w:t xml:space="preserve">This section explains </w:t>
      </w:r>
      <w:r w:rsidR="004A5485">
        <w:t>the data fields in a crosswalk in the context of storing the data in a table. Other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4A5485">
        <w:t xml:space="preserve"> data systems </w:t>
      </w:r>
      <w:r w:rsidR="00E0158B">
        <w:t>use more sophisticate</w:t>
      </w:r>
      <w:r w:rsidR="005E4B8D">
        <w:t>d</w:t>
      </w:r>
      <w:r w:rsidR="00E0158B">
        <w:t xml:space="preserve"> data storage, but should be able to display records </w:t>
      </w:r>
      <w:r w:rsidR="004F00A1">
        <w:t xml:space="preserve">as a table </w:t>
      </w:r>
      <w:r w:rsidR="00E0158B">
        <w:t xml:space="preserve">in </w:t>
      </w:r>
      <w:r w:rsidR="004F00A1">
        <w:t>a similar format.</w:t>
      </w:r>
    </w:p>
    <w:p w14:paraId="02A698A3" w14:textId="77777777" w:rsidR="00B572A3" w:rsidRDefault="00B572A3" w:rsidP="003B52D4"/>
    <w:p w14:paraId="758EAE4A" w14:textId="34978097" w:rsidR="00B572A3" w:rsidRDefault="00716F51" w:rsidP="003B52D4">
      <w:r>
        <w:t xml:space="preserve">For </w:t>
      </w:r>
      <w:r w:rsidR="007E6584">
        <w:t>convenience, use</w:t>
      </w:r>
      <w:r>
        <w:t xml:space="preserve"> </w:t>
      </w:r>
      <w:r w:rsidR="00A7278C">
        <w:t>the crosswalk template to help you p</w:t>
      </w:r>
      <w:r w:rsidR="435F23A8">
        <w:t>repare</w:t>
      </w:r>
      <w:r w:rsidR="00A7278C">
        <w:t xml:space="preserve"> your crosswalk</w:t>
      </w:r>
      <w:r w:rsidR="47E378EC">
        <w:t xml:space="preserve"> tables</w:t>
      </w:r>
      <w:r w:rsidR="00A7278C">
        <w:t xml:space="preserve">. </w:t>
      </w:r>
      <w:r w:rsidR="00EB720C">
        <w:t>C</w:t>
      </w:r>
      <w:r w:rsidR="003C706B">
        <w:t xml:space="preserve">opy this template and create your crosswalk using the </w:t>
      </w:r>
      <w:r w:rsidR="007E6584">
        <w:t xml:space="preserve">copied version. The template contains instructions on how to </w:t>
      </w:r>
      <w:r w:rsidR="343CCFDA">
        <w:t>create</w:t>
      </w:r>
      <w:r w:rsidR="007E6584">
        <w:t xml:space="preserve"> your </w:t>
      </w:r>
      <w:r w:rsidR="67AEB7C6">
        <w:t xml:space="preserve">own </w:t>
      </w:r>
      <w:r w:rsidR="007E6584">
        <w:t xml:space="preserve">crosswalk </w:t>
      </w:r>
      <w:r w:rsidR="3677C04A">
        <w:t>data</w:t>
      </w:r>
      <w:r w:rsidR="640E455E">
        <w:t xml:space="preserve"> file</w:t>
      </w:r>
      <w:r w:rsidR="007E6584">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6"/>
        <w:gridCol w:w="1816"/>
        <w:gridCol w:w="1676"/>
        <w:gridCol w:w="1761"/>
        <w:gridCol w:w="1678"/>
        <w:gridCol w:w="1923"/>
      </w:tblGrid>
      <w:tr w:rsidR="00807F1F" w:rsidRPr="00506F64" w14:paraId="05380EA7" w14:textId="77777777" w:rsidTr="0043115B">
        <w:trPr>
          <w:cantSplit/>
          <w:trHeight w:val="288"/>
          <w:tblHeader/>
        </w:trPr>
        <w:tc>
          <w:tcPr>
            <w:tcW w:w="0" w:type="auto"/>
            <w:shd w:val="clear" w:color="4472C4" w:fill="4472C4"/>
            <w:hideMark/>
          </w:tcPr>
          <w:p w14:paraId="6330180A" w14:textId="77777777" w:rsidR="00807F1F" w:rsidRPr="00506F64" w:rsidRDefault="00807F1F" w:rsidP="002A335C">
            <w:pPr>
              <w:rPr>
                <w:b/>
                <w:bCs/>
              </w:rPr>
            </w:pPr>
            <w:r w:rsidRPr="00506F64">
              <w:rPr>
                <w:b/>
                <w:bCs/>
              </w:rPr>
              <w:t>Enabling Source</w:t>
            </w:r>
          </w:p>
        </w:tc>
        <w:tc>
          <w:tcPr>
            <w:tcW w:w="0" w:type="auto"/>
            <w:shd w:val="clear" w:color="4472C4" w:fill="4472C4"/>
            <w:hideMark/>
          </w:tcPr>
          <w:p w14:paraId="47172900" w14:textId="77777777" w:rsidR="00807F1F" w:rsidRPr="00506F64" w:rsidRDefault="00807F1F" w:rsidP="002A335C">
            <w:pPr>
              <w:rPr>
                <w:b/>
                <w:bCs/>
              </w:rPr>
            </w:pPr>
            <w:r w:rsidRPr="00506F64">
              <w:rPr>
                <w:b/>
                <w:bCs/>
              </w:rPr>
              <w:t>Enabling Component</w:t>
            </w:r>
          </w:p>
        </w:tc>
        <w:tc>
          <w:tcPr>
            <w:tcW w:w="0" w:type="auto"/>
            <w:shd w:val="clear" w:color="4472C4" w:fill="4472C4"/>
            <w:hideMark/>
          </w:tcPr>
          <w:p w14:paraId="5E8CB805" w14:textId="77777777" w:rsidR="00807F1F" w:rsidRPr="00506F64" w:rsidRDefault="00807F1F" w:rsidP="002A335C">
            <w:pPr>
              <w:rPr>
                <w:b/>
                <w:bCs/>
              </w:rPr>
            </w:pPr>
            <w:r w:rsidRPr="00506F64">
              <w:rPr>
                <w:b/>
                <w:bCs/>
              </w:rPr>
              <w:t>Enabling Component Description</w:t>
            </w:r>
          </w:p>
        </w:tc>
        <w:tc>
          <w:tcPr>
            <w:tcW w:w="0" w:type="auto"/>
            <w:shd w:val="clear" w:color="4472C4" w:fill="4472C4"/>
            <w:hideMark/>
          </w:tcPr>
          <w:p w14:paraId="577C7B8B" w14:textId="77777777" w:rsidR="00807F1F" w:rsidRPr="00506F64" w:rsidRDefault="00807F1F" w:rsidP="002A335C">
            <w:pPr>
              <w:rPr>
                <w:b/>
                <w:bCs/>
              </w:rPr>
            </w:pPr>
            <w:r w:rsidRPr="00506F64">
              <w:rPr>
                <w:b/>
                <w:bCs/>
              </w:rPr>
              <w:t>Dependent Component</w:t>
            </w:r>
          </w:p>
        </w:tc>
        <w:tc>
          <w:tcPr>
            <w:tcW w:w="0" w:type="auto"/>
            <w:shd w:val="clear" w:color="4472C4" w:fill="4472C4"/>
            <w:hideMark/>
          </w:tcPr>
          <w:p w14:paraId="5D9C7AA1" w14:textId="77777777" w:rsidR="00807F1F" w:rsidRPr="00506F64" w:rsidRDefault="00807F1F" w:rsidP="002A335C">
            <w:pPr>
              <w:rPr>
                <w:b/>
                <w:bCs/>
              </w:rPr>
            </w:pPr>
            <w:r w:rsidRPr="00506F64">
              <w:rPr>
                <w:b/>
                <w:bCs/>
              </w:rPr>
              <w:t>Dependent Component Description</w:t>
            </w:r>
          </w:p>
        </w:tc>
        <w:tc>
          <w:tcPr>
            <w:tcW w:w="0" w:type="auto"/>
            <w:shd w:val="clear" w:color="4472C4" w:fill="4472C4"/>
            <w:hideMark/>
          </w:tcPr>
          <w:p w14:paraId="57196B59" w14:textId="77777777" w:rsidR="00807F1F" w:rsidRPr="00506F64" w:rsidRDefault="00807F1F" w:rsidP="002A335C">
            <w:pPr>
              <w:rPr>
                <w:b/>
                <w:bCs/>
              </w:rPr>
            </w:pPr>
            <w:r w:rsidRPr="00506F64">
              <w:rPr>
                <w:b/>
                <w:bCs/>
              </w:rPr>
              <w:t>Dependent Source</w:t>
            </w:r>
          </w:p>
        </w:tc>
      </w:tr>
      <w:tr w:rsidR="00807F1F" w:rsidRPr="00506F64" w14:paraId="2C1695C2" w14:textId="77777777" w:rsidTr="0043115B">
        <w:trPr>
          <w:cantSplit/>
          <w:trHeight w:val="960"/>
        </w:trPr>
        <w:tc>
          <w:tcPr>
            <w:tcW w:w="0" w:type="auto"/>
            <w:shd w:val="clear" w:color="D9E1F2" w:fill="D9E1F2"/>
            <w:hideMark/>
          </w:tcPr>
          <w:p w14:paraId="5296BD90" w14:textId="77777777" w:rsidR="00807F1F" w:rsidRPr="00506F64" w:rsidRDefault="00807F1F" w:rsidP="002A335C">
            <w:r w:rsidRPr="00506F64">
              <w:t>The source document that contains components that deliver organizational value. Enabling source components "enable" the enterprise to progress closer to the objectives of "dependent" components in a different, "dependent" source document.</w:t>
            </w:r>
          </w:p>
        </w:tc>
        <w:tc>
          <w:tcPr>
            <w:tcW w:w="0" w:type="auto"/>
            <w:shd w:val="clear" w:color="D9E1F2" w:fill="D9E1F2"/>
            <w:hideMark/>
          </w:tcPr>
          <w:p w14:paraId="7BF30D2F" w14:textId="77777777" w:rsidR="00807F1F" w:rsidRPr="00506F64" w:rsidRDefault="00807F1F" w:rsidP="002A335C">
            <w:r w:rsidRPr="00506F64">
              <w:t>A requirement, goal, priority, or measure within a source that “enables” a “dependent” component within a different source to deliver its requirements.</w:t>
            </w:r>
          </w:p>
        </w:tc>
        <w:tc>
          <w:tcPr>
            <w:tcW w:w="0" w:type="auto"/>
            <w:shd w:val="clear" w:color="D9E1F2" w:fill="D9E1F2"/>
            <w:hideMark/>
          </w:tcPr>
          <w:p w14:paraId="364DB60B" w14:textId="77777777" w:rsidR="00807F1F" w:rsidRPr="00506F64" w:rsidRDefault="00807F1F" w:rsidP="002A335C">
            <w:r w:rsidRPr="00506F64">
              <w:t>Description of the Enabling Component. Can include the formal description, as well as keywords or other syntax that improves search results.</w:t>
            </w:r>
          </w:p>
        </w:tc>
        <w:tc>
          <w:tcPr>
            <w:tcW w:w="0" w:type="auto"/>
            <w:shd w:val="clear" w:color="D9E1F2" w:fill="D9E1F2"/>
            <w:hideMark/>
          </w:tcPr>
          <w:p w14:paraId="5E4D821C" w14:textId="77777777" w:rsidR="00807F1F" w:rsidRPr="00506F64" w:rsidRDefault="00807F1F" w:rsidP="002A335C">
            <w:r w:rsidRPr="00506F64">
              <w:t>A distinct deliverable, goal, objective, or directive within a source that “depends on” or receives value from an “enabling” component within a different source. Report refers to the component in this field as “dependent” component.</w:t>
            </w:r>
          </w:p>
        </w:tc>
        <w:tc>
          <w:tcPr>
            <w:tcW w:w="0" w:type="auto"/>
            <w:shd w:val="clear" w:color="D9E1F2" w:fill="D9E1F2"/>
            <w:hideMark/>
          </w:tcPr>
          <w:p w14:paraId="5E855C43" w14:textId="77777777" w:rsidR="00807F1F" w:rsidRPr="00506F64" w:rsidRDefault="00807F1F" w:rsidP="002A335C">
            <w:r w:rsidRPr="00506F64">
              <w:t>Description of the Dependent Component. Can include the formal description, as well as keywords or other syntax that improves search results.</w:t>
            </w:r>
          </w:p>
        </w:tc>
        <w:tc>
          <w:tcPr>
            <w:tcW w:w="0" w:type="auto"/>
            <w:shd w:val="clear" w:color="D9E1F2" w:fill="D9E1F2"/>
            <w:hideMark/>
          </w:tcPr>
          <w:p w14:paraId="3D316C5A" w14:textId="77777777" w:rsidR="00807F1F" w:rsidRPr="00506F64" w:rsidRDefault="00807F1F" w:rsidP="002A335C">
            <w:r w:rsidRPr="00506F64">
              <w:t>The name of the Source document that contains the related or “dependent” component. Reports refer to this as the "Dependent Source", because a component of this source "depends" on an “enabling” component in another source to deliver its requirements.</w:t>
            </w:r>
          </w:p>
        </w:tc>
      </w:tr>
    </w:tbl>
    <w:p w14:paraId="797BFDE1" w14:textId="7CC9252E" w:rsidR="00807F1F" w:rsidRDefault="00807F1F" w:rsidP="00807F1F">
      <w:pPr>
        <w:jc w:val="center"/>
        <w:rPr>
          <w:i/>
          <w:iCs/>
        </w:rPr>
      </w:pPr>
      <w:bookmarkStart w:id="289" w:name="_Toc181338874"/>
      <w:bookmarkStart w:id="290" w:name="_Toc181998278"/>
      <w:bookmarkStart w:id="291" w:name="_Toc199324628"/>
      <w:r w:rsidRPr="00506F64">
        <w:rPr>
          <w:i/>
          <w:iCs/>
        </w:rPr>
        <w:t xml:space="preserve">Figure </w:t>
      </w:r>
      <w:r w:rsidRPr="00506F64">
        <w:rPr>
          <w:i/>
          <w:iCs/>
        </w:rPr>
        <w:fldChar w:fldCharType="begin"/>
      </w:r>
      <w:r w:rsidRPr="00506F64">
        <w:rPr>
          <w:i/>
          <w:iCs/>
        </w:rPr>
        <w:instrText xml:space="preserve"> SEQ Figure \* ARABIC </w:instrText>
      </w:r>
      <w:r w:rsidRPr="00506F64">
        <w:rPr>
          <w:i/>
          <w:iCs/>
        </w:rPr>
        <w:fldChar w:fldCharType="separate"/>
      </w:r>
      <w:r w:rsidR="003F6BBC">
        <w:rPr>
          <w:i/>
          <w:iCs/>
          <w:noProof/>
        </w:rPr>
        <w:t>4</w:t>
      </w:r>
      <w:r w:rsidRPr="00506F64">
        <w:rPr>
          <w:i/>
          <w:iCs/>
        </w:rPr>
        <w:fldChar w:fldCharType="end"/>
      </w:r>
      <w:r w:rsidRPr="00506F64">
        <w:rPr>
          <w:i/>
          <w:iCs/>
        </w:rPr>
        <w:t>: Table of Definitions</w:t>
      </w:r>
      <w:bookmarkEnd w:id="289"/>
      <w:bookmarkEnd w:id="290"/>
      <w:bookmarkEnd w:id="29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0"/>
        <w:gridCol w:w="9710"/>
      </w:tblGrid>
      <w:tr w:rsidR="00807F1F" w14:paraId="4D2976D0" w14:textId="77777777" w:rsidTr="002A335C">
        <w:tc>
          <w:tcPr>
            <w:tcW w:w="1176" w:type="dxa"/>
          </w:tcPr>
          <w:p w14:paraId="24C788BE" w14:textId="77777777" w:rsidR="00807F1F" w:rsidRDefault="00807F1F" w:rsidP="002A335C">
            <w:pPr>
              <w:jc w:val="center"/>
              <w:rPr>
                <w:i/>
                <w:iCs/>
              </w:rPr>
            </w:pPr>
            <w:r w:rsidRPr="009A0679">
              <w:rPr>
                <w:noProof/>
              </w:rPr>
              <w:drawing>
                <wp:anchor distT="0" distB="0" distL="114300" distR="114300" simplePos="0" relativeHeight="251669504" behindDoc="1" locked="0" layoutInCell="1" allowOverlap="1" wp14:anchorId="33B909DD" wp14:editId="5CBC2C90">
                  <wp:simplePos x="0" y="0"/>
                  <wp:positionH relativeFrom="column">
                    <wp:posOffset>-182880</wp:posOffset>
                  </wp:positionH>
                  <wp:positionV relativeFrom="paragraph">
                    <wp:posOffset>0</wp:posOffset>
                  </wp:positionV>
                  <wp:extent cx="375285" cy="375285"/>
                  <wp:effectExtent l="0" t="0" r="5715" b="5715"/>
                  <wp:wrapTight wrapText="bothSides">
                    <wp:wrapPolygon edited="0">
                      <wp:start x="0" y="0"/>
                      <wp:lineTo x="0" y="20832"/>
                      <wp:lineTo x="20832" y="20832"/>
                      <wp:lineTo x="20832" y="3289"/>
                      <wp:lineTo x="19736" y="0"/>
                      <wp:lineTo x="0" y="0"/>
                    </wp:wrapPolygon>
                  </wp:wrapTight>
                  <wp:docPr id="1000895056" name="Graphic 1000895056" descr="Tool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descr="Tools with solid fill"/>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375285" cy="375285"/>
                          </a:xfrm>
                          <a:prstGeom prst="rect">
                            <a:avLst/>
                          </a:prstGeom>
                        </pic:spPr>
                      </pic:pic>
                    </a:graphicData>
                  </a:graphic>
                  <wp14:sizeRelH relativeFrom="margin">
                    <wp14:pctWidth>0</wp14:pctWidth>
                  </wp14:sizeRelH>
                  <wp14:sizeRelV relativeFrom="margin">
                    <wp14:pctHeight>0</wp14:pctHeight>
                  </wp14:sizeRelV>
                </wp:anchor>
              </w:drawing>
            </w:r>
          </w:p>
        </w:tc>
        <w:tc>
          <w:tcPr>
            <w:tcW w:w="12234" w:type="dxa"/>
          </w:tcPr>
          <w:p w14:paraId="15D598FF" w14:textId="77777777" w:rsidR="00807F1F" w:rsidRPr="007741DB" w:rsidRDefault="00807F1F" w:rsidP="002A335C">
            <w:r w:rsidRPr="007741DB">
              <w:t>It can be useful to add a “Last updated or validated” and “Responsible Office” fields to improve visibility or editing of the mapped linkages. Other fields may include website addresses for the sources, a website address to the crosswalk file, expiration dates of one or both of the sources, or notes explaining the alignment for each component pair.</w:t>
            </w:r>
          </w:p>
          <w:p w14:paraId="3E5B3C6A" w14:textId="77777777" w:rsidR="00807F1F" w:rsidRDefault="00807F1F" w:rsidP="002A335C">
            <w:pPr>
              <w:rPr>
                <w:i/>
                <w:iCs/>
              </w:rPr>
            </w:pPr>
            <w:r w:rsidRPr="007741DB">
              <w:t>A</w:t>
            </w:r>
            <w:r>
              <w:t xml:space="preserve"> notes field </w:t>
            </w:r>
            <w:r w:rsidRPr="007741DB">
              <w:t>explaining the alignment for each component pai</w:t>
            </w:r>
            <w:r>
              <w:t>r is optional, but may inform the development of products based on that alignment.</w:t>
            </w:r>
          </w:p>
        </w:tc>
      </w:tr>
    </w:tbl>
    <w:p w14:paraId="4ABFEE44" w14:textId="77777777" w:rsidR="00807F1F" w:rsidRPr="00506F64" w:rsidRDefault="00807F1F" w:rsidP="00807F1F">
      <w:pPr>
        <w:jc w:val="center"/>
        <w:rPr>
          <w:i/>
          <w:i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
        <w:gridCol w:w="9709"/>
      </w:tblGrid>
      <w:tr w:rsidR="00807F1F" w14:paraId="55B39203" w14:textId="77777777" w:rsidTr="002A335C">
        <w:tc>
          <w:tcPr>
            <w:tcW w:w="1176" w:type="dxa"/>
          </w:tcPr>
          <w:p w14:paraId="40248556" w14:textId="77777777" w:rsidR="00807F1F" w:rsidRDefault="00807F1F" w:rsidP="002A335C">
            <w:pPr>
              <w:jc w:val="center"/>
              <w:rPr>
                <w:i/>
                <w:iCs/>
              </w:rPr>
            </w:pPr>
            <w:r w:rsidRPr="009A0679">
              <w:rPr>
                <w:noProof/>
              </w:rPr>
              <w:drawing>
                <wp:anchor distT="0" distB="0" distL="114300" distR="114300" simplePos="0" relativeHeight="251671552" behindDoc="1" locked="0" layoutInCell="1" allowOverlap="1" wp14:anchorId="3A0682E1" wp14:editId="26D7C12A">
                  <wp:simplePos x="0" y="0"/>
                  <wp:positionH relativeFrom="column">
                    <wp:posOffset>-182880</wp:posOffset>
                  </wp:positionH>
                  <wp:positionV relativeFrom="paragraph">
                    <wp:posOffset>0</wp:posOffset>
                  </wp:positionV>
                  <wp:extent cx="375285" cy="375285"/>
                  <wp:effectExtent l="0" t="0" r="5715" b="5715"/>
                  <wp:wrapTight wrapText="bothSides">
                    <wp:wrapPolygon edited="0">
                      <wp:start x="0" y="0"/>
                      <wp:lineTo x="0" y="20832"/>
                      <wp:lineTo x="20832" y="20832"/>
                      <wp:lineTo x="20832" y="3289"/>
                      <wp:lineTo x="19736" y="0"/>
                      <wp:lineTo x="0" y="0"/>
                    </wp:wrapPolygon>
                  </wp:wrapTight>
                  <wp:docPr id="156588166" name="Graphic 156588166" descr="Tool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descr="Tools with solid fill"/>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375285" cy="375285"/>
                          </a:xfrm>
                          <a:prstGeom prst="rect">
                            <a:avLst/>
                          </a:prstGeom>
                        </pic:spPr>
                      </pic:pic>
                    </a:graphicData>
                  </a:graphic>
                  <wp14:sizeRelH relativeFrom="margin">
                    <wp14:pctWidth>0</wp14:pctWidth>
                  </wp14:sizeRelH>
                  <wp14:sizeRelV relativeFrom="margin">
                    <wp14:pctHeight>0</wp14:pctHeight>
                  </wp14:sizeRelV>
                </wp:anchor>
              </w:drawing>
            </w:r>
          </w:p>
        </w:tc>
        <w:tc>
          <w:tcPr>
            <w:tcW w:w="12234" w:type="dxa"/>
          </w:tcPr>
          <w:p w14:paraId="541C1DE4" w14:textId="2711CA8A" w:rsidR="00807F1F" w:rsidRDefault="00807F1F" w:rsidP="002A335C">
            <w:pPr>
              <w:rPr>
                <w:i/>
                <w:iCs/>
              </w:rPr>
            </w:pPr>
            <w:r w:rsidRPr="00454C2E">
              <w:t xml:space="preserve">Do not attempt to map every Enabling Component or Dependent Component! The more dense the alignments in the Network, the less meaning and relevance we can infer from any one alignment. “When in doubt, leave it out”! Leave the unaligned components in your data, so that </w:t>
            </w:r>
            <w:r>
              <w:t xml:space="preserve">other researchers can </w:t>
            </w:r>
            <w:r w:rsidR="00BF6A88">
              <w:t>incorporate</w:t>
            </w:r>
            <w:r>
              <w:t xml:space="preserve"> them</w:t>
            </w:r>
            <w:r w:rsidRPr="00454C2E">
              <w:t xml:space="preserve"> </w:t>
            </w:r>
            <w:r w:rsidR="00BF6A88">
              <w:t>into</w:t>
            </w:r>
            <w:r w:rsidRPr="00454C2E">
              <w:t xml:space="preserve"> other research</w:t>
            </w:r>
            <w:r>
              <w:t>.</w:t>
            </w:r>
          </w:p>
        </w:tc>
      </w:tr>
    </w:tbl>
    <w:p w14:paraId="7039E40A" w14:textId="78FE8A31" w:rsidR="00BF6A88" w:rsidRDefault="00F028A7" w:rsidP="00F028A7">
      <w:pPr>
        <w:pStyle w:val="Heading2"/>
      </w:pPr>
      <w:bookmarkStart w:id="292" w:name="_Toc177628863"/>
      <w:bookmarkStart w:id="293" w:name="_Toc177722710"/>
      <w:bookmarkStart w:id="294" w:name="_Toc181163127"/>
      <w:bookmarkStart w:id="295" w:name="_Toc181338792"/>
      <w:bookmarkStart w:id="296" w:name="_Toc181998196"/>
      <w:bookmarkStart w:id="297" w:name="_Toc189238989"/>
      <w:r>
        <w:t>Copying and Pasting Component Text Efficiently</w:t>
      </w:r>
      <w:bookmarkEnd w:id="292"/>
      <w:bookmarkEnd w:id="293"/>
      <w:bookmarkEnd w:id="294"/>
      <w:bookmarkEnd w:id="295"/>
      <w:bookmarkEnd w:id="296"/>
      <w:bookmarkEnd w:id="297"/>
    </w:p>
    <w:p w14:paraId="64F5634A" w14:textId="7093C6AE" w:rsidR="00807F1F" w:rsidRDefault="00807F1F" w:rsidP="00807F1F">
      <w:r>
        <w:t>To complete your crosswalk efficiently, use a text file to read the component you’re mapping to another source, the keywords you want to search to find that component in the other source, the alignments you find; the “false positives” where the components share a keyword, but the enabling component does not add value to the dependent component, and keywords that do not appear in the other source. When you search for keywords, avoid suffixes so that your search finds versions of your keyword with different suffixes, like “</w:t>
      </w:r>
      <w:proofErr w:type="spellStart"/>
      <w:r>
        <w:t>quanti</w:t>
      </w:r>
      <w:proofErr w:type="spellEnd"/>
      <w:r>
        <w:t>” so your search will find “quantified”, “quantitative”, etc.</w:t>
      </w:r>
    </w:p>
    <w:p w14:paraId="34EF04CC" w14:textId="28AC924A" w:rsidR="00807F1F" w:rsidRDefault="00EB720C" w:rsidP="00807F1F">
      <w:pPr>
        <w:pStyle w:val="Typewriter"/>
      </w:pPr>
      <w:r w:rsidRPr="00EB720C">
        <w:t>Agency</w:t>
      </w:r>
      <w:r w:rsidR="00807F1F">
        <w:t xml:space="preserve"> Data Strategy </w:t>
      </w:r>
      <w:proofErr w:type="spellStart"/>
      <w:r w:rsidR="00807F1F">
        <w:t>FY2</w:t>
      </w:r>
      <w:r>
        <w:t>8</w:t>
      </w:r>
      <w:proofErr w:type="spellEnd"/>
      <w:r w:rsidR="00807F1F">
        <w:t>-</w:t>
      </w:r>
      <w:r>
        <w:t>30</w:t>
      </w:r>
      <w:r w:rsidR="00807F1F">
        <w:tab/>
      </w:r>
      <w:r w:rsidRPr="00EB720C">
        <w:t>Agency</w:t>
      </w:r>
      <w:r w:rsidR="00807F1F">
        <w:t xml:space="preserve"> Data Strategy FY24-26 1.2: Measure and Maximize the Organizational Value Of Data And Analytics At </w:t>
      </w:r>
      <w:r w:rsidRPr="00EB720C">
        <w:t>Agency</w:t>
      </w:r>
      <w:r w:rsidR="00807F1F">
        <w:tab/>
      </w:r>
      <w:r w:rsidR="00094DD5">
        <w:t xml:space="preserve">The Agency </w:t>
      </w:r>
      <w:proofErr w:type="spellStart"/>
      <w:r w:rsidR="00094DD5">
        <w:t>wil</w:t>
      </w:r>
      <w:proofErr w:type="spellEnd"/>
      <w:r w:rsidR="00094DD5" w:rsidRPr="00094DD5">
        <w:t xml:space="preserve"> actively measure and communicate the value of an organization's data investment by establishing metrics, tracking data quality, and reporting progress on how data and analytics contribute to mission delivery, while also highlighting success stories to promote transparency and accountability. </w:t>
      </w:r>
      <w:r w:rsidR="00807F1F">
        <w:t xml:space="preserve"> </w:t>
      </w:r>
    </w:p>
    <w:p w14:paraId="5097C3B3" w14:textId="77777777" w:rsidR="00807F1F" w:rsidRDefault="00807F1F" w:rsidP="00807F1F">
      <w:pPr>
        <w:pStyle w:val="Typewriter"/>
      </w:pPr>
    </w:p>
    <w:p w14:paraId="693B8FB4" w14:textId="77777777" w:rsidR="00807F1F" w:rsidRDefault="00807F1F" w:rsidP="00807F1F">
      <w:pPr>
        <w:pStyle w:val="Typewriter"/>
      </w:pPr>
      <w:r>
        <w:t xml:space="preserve">keywords: </w:t>
      </w:r>
      <w:proofErr w:type="spellStart"/>
      <w:r>
        <w:t>communicat</w:t>
      </w:r>
      <w:proofErr w:type="spellEnd"/>
      <w:r>
        <w:t xml:space="preserve">  </w:t>
      </w:r>
      <w:proofErr w:type="spellStart"/>
      <w:r>
        <w:t>missionx</w:t>
      </w:r>
      <w:proofErr w:type="spellEnd"/>
      <w:r>
        <w:t xml:space="preserve"> </w:t>
      </w:r>
      <w:proofErr w:type="spellStart"/>
      <w:r>
        <w:t>metricsx</w:t>
      </w:r>
      <w:proofErr w:type="spellEnd"/>
      <w:r>
        <w:t xml:space="preserve">  performance </w:t>
      </w:r>
      <w:proofErr w:type="spellStart"/>
      <w:r>
        <w:t>evaluat</w:t>
      </w:r>
      <w:proofErr w:type="spellEnd"/>
      <w:r>
        <w:t xml:space="preserve"> success best </w:t>
      </w:r>
      <w:proofErr w:type="spellStart"/>
      <w:r>
        <w:t>transparen</w:t>
      </w:r>
      <w:proofErr w:type="spellEnd"/>
      <w:r>
        <w:t xml:space="preserve"> </w:t>
      </w:r>
      <w:proofErr w:type="spellStart"/>
      <w:r>
        <w:t>accountab</w:t>
      </w:r>
      <w:proofErr w:type="spellEnd"/>
    </w:p>
    <w:p w14:paraId="2D04D8E3" w14:textId="77777777" w:rsidR="00807F1F" w:rsidRDefault="00807F1F" w:rsidP="00807F1F">
      <w:pPr>
        <w:pStyle w:val="Typewriter"/>
      </w:pPr>
    </w:p>
    <w:p w14:paraId="2E0156E8" w14:textId="77777777" w:rsidR="00807F1F" w:rsidRDefault="00807F1F" w:rsidP="00807F1F">
      <w:pPr>
        <w:pStyle w:val="Typewriter"/>
      </w:pPr>
      <w:r>
        <w:t xml:space="preserve">aligns: 5.2.e 1.2.1.a 1.2.1.b 1.2.1.f 3.a 5.3.a 5.3.c D </w:t>
      </w:r>
    </w:p>
    <w:p w14:paraId="046FBEFA" w14:textId="77777777" w:rsidR="00807F1F" w:rsidRDefault="00807F1F" w:rsidP="00807F1F">
      <w:pPr>
        <w:pStyle w:val="Typewriter"/>
      </w:pPr>
    </w:p>
    <w:p w14:paraId="4DFE353E" w14:textId="77777777" w:rsidR="00807F1F" w:rsidRDefault="00807F1F" w:rsidP="00807F1F">
      <w:pPr>
        <w:pStyle w:val="Typewriter"/>
      </w:pPr>
      <w:r>
        <w:t>does not align:</w:t>
      </w:r>
    </w:p>
    <w:p w14:paraId="2C4D5CBF" w14:textId="77777777" w:rsidR="00807F1F" w:rsidRDefault="00807F1F" w:rsidP="00807F1F">
      <w:pPr>
        <w:pStyle w:val="Typewriter"/>
      </w:pPr>
    </w:p>
    <w:p w14:paraId="2EEBE155" w14:textId="77777777" w:rsidR="00807F1F" w:rsidRDefault="00807F1F" w:rsidP="00807F1F">
      <w:pPr>
        <w:pStyle w:val="Typewriter"/>
      </w:pPr>
      <w:r>
        <w:t xml:space="preserve">not in source document: invest </w:t>
      </w:r>
      <w:proofErr w:type="spellStart"/>
      <w:r>
        <w:t>quantif</w:t>
      </w:r>
      <w:proofErr w:type="spellEnd"/>
    </w:p>
    <w:p w14:paraId="2A303A78" w14:textId="77777777" w:rsidR="00807F1F" w:rsidRDefault="00807F1F" w:rsidP="00807F1F"/>
    <w:p w14:paraId="173FD71A" w14:textId="77777777" w:rsidR="00807F1F" w:rsidRDefault="00807F1F" w:rsidP="00807F1F">
      <w:r>
        <w:t>Using a text file to record this information while you perform your crosswalk reduces redundant searching of keywords.</w:t>
      </w:r>
    </w:p>
    <w:p w14:paraId="1EB222BB" w14:textId="77777777" w:rsidR="00F028A7" w:rsidRPr="00506F64" w:rsidRDefault="00F028A7" w:rsidP="2CD7C5F4">
      <w:pPr>
        <w:pStyle w:val="Heading2"/>
        <w:spacing w:line="259" w:lineRule="auto"/>
        <w:rPr>
          <w:highlight w:val="yellow"/>
        </w:rPr>
      </w:pPr>
      <w:bookmarkStart w:id="298" w:name="_Toc177628864"/>
      <w:bookmarkStart w:id="299" w:name="_Toc177722711"/>
      <w:bookmarkStart w:id="300" w:name="_Toc181163128"/>
      <w:bookmarkStart w:id="301" w:name="_Toc181338793"/>
      <w:bookmarkStart w:id="302" w:name="_Toc181998197"/>
      <w:bookmarkStart w:id="303" w:name="_Toc189238990"/>
      <w:r>
        <w:t xml:space="preserve">Linking Components Both </w:t>
      </w:r>
      <w:proofErr w:type="spellStart"/>
      <w:r>
        <w:t>To</w:t>
      </w:r>
      <w:proofErr w:type="spellEnd"/>
      <w:r>
        <w:t xml:space="preserve"> And From Plans </w:t>
      </w:r>
      <w:r w:rsidRPr="2CD7C5F4">
        <w:rPr>
          <w:highlight w:val="yellow"/>
        </w:rPr>
        <w:t>(note: Table/Fig title not a section)</w:t>
      </w:r>
      <w:bookmarkEnd w:id="298"/>
      <w:bookmarkEnd w:id="299"/>
      <w:bookmarkEnd w:id="300"/>
      <w:bookmarkEnd w:id="301"/>
      <w:bookmarkEnd w:id="302"/>
      <w:bookmarkEnd w:id="303"/>
    </w:p>
    <w:tbl>
      <w:tblPr>
        <w:tblW w:w="0" w:type="auto"/>
        <w:tblLook w:val="04A0" w:firstRow="1" w:lastRow="0" w:firstColumn="1" w:lastColumn="0" w:noHBand="0" w:noVBand="1"/>
      </w:tblPr>
      <w:tblGrid>
        <w:gridCol w:w="1287"/>
        <w:gridCol w:w="1704"/>
        <w:gridCol w:w="1930"/>
        <w:gridCol w:w="1762"/>
        <w:gridCol w:w="1788"/>
        <w:gridCol w:w="2319"/>
      </w:tblGrid>
      <w:tr w:rsidR="00094DD5" w:rsidRPr="00506F64" w14:paraId="614A81BE" w14:textId="77777777" w:rsidTr="00094DD5">
        <w:trPr>
          <w:trHeight w:val="582"/>
        </w:trPr>
        <w:tc>
          <w:tcPr>
            <w:tcW w:w="0" w:type="auto"/>
            <w:tcBorders>
              <w:top w:val="single" w:sz="4" w:space="0" w:color="8EA9DB"/>
              <w:left w:val="single" w:sz="4" w:space="0" w:color="8EA9DB"/>
              <w:bottom w:val="single" w:sz="4" w:space="0" w:color="000000"/>
              <w:right w:val="single" w:sz="4" w:space="0" w:color="000000"/>
            </w:tcBorders>
            <w:shd w:val="clear" w:color="4472C4" w:fill="4472C4"/>
            <w:hideMark/>
          </w:tcPr>
          <w:p w14:paraId="32EB156F" w14:textId="77777777" w:rsidR="00F028A7" w:rsidRPr="00506F64" w:rsidRDefault="00F028A7" w:rsidP="002A335C">
            <w:pPr>
              <w:rPr>
                <w:b/>
                <w:bCs/>
              </w:rPr>
            </w:pPr>
            <w:r w:rsidRPr="00506F64">
              <w:rPr>
                <w:b/>
                <w:bCs/>
              </w:rPr>
              <w:t>Enabling Source</w:t>
            </w:r>
          </w:p>
        </w:tc>
        <w:tc>
          <w:tcPr>
            <w:tcW w:w="0" w:type="auto"/>
            <w:tcBorders>
              <w:top w:val="single" w:sz="4" w:space="0" w:color="000000"/>
              <w:left w:val="single" w:sz="4" w:space="0" w:color="000000"/>
              <w:bottom w:val="single" w:sz="4" w:space="0" w:color="000000"/>
              <w:right w:val="single" w:sz="4" w:space="0" w:color="000000"/>
            </w:tcBorders>
            <w:shd w:val="clear" w:color="4472C4" w:fill="4472C4"/>
            <w:hideMark/>
          </w:tcPr>
          <w:p w14:paraId="7FA21152" w14:textId="77777777" w:rsidR="00F028A7" w:rsidRPr="00506F64" w:rsidRDefault="00F028A7" w:rsidP="002A335C">
            <w:pPr>
              <w:rPr>
                <w:b/>
                <w:bCs/>
              </w:rPr>
            </w:pPr>
            <w:r w:rsidRPr="00506F64">
              <w:rPr>
                <w:b/>
                <w:bCs/>
              </w:rPr>
              <w:t>Enabling Component</w:t>
            </w:r>
          </w:p>
        </w:tc>
        <w:tc>
          <w:tcPr>
            <w:tcW w:w="0" w:type="auto"/>
            <w:tcBorders>
              <w:top w:val="single" w:sz="4" w:space="0" w:color="000000"/>
              <w:left w:val="single" w:sz="4" w:space="0" w:color="000000"/>
              <w:bottom w:val="single" w:sz="4" w:space="0" w:color="000000"/>
              <w:right w:val="single" w:sz="4" w:space="0" w:color="000000"/>
            </w:tcBorders>
            <w:shd w:val="clear" w:color="4472C4" w:fill="4472C4"/>
            <w:hideMark/>
          </w:tcPr>
          <w:p w14:paraId="077F7A5E" w14:textId="77777777" w:rsidR="00F028A7" w:rsidRPr="00506F64" w:rsidRDefault="00F028A7" w:rsidP="002A335C">
            <w:pPr>
              <w:rPr>
                <w:b/>
                <w:bCs/>
              </w:rPr>
            </w:pPr>
            <w:r w:rsidRPr="00506F64">
              <w:rPr>
                <w:b/>
                <w:bCs/>
              </w:rPr>
              <w:t>Enabling Component Description</w:t>
            </w:r>
          </w:p>
        </w:tc>
        <w:tc>
          <w:tcPr>
            <w:tcW w:w="0" w:type="auto"/>
            <w:tcBorders>
              <w:top w:val="single" w:sz="4" w:space="0" w:color="000000"/>
              <w:left w:val="single" w:sz="4" w:space="0" w:color="000000"/>
              <w:bottom w:val="single" w:sz="4" w:space="0" w:color="000000"/>
              <w:right w:val="single" w:sz="4" w:space="0" w:color="000000"/>
            </w:tcBorders>
            <w:shd w:val="clear" w:color="4472C4" w:fill="4472C4"/>
            <w:hideMark/>
          </w:tcPr>
          <w:p w14:paraId="40861A20" w14:textId="77777777" w:rsidR="00F028A7" w:rsidRPr="00506F64" w:rsidRDefault="00F028A7" w:rsidP="002A335C">
            <w:pPr>
              <w:rPr>
                <w:b/>
                <w:bCs/>
              </w:rPr>
            </w:pPr>
            <w:r w:rsidRPr="00506F64">
              <w:rPr>
                <w:b/>
                <w:bCs/>
              </w:rPr>
              <w:t>Dependent Component</w:t>
            </w:r>
          </w:p>
        </w:tc>
        <w:tc>
          <w:tcPr>
            <w:tcW w:w="0" w:type="auto"/>
            <w:tcBorders>
              <w:top w:val="single" w:sz="4" w:space="0" w:color="000000"/>
              <w:left w:val="single" w:sz="4" w:space="0" w:color="000000"/>
              <w:bottom w:val="single" w:sz="4" w:space="0" w:color="000000"/>
              <w:right w:val="single" w:sz="4" w:space="0" w:color="000000"/>
            </w:tcBorders>
            <w:shd w:val="clear" w:color="4472C4" w:fill="4472C4"/>
            <w:hideMark/>
          </w:tcPr>
          <w:p w14:paraId="73A51D61" w14:textId="77777777" w:rsidR="00F028A7" w:rsidRPr="00506F64" w:rsidRDefault="00F028A7" w:rsidP="002A335C">
            <w:pPr>
              <w:rPr>
                <w:b/>
                <w:bCs/>
              </w:rPr>
            </w:pPr>
            <w:r w:rsidRPr="00506F64">
              <w:rPr>
                <w:b/>
                <w:bCs/>
              </w:rPr>
              <w:t>Dependent Component Description</w:t>
            </w:r>
          </w:p>
        </w:tc>
        <w:tc>
          <w:tcPr>
            <w:tcW w:w="0" w:type="auto"/>
            <w:tcBorders>
              <w:top w:val="single" w:sz="4" w:space="0" w:color="000000"/>
              <w:left w:val="single" w:sz="4" w:space="0" w:color="000000"/>
              <w:bottom w:val="single" w:sz="4" w:space="0" w:color="000000"/>
              <w:right w:val="single" w:sz="4" w:space="0" w:color="000000"/>
            </w:tcBorders>
            <w:shd w:val="clear" w:color="4472C4" w:fill="4472C4"/>
            <w:hideMark/>
          </w:tcPr>
          <w:p w14:paraId="206517B0" w14:textId="77777777" w:rsidR="00F028A7" w:rsidRPr="00506F64" w:rsidRDefault="00F028A7" w:rsidP="002A335C">
            <w:pPr>
              <w:rPr>
                <w:b/>
                <w:bCs/>
              </w:rPr>
            </w:pPr>
            <w:r w:rsidRPr="00506F64">
              <w:rPr>
                <w:b/>
                <w:bCs/>
              </w:rPr>
              <w:t>Dependent Source</w:t>
            </w:r>
          </w:p>
        </w:tc>
      </w:tr>
      <w:tr w:rsidR="00094DD5" w:rsidRPr="00506F64" w14:paraId="166E6684" w14:textId="77777777" w:rsidTr="00094DD5">
        <w:trPr>
          <w:trHeight w:val="582"/>
        </w:trPr>
        <w:tc>
          <w:tcPr>
            <w:tcW w:w="0" w:type="auto"/>
            <w:tcBorders>
              <w:top w:val="single" w:sz="4" w:space="0" w:color="000000"/>
              <w:left w:val="single" w:sz="4" w:space="0" w:color="000000"/>
              <w:bottom w:val="single" w:sz="4" w:space="0" w:color="000000"/>
              <w:right w:val="single" w:sz="4" w:space="0" w:color="000000"/>
            </w:tcBorders>
            <w:shd w:val="clear" w:color="D9E1F2" w:fill="D9E1F2"/>
            <w:hideMark/>
          </w:tcPr>
          <w:p w14:paraId="026048D1" w14:textId="49DCD3DB" w:rsidR="00F028A7" w:rsidRPr="00506F64" w:rsidRDefault="00094DD5" w:rsidP="002A335C">
            <w:pPr>
              <w:rPr>
                <w:b/>
                <w:bCs/>
              </w:rPr>
            </w:pPr>
            <w:r>
              <w:rPr>
                <w:b/>
                <w:bCs/>
              </w:rPr>
              <w:t>Agency</w:t>
            </w:r>
            <w:r w:rsidR="00F028A7" w:rsidRPr="00506F64">
              <w:rPr>
                <w:b/>
                <w:bCs/>
              </w:rPr>
              <w:t xml:space="preserve"> Strategic Plan</w:t>
            </w:r>
          </w:p>
        </w:tc>
        <w:tc>
          <w:tcPr>
            <w:tcW w:w="0" w:type="auto"/>
            <w:tcBorders>
              <w:top w:val="single" w:sz="4" w:space="0" w:color="000000"/>
              <w:left w:val="single" w:sz="4" w:space="0" w:color="000000"/>
              <w:bottom w:val="single" w:sz="4" w:space="0" w:color="000000"/>
              <w:right w:val="single" w:sz="4" w:space="0" w:color="000000"/>
            </w:tcBorders>
            <w:shd w:val="clear" w:color="D9E1F2" w:fill="D9E1F2"/>
            <w:hideMark/>
          </w:tcPr>
          <w:p w14:paraId="42D637E4" w14:textId="5990335A" w:rsidR="00F028A7" w:rsidRPr="00EC402C" w:rsidRDefault="00094DD5" w:rsidP="002A335C">
            <w:pPr>
              <w:rPr>
                <w:sz w:val="20"/>
                <w:szCs w:val="18"/>
              </w:rPr>
            </w:pPr>
            <w:r>
              <w:rPr>
                <w:sz w:val="20"/>
                <w:szCs w:val="18"/>
              </w:rPr>
              <w:t>Agency</w:t>
            </w:r>
            <w:r w:rsidR="00F028A7" w:rsidRPr="00EC402C">
              <w:rPr>
                <w:sz w:val="20"/>
                <w:szCs w:val="18"/>
              </w:rPr>
              <w:t xml:space="preserve"> 2022 2.2: Build Resilient Systems, Infrastructure, and Supply Chain</w:t>
            </w:r>
          </w:p>
        </w:tc>
        <w:tc>
          <w:tcPr>
            <w:tcW w:w="0" w:type="auto"/>
            <w:tcBorders>
              <w:top w:val="single" w:sz="4" w:space="0" w:color="000000"/>
              <w:left w:val="single" w:sz="4" w:space="0" w:color="000000"/>
              <w:bottom w:val="single" w:sz="4" w:space="0" w:color="000000"/>
              <w:right w:val="single" w:sz="4" w:space="0" w:color="000000"/>
            </w:tcBorders>
            <w:shd w:val="clear" w:color="D9E1F2" w:fill="D9E1F2"/>
            <w:hideMark/>
          </w:tcPr>
          <w:p w14:paraId="2F2B07FD" w14:textId="0381B43D" w:rsidR="00F028A7" w:rsidRPr="00EC402C" w:rsidRDefault="00094DD5" w:rsidP="002A335C">
            <w:pPr>
              <w:rPr>
                <w:sz w:val="20"/>
                <w:szCs w:val="18"/>
              </w:rPr>
            </w:pPr>
            <w:r>
              <w:rPr>
                <w:sz w:val="20"/>
                <w:szCs w:val="18"/>
              </w:rPr>
              <w:t>Agency</w:t>
            </w:r>
            <w:r w:rsidR="00F028A7" w:rsidRPr="00EC402C">
              <w:rPr>
                <w:sz w:val="20"/>
                <w:szCs w:val="18"/>
              </w:rPr>
              <w:t xml:space="preserve"> works tirelessly to ensure that the system is fair, resilient, competitive, and distributed. </w:t>
            </w:r>
            <w:r>
              <w:rPr>
                <w:sz w:val="20"/>
                <w:szCs w:val="18"/>
              </w:rPr>
              <w:t>Agency</w:t>
            </w:r>
            <w:r w:rsidR="00F028A7" w:rsidRPr="00EC402C">
              <w:rPr>
                <w:sz w:val="20"/>
                <w:szCs w:val="18"/>
              </w:rPr>
              <w:t xml:space="preserve"> will continue to employ innovation and develop new markets...</w:t>
            </w:r>
          </w:p>
        </w:tc>
        <w:tc>
          <w:tcPr>
            <w:tcW w:w="0" w:type="auto"/>
            <w:tcBorders>
              <w:top w:val="single" w:sz="4" w:space="0" w:color="000000"/>
              <w:left w:val="single" w:sz="4" w:space="0" w:color="000000"/>
              <w:bottom w:val="single" w:sz="4" w:space="0" w:color="000000"/>
              <w:right w:val="single" w:sz="4" w:space="0" w:color="000000"/>
            </w:tcBorders>
            <w:shd w:val="clear" w:color="D9E1F2" w:fill="D9E1F2"/>
            <w:hideMark/>
          </w:tcPr>
          <w:p w14:paraId="20DE3D71" w14:textId="546B8945" w:rsidR="00F028A7" w:rsidRPr="00EC402C" w:rsidRDefault="00094DD5" w:rsidP="002A335C">
            <w:pPr>
              <w:rPr>
                <w:sz w:val="20"/>
                <w:szCs w:val="18"/>
              </w:rPr>
            </w:pPr>
            <w:r>
              <w:rPr>
                <w:sz w:val="20"/>
                <w:szCs w:val="18"/>
              </w:rPr>
              <w:t>Agency</w:t>
            </w:r>
            <w:r w:rsidR="00F028A7" w:rsidRPr="00EC402C">
              <w:rPr>
                <w:sz w:val="20"/>
                <w:szCs w:val="18"/>
              </w:rPr>
              <w:t xml:space="preserve"> 2: Reduce barriers to </w:t>
            </w:r>
            <w:r>
              <w:rPr>
                <w:sz w:val="20"/>
                <w:szCs w:val="18"/>
              </w:rPr>
              <w:t>Agency</w:t>
            </w:r>
            <w:r w:rsidR="00F028A7" w:rsidRPr="00EC402C">
              <w:rPr>
                <w:sz w:val="20"/>
                <w:szCs w:val="18"/>
              </w:rPr>
              <w:t xml:space="preserve"> programs and improve support to underserved </w:t>
            </w:r>
            <w:r>
              <w:rPr>
                <w:sz w:val="20"/>
                <w:szCs w:val="18"/>
              </w:rPr>
              <w:t>stakeholders.</w:t>
            </w:r>
          </w:p>
        </w:tc>
        <w:tc>
          <w:tcPr>
            <w:tcW w:w="0" w:type="auto"/>
            <w:tcBorders>
              <w:top w:val="single" w:sz="4" w:space="0" w:color="000000"/>
              <w:left w:val="single" w:sz="4" w:space="0" w:color="000000"/>
              <w:bottom w:val="single" w:sz="4" w:space="0" w:color="000000"/>
              <w:right w:val="single" w:sz="4" w:space="0" w:color="000000"/>
            </w:tcBorders>
            <w:shd w:val="clear" w:color="D9E1F2" w:fill="D9E1F2"/>
            <w:hideMark/>
          </w:tcPr>
          <w:p w14:paraId="08E7EB4D" w14:textId="2E208FE4" w:rsidR="00F028A7" w:rsidRPr="00EC402C" w:rsidRDefault="00094DD5" w:rsidP="002A335C">
            <w:pPr>
              <w:rPr>
                <w:sz w:val="20"/>
                <w:szCs w:val="18"/>
              </w:rPr>
            </w:pPr>
            <w:r>
              <w:rPr>
                <w:sz w:val="20"/>
                <w:szCs w:val="18"/>
              </w:rPr>
              <w:t>Agency</w:t>
            </w:r>
            <w:r w:rsidR="00F028A7" w:rsidRPr="00EC402C">
              <w:rPr>
                <w:sz w:val="20"/>
                <w:szCs w:val="18"/>
              </w:rPr>
              <w:t xml:space="preserve"> will take steps to reduce administrative, economical, historical, and other barriers to program access. </w:t>
            </w:r>
          </w:p>
        </w:tc>
        <w:tc>
          <w:tcPr>
            <w:tcW w:w="0" w:type="auto"/>
            <w:tcBorders>
              <w:top w:val="single" w:sz="4" w:space="0" w:color="000000"/>
              <w:left w:val="single" w:sz="4" w:space="0" w:color="000000"/>
              <w:bottom w:val="single" w:sz="4" w:space="0" w:color="000000"/>
              <w:right w:val="single" w:sz="4" w:space="0" w:color="000000"/>
            </w:tcBorders>
            <w:shd w:val="clear" w:color="D9E1F2" w:fill="D9E1F2"/>
            <w:hideMark/>
          </w:tcPr>
          <w:p w14:paraId="443A94E1" w14:textId="3C7DEF63" w:rsidR="00F028A7" w:rsidRPr="00EC402C" w:rsidRDefault="00094DD5" w:rsidP="002A335C">
            <w:pPr>
              <w:rPr>
                <w:sz w:val="20"/>
                <w:szCs w:val="18"/>
              </w:rPr>
            </w:pPr>
            <w:r w:rsidRPr="00094DD5">
              <w:rPr>
                <w:sz w:val="20"/>
                <w:szCs w:val="18"/>
              </w:rPr>
              <w:t xml:space="preserve">This statement outlines a plan to actively measure and communicate the value of an organization's data investment by establishing metrics, tracking data quality, and reporting progress on how data and analytics contribute to mission delivery, while also highlighting success stories to promote transparency and accountability. </w:t>
            </w:r>
            <w:r w:rsidR="00F028A7" w:rsidRPr="00EC402C">
              <w:rPr>
                <w:sz w:val="20"/>
                <w:szCs w:val="18"/>
              </w:rPr>
              <w:t xml:space="preserve"> Action Plan 2022</w:t>
            </w:r>
          </w:p>
        </w:tc>
      </w:tr>
    </w:tbl>
    <w:p w14:paraId="245F8336" w14:textId="43232D36" w:rsidR="00F028A7" w:rsidRPr="00506F64" w:rsidRDefault="00F028A7" w:rsidP="00F028A7">
      <w:pPr>
        <w:jc w:val="center"/>
        <w:rPr>
          <w:i/>
          <w:iCs/>
        </w:rPr>
      </w:pPr>
      <w:bookmarkStart w:id="304" w:name="_Toc181338875"/>
      <w:bookmarkStart w:id="305" w:name="_Toc181998279"/>
      <w:bookmarkStart w:id="306" w:name="_Toc199324629"/>
      <w:r w:rsidRPr="00506F64">
        <w:rPr>
          <w:i/>
          <w:iCs/>
        </w:rPr>
        <w:t xml:space="preserve">Figure </w:t>
      </w:r>
      <w:r w:rsidRPr="00506F64">
        <w:rPr>
          <w:i/>
          <w:iCs/>
        </w:rPr>
        <w:fldChar w:fldCharType="begin"/>
      </w:r>
      <w:r w:rsidRPr="00506F64">
        <w:rPr>
          <w:i/>
          <w:iCs/>
        </w:rPr>
        <w:instrText xml:space="preserve"> SEQ Figure \* ARABIC </w:instrText>
      </w:r>
      <w:r w:rsidRPr="00506F64">
        <w:rPr>
          <w:i/>
          <w:iCs/>
        </w:rPr>
        <w:fldChar w:fldCharType="separate"/>
      </w:r>
      <w:r w:rsidR="003F6BBC">
        <w:rPr>
          <w:i/>
          <w:iCs/>
          <w:noProof/>
        </w:rPr>
        <w:t>5</w:t>
      </w:r>
      <w:r w:rsidRPr="00506F64">
        <w:rPr>
          <w:i/>
          <w:iCs/>
        </w:rPr>
        <w:fldChar w:fldCharType="end"/>
      </w:r>
      <w:r w:rsidRPr="00506F64">
        <w:rPr>
          <w:i/>
          <w:iCs/>
        </w:rPr>
        <w:t>: Example Table Depicting Linkage Between Enabling Source Document and a Dependent Source Document</w:t>
      </w:r>
      <w:bookmarkEnd w:id="304"/>
      <w:bookmarkEnd w:id="305"/>
      <w:bookmarkEnd w:id="306"/>
    </w:p>
    <w:p w14:paraId="7F397D5D" w14:textId="77777777" w:rsidR="00F028A7" w:rsidRPr="00506F64" w:rsidRDefault="00F028A7" w:rsidP="00F028A7">
      <w:r w:rsidRPr="00506F64">
        <w:t>Plans tend to have their goals, measures and/or instructions sorted in a hierarchy within a source that “enables” a “dependent” component within a different source to deliver its requirements. Reports refer to the components in this field as “enabling” components.</w:t>
      </w:r>
    </w:p>
    <w:p w14:paraId="5B8B5551" w14:textId="77777777" w:rsidR="00F028A7" w:rsidRPr="00506F64" w:rsidRDefault="00F028A7" w:rsidP="00F028A7">
      <w:pPr>
        <w:pStyle w:val="Heading2"/>
        <w:rPr>
          <w:b w:val="0"/>
          <w:bCs w:val="0"/>
        </w:rPr>
      </w:pPr>
      <w:bookmarkStart w:id="307" w:name="_Toc177628865"/>
      <w:bookmarkStart w:id="308" w:name="_Toc177722712"/>
      <w:bookmarkStart w:id="309" w:name="_Toc181163129"/>
      <w:bookmarkStart w:id="310" w:name="_Toc181338794"/>
      <w:bookmarkStart w:id="311" w:name="_Toc181998198"/>
      <w:bookmarkStart w:id="312" w:name="_Toc189238991"/>
      <w:r>
        <w:t>Linking components to Public Law</w:t>
      </w:r>
      <w:bookmarkEnd w:id="307"/>
      <w:bookmarkEnd w:id="308"/>
      <w:bookmarkEnd w:id="309"/>
      <w:bookmarkEnd w:id="310"/>
      <w:bookmarkEnd w:id="311"/>
      <w:bookmarkEnd w:id="312"/>
    </w:p>
    <w:p w14:paraId="6BC1D8EB" w14:textId="0BDC2CFF" w:rsidR="001E0F77" w:rsidRDefault="001E0F77" w:rsidP="00F028A7">
      <w:r w:rsidRPr="001E0F77">
        <w:t>U.S. Code of Federal Regulations (aka U.S. Code or CFR). Public Law content functions as dependent sources and components in the IVN data structure. A Public Law can include thousands of these changes (</w:t>
      </w:r>
      <w:hyperlink r:id="rId33" w:history="1">
        <w:r w:rsidRPr="008045C5">
          <w:rPr>
            <w:rStyle w:val="Hyperlink"/>
          </w:rPr>
          <w:t>https://uscode.house.gov/classification/tables.shtml</w:t>
        </w:r>
      </w:hyperlink>
      <w:r w:rsidRPr="001E0F77">
        <w:t>).</w:t>
      </w:r>
    </w:p>
    <w:p w14:paraId="513EAF9E" w14:textId="076C24C5" w:rsidR="00F028A7" w:rsidRPr="00506F64" w:rsidRDefault="001E0F77" w:rsidP="004C7101">
      <w:r>
        <w:t>A section of U.S. Code can be amended by several Public Laws, so if you want to cite a Public Law as a Dependent Component or Dependent Source of a section of U.S. Code, you need to determine which Public Law is most relevant to why the governance document that cites the US Code bothers to cite that US Code. For example,</w:t>
      </w:r>
      <w:r w:rsidR="006062A6">
        <w:t xml:space="preserve"> if your </w:t>
      </w:r>
      <w:r w:rsidR="00C75C2B">
        <w:t xml:space="preserve">capital planning </w:t>
      </w:r>
      <w:r w:rsidR="006062A6">
        <w:t xml:space="preserve">directive cites </w:t>
      </w:r>
      <w:r w:rsidR="00C75C2B" w:rsidRPr="00C75C2B">
        <w:t>40 USC 11302</w:t>
      </w:r>
      <w:r w:rsidR="00C75C2B">
        <w:t xml:space="preserve">, </w:t>
      </w:r>
      <w:r w:rsidR="004C7101">
        <w:t xml:space="preserve">the </w:t>
      </w:r>
      <w:r w:rsidR="004C7101" w:rsidRPr="004C7101">
        <w:t>Federal Information Technology Acquisition Reform Act (FITARA)</w:t>
      </w:r>
      <w:r>
        <w:t xml:space="preserve"> </w:t>
      </w:r>
      <w:r w:rsidR="006062A6">
        <w:t>amend</w:t>
      </w:r>
      <w:r w:rsidR="004C7101">
        <w:t>ed</w:t>
      </w:r>
      <w:r w:rsidR="006062A6">
        <w:t xml:space="preserve"> </w:t>
      </w:r>
      <w:r w:rsidR="004C7101">
        <w:t>that</w:t>
      </w:r>
      <w:r w:rsidR="006062A6">
        <w:t xml:space="preserve"> section, but so </w:t>
      </w:r>
      <w:r w:rsidR="004C7101">
        <w:t>did the Clinger-Cohen Act of 1996</w:t>
      </w:r>
      <w:r w:rsidR="006062A6">
        <w:t xml:space="preserve">, so choose the Public Law familiar to the client of your data. </w:t>
      </w:r>
      <w:r w:rsidR="00F028A7" w:rsidRPr="00506F64">
        <w:t>Public Laws create, edit, or delete sections in the One way to define a Public Law as a manageable set of regulations is to identify the U.S. Code regulations that are both 1) created or amended in the Public Law and 2) cited in OMB guidance for that Law. For example, the Federal Information Technology Acquisition Reform Act (FITARA) is part of the National Defense Authorization Act of 2015, Public Law 113-291, which has 728 U.S. Code references (</w:t>
      </w:r>
      <w:hyperlink r:id="rId34" w:history="1">
        <w:r w:rsidR="00F028A7">
          <w:rPr>
            <w:rStyle w:val="Hyperlink"/>
          </w:rPr>
          <w:t>https://uscode.house.gov/table3/113_291.htm</w:t>
        </w:r>
      </w:hyperlink>
      <w:r w:rsidR="00F028A7" w:rsidRPr="00506F64">
        <w:t>).</w:t>
      </w:r>
    </w:p>
    <w:p w14:paraId="6CE41A63" w14:textId="77777777" w:rsidR="00F028A7" w:rsidRPr="00506F64" w:rsidRDefault="00F028A7" w:rsidP="00F028A7">
      <w:r w:rsidRPr="00506F64">
        <w:t>The latest OMB guidance for FITARA (M-15-14 as per the latest version of this publication), only cites ten of these U.S. Code citations, a manageable inventory of citations to identify as "the FITARA regulations."</w:t>
      </w:r>
    </w:p>
    <w:p w14:paraId="05D52794" w14:textId="77777777" w:rsidR="00F028A7" w:rsidRPr="00506F64" w:rsidRDefault="00F028A7" w:rsidP="00F028A7">
      <w:r w:rsidRPr="00506F64">
        <w:t>To identify in the dataset that these U.S. Code sections represent the inventory of FITARA and M-15-14, include FITARA and M-15-14 in the description for each of these ten U.S. Code sections.</w:t>
      </w:r>
    </w:p>
    <w:p w14:paraId="5D5C038C" w14:textId="74755B4B" w:rsidR="00F028A7" w:rsidRPr="00506F64" w:rsidRDefault="00F028A7" w:rsidP="00F028A7">
      <w:pPr>
        <w:ind w:left="810" w:hanging="810"/>
      </w:pPr>
      <w:r w:rsidRPr="005839BA">
        <w:rPr>
          <w:b/>
          <w:bCs/>
          <w:noProof/>
        </w:rPr>
        <w:drawing>
          <wp:anchor distT="0" distB="45720" distL="0" distR="45720" simplePos="0" relativeHeight="251640832" behindDoc="1" locked="0" layoutInCell="1" allowOverlap="1" wp14:anchorId="4A16D398" wp14:editId="68C03912">
            <wp:simplePos x="0" y="0"/>
            <wp:positionH relativeFrom="column">
              <wp:posOffset>0</wp:posOffset>
            </wp:positionH>
            <wp:positionV relativeFrom="page">
              <wp:posOffset>6388100</wp:posOffset>
            </wp:positionV>
            <wp:extent cx="429768" cy="429768"/>
            <wp:effectExtent l="0" t="0" r="8890" b="8890"/>
            <wp:wrapSquare wrapText="bothSides"/>
            <wp:docPr id="1155741892" name="Graphic 1155741892" descr="Thumbs up sig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Thumbs up sign outline"/>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a:xfrm>
                      <a:off x="0" y="0"/>
                      <a:ext cx="429768" cy="429768"/>
                    </a:xfrm>
                    <a:prstGeom prst="rect">
                      <a:avLst/>
                    </a:prstGeom>
                  </pic:spPr>
                </pic:pic>
              </a:graphicData>
            </a:graphic>
            <wp14:sizeRelH relativeFrom="margin">
              <wp14:pctWidth>0</wp14:pctWidth>
            </wp14:sizeRelH>
            <wp14:sizeRelV relativeFrom="margin">
              <wp14:pctHeight>0</wp14:pctHeight>
            </wp14:sizeRelV>
          </wp:anchor>
        </w:drawing>
      </w:r>
      <w:r w:rsidRPr="005839BA">
        <w:rPr>
          <w:b/>
          <w:bCs/>
          <w:noProof/>
        </w:rPr>
        <w:drawing>
          <wp:anchor distT="0" distB="45720" distL="0" distR="45720" simplePos="0" relativeHeight="251642880" behindDoc="1" locked="0" layoutInCell="1" allowOverlap="1" wp14:anchorId="315A52FD" wp14:editId="712E7984">
            <wp:simplePos x="0" y="0"/>
            <wp:positionH relativeFrom="column">
              <wp:posOffset>-2540</wp:posOffset>
            </wp:positionH>
            <wp:positionV relativeFrom="page">
              <wp:posOffset>4702175</wp:posOffset>
            </wp:positionV>
            <wp:extent cx="429768" cy="429768"/>
            <wp:effectExtent l="0" t="0" r="8890" b="8890"/>
            <wp:wrapSquare wrapText="bothSides"/>
            <wp:docPr id="29" name="Graphic 29" descr="Thumbs up sig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Thumbs up sign outline"/>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a:xfrm>
                      <a:off x="0" y="0"/>
                      <a:ext cx="429768" cy="429768"/>
                    </a:xfrm>
                    <a:prstGeom prst="rect">
                      <a:avLst/>
                    </a:prstGeom>
                  </pic:spPr>
                </pic:pic>
              </a:graphicData>
            </a:graphic>
            <wp14:sizeRelH relativeFrom="margin">
              <wp14:pctWidth>0</wp14:pctWidth>
            </wp14:sizeRelH>
            <wp14:sizeRelV relativeFrom="margin">
              <wp14:pctHeight>0</wp14:pctHeight>
            </wp14:sizeRelV>
          </wp:anchor>
        </w:drawing>
      </w:r>
      <w:r w:rsidRPr="00506F64">
        <w:t xml:space="preserve">To build crosswalks and products linked to Public Law, search for OMB guidance. If OMB guidance exists, include that guidance as a dependent source, including the common Public Law title in the dependent source name (e.g., OMB A-130 Management of Federal Information Resources (Clinger-Cohen Act)) and include the U.S. Code cited in that guidance as dependent components (e.g., 40 USC 11101). Verify that these are in the Public Law using </w:t>
      </w:r>
      <w:hyperlink r:id="rId37" w:history="1">
        <w:r w:rsidRPr="002D133C">
          <w:rPr>
            <w:rStyle w:val="Hyperlink"/>
          </w:rPr>
          <w:t>https://www.law.cornell.edu/topn/0</w:t>
        </w:r>
      </w:hyperlink>
      <w:r w:rsidRPr="00506F64">
        <w:t xml:space="preserve"> instead of just cross-referencing the OMB guidance. Then map directives that cite these U.S. Codes as enabling sources and flag OMB U.S. Code citations not already cited in any directives to identify directives for revision to include those U.S. Code citations. If an enabling source cites the law by name, use that law name in the component description.</w:t>
      </w:r>
    </w:p>
    <w:p w14:paraId="2E010733" w14:textId="77777777" w:rsidR="00F028A7" w:rsidRPr="00506F64" w:rsidRDefault="00F028A7" w:rsidP="00F028A7">
      <w:pPr>
        <w:ind w:left="810"/>
      </w:pPr>
      <w:r w:rsidRPr="00506F64">
        <w:t>Check OMB for updates to guidance frequently. Some OMB directives and memoranda have high turnaround frequencies.</w:t>
      </w:r>
    </w:p>
    <w:p w14:paraId="130F914B" w14:textId="77777777" w:rsidR="00F028A7" w:rsidRPr="00506F64" w:rsidRDefault="00F028A7" w:rsidP="00F028A7">
      <w:pPr>
        <w:pStyle w:val="Heading2"/>
        <w:rPr>
          <w:b w:val="0"/>
          <w:bCs w:val="0"/>
        </w:rPr>
      </w:pPr>
      <w:bookmarkStart w:id="313" w:name="_Toc177628866"/>
      <w:bookmarkStart w:id="314" w:name="_Toc177722713"/>
      <w:bookmarkStart w:id="315" w:name="_Toc181163130"/>
      <w:bookmarkStart w:id="316" w:name="_Toc181338795"/>
      <w:bookmarkStart w:id="317" w:name="_Toc181998199"/>
      <w:bookmarkStart w:id="318" w:name="_Toc189238992"/>
      <w:bookmarkStart w:id="319" w:name="_Hlk119588998"/>
      <w:r>
        <w:t>Linking components to U.S. Code</w:t>
      </w:r>
      <w:bookmarkEnd w:id="313"/>
      <w:bookmarkEnd w:id="314"/>
      <w:bookmarkEnd w:id="315"/>
      <w:bookmarkEnd w:id="316"/>
      <w:bookmarkEnd w:id="317"/>
      <w:bookmarkEnd w:id="318"/>
    </w:p>
    <w:p w14:paraId="5745A883" w14:textId="18E6FF37" w:rsidR="00F028A7" w:rsidRPr="00506F64" w:rsidRDefault="00F028A7" w:rsidP="00F028A7">
      <w:pPr>
        <w:ind w:left="810" w:hanging="810"/>
      </w:pPr>
      <w:r w:rsidRPr="00506F64">
        <w:t>U.S. Code content functions as dependent sources and components in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data structure.</w:t>
      </w:r>
    </w:p>
    <w:p w14:paraId="265E8142" w14:textId="77777777" w:rsidR="00F028A7" w:rsidRPr="00506F64" w:rsidRDefault="00F028A7" w:rsidP="00F028A7">
      <w:pPr>
        <w:ind w:left="810" w:hanging="810"/>
      </w:pPr>
      <w:r w:rsidRPr="00367085">
        <w:rPr>
          <w:noProof/>
        </w:rPr>
        <w:drawing>
          <wp:anchor distT="0" distB="0" distL="114300" distR="114300" simplePos="0" relativeHeight="251673600" behindDoc="1" locked="0" layoutInCell="1" allowOverlap="1" wp14:anchorId="1EF8B358" wp14:editId="4604EA25">
            <wp:simplePos x="0" y="0"/>
            <wp:positionH relativeFrom="column">
              <wp:posOffset>57150</wp:posOffset>
            </wp:positionH>
            <wp:positionV relativeFrom="paragraph">
              <wp:posOffset>54610</wp:posOffset>
            </wp:positionV>
            <wp:extent cx="375285" cy="375285"/>
            <wp:effectExtent l="0" t="0" r="5715" b="5715"/>
            <wp:wrapTight wrapText="bothSides">
              <wp:wrapPolygon edited="0">
                <wp:start x="0" y="0"/>
                <wp:lineTo x="0" y="20832"/>
                <wp:lineTo x="20832" y="20832"/>
                <wp:lineTo x="20832" y="3289"/>
                <wp:lineTo x="19736" y="0"/>
                <wp:lineTo x="0" y="0"/>
              </wp:wrapPolygon>
            </wp:wrapTight>
            <wp:docPr id="1155741896" name="Graphic 1155741896" descr="Tool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descr="Tools with solid fill"/>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375285" cy="375285"/>
                    </a:xfrm>
                    <a:prstGeom prst="rect">
                      <a:avLst/>
                    </a:prstGeom>
                  </pic:spPr>
                </pic:pic>
              </a:graphicData>
            </a:graphic>
            <wp14:sizeRelH relativeFrom="margin">
              <wp14:pctWidth>0</wp14:pctWidth>
            </wp14:sizeRelH>
            <wp14:sizeRelV relativeFrom="margin">
              <wp14:pctHeight>0</wp14:pctHeight>
            </wp14:sizeRelV>
          </wp:anchor>
        </w:drawing>
      </w:r>
      <w:r w:rsidRPr="00506F64">
        <w:t>Identify U.S. Code with the title (e.g., 5 USC) as the source and the citation in the title as the component. For example, 5 USC 345(a) would have 5 USC as the source title and 5 USC 345(a) as the component title. Keep the title number in the component title so that queries of the components retain the title number.</w:t>
      </w:r>
    </w:p>
    <w:p w14:paraId="12918863" w14:textId="77777777" w:rsidR="00F028A7" w:rsidRPr="00506F64" w:rsidRDefault="00F028A7" w:rsidP="00F028A7">
      <w:r w:rsidRPr="00506F64">
        <w:t>In the component description, enter data that will identify this citation in searches, including keywords in the superordinate title (such as chapter title keywords for a subchapter description), keywords in the subordinate sections within the citation, and Public Law acronyms and popular titles (e.g., FITARA, GPRAMA) that will identify these citations in searches.</w:t>
      </w:r>
    </w:p>
    <w:p w14:paraId="7429F569" w14:textId="77777777" w:rsidR="00F028A7" w:rsidRPr="00506F64" w:rsidRDefault="00F028A7" w:rsidP="00F028A7">
      <w:pPr>
        <w:pStyle w:val="Heading2"/>
        <w:rPr>
          <w:b w:val="0"/>
          <w:bCs w:val="0"/>
        </w:rPr>
      </w:pPr>
      <w:bookmarkStart w:id="320" w:name="_Toc177628867"/>
      <w:bookmarkStart w:id="321" w:name="_Toc177722714"/>
      <w:bookmarkStart w:id="322" w:name="_Toc181163131"/>
      <w:bookmarkStart w:id="323" w:name="_Toc181338796"/>
      <w:bookmarkStart w:id="324" w:name="_Toc181998200"/>
      <w:bookmarkStart w:id="325" w:name="_Toc189238993"/>
      <w:bookmarkEnd w:id="319"/>
      <w:r>
        <w:t>Linking components to and from CFR</w:t>
      </w:r>
      <w:bookmarkEnd w:id="320"/>
      <w:bookmarkEnd w:id="321"/>
      <w:bookmarkEnd w:id="322"/>
      <w:bookmarkEnd w:id="323"/>
      <w:bookmarkEnd w:id="324"/>
      <w:bookmarkEnd w:id="325"/>
    </w:p>
    <w:p w14:paraId="08B8A6DF" w14:textId="77777777" w:rsidR="00F028A7" w:rsidRPr="00506F64" w:rsidRDefault="00F028A7" w:rsidP="00F028A7">
      <w:r w:rsidRPr="00506F64">
        <w:t>The U.S. Code is a collection of Public Law citations passed by Congress organized by subject matter. The Code of Federal Regulations (CFR) is a collection of regulations adopted by Federal agencies.</w:t>
      </w:r>
    </w:p>
    <w:p w14:paraId="2EE677E1" w14:textId="77777777" w:rsidR="00F028A7" w:rsidRPr="00506F64" w:rsidRDefault="00F028A7" w:rsidP="00F028A7">
      <w:r w:rsidRPr="00506F64">
        <w:t>CFR regulations derive their authority from these Public Laws. Therefore, when linking CFRs to USC, CFR citations are enabling components, and U.S. Code regulations are dependent components.</w:t>
      </w:r>
    </w:p>
    <w:p w14:paraId="5A91B56C" w14:textId="77777777" w:rsidR="00F028A7" w:rsidRPr="00506F64" w:rsidRDefault="00F028A7" w:rsidP="00F028A7">
      <w:r w:rsidRPr="00506F64">
        <w:t>Policies can cite USC and CFR in their references and authorities. When recording a link from a policy to a CFR citation, enter these policies as enabling sources and components to CFR as dependent sources and components.</w:t>
      </w:r>
    </w:p>
    <w:p w14:paraId="22E9E367" w14:textId="0A3FADA7" w:rsidR="00F028A7" w:rsidRDefault="00F028A7" w:rsidP="00F028A7">
      <w:pPr>
        <w:ind w:left="810" w:hanging="810"/>
      </w:pPr>
      <w:r w:rsidRPr="005839BA">
        <w:rPr>
          <w:b/>
          <w:bCs/>
          <w:noProof/>
        </w:rPr>
        <w:drawing>
          <wp:anchor distT="0" distB="0" distL="0" distR="45720" simplePos="0" relativeHeight="251644928" behindDoc="1" locked="0" layoutInCell="1" allowOverlap="1" wp14:anchorId="4597699A" wp14:editId="5CBB22D1">
            <wp:simplePos x="0" y="0"/>
            <wp:positionH relativeFrom="column">
              <wp:posOffset>31750</wp:posOffset>
            </wp:positionH>
            <wp:positionV relativeFrom="page">
              <wp:posOffset>2905125</wp:posOffset>
            </wp:positionV>
            <wp:extent cx="429768" cy="429768"/>
            <wp:effectExtent l="0" t="0" r="8890" b="8890"/>
            <wp:wrapSquare wrapText="bothSides"/>
            <wp:docPr id="30" name="Graphic 30" descr="Thumbs up sig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descr="Thumbs up sign outline"/>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a:xfrm>
                      <a:off x="0" y="0"/>
                      <a:ext cx="429768" cy="429768"/>
                    </a:xfrm>
                    <a:prstGeom prst="rect">
                      <a:avLst/>
                    </a:prstGeom>
                  </pic:spPr>
                </pic:pic>
              </a:graphicData>
            </a:graphic>
            <wp14:sizeRelH relativeFrom="margin">
              <wp14:pctWidth>0</wp14:pctWidth>
            </wp14:sizeRelH>
            <wp14:sizeRelV relativeFrom="margin">
              <wp14:pctHeight>0</wp14:pctHeight>
            </wp14:sizeRelV>
          </wp:anchor>
        </w:drawing>
      </w:r>
      <w:r w:rsidRPr="00506F64">
        <w:t xml:space="preserve">Draft regulations are posted for public comment via regulations.gov. This can be a useful location to find the </w:t>
      </w:r>
      <w:r>
        <w:t>A</w:t>
      </w:r>
      <w:r w:rsidRPr="00506F64">
        <w:t>gency’s recommended changes to existing regulations or new regulations, whose components and linkages will need to be modified in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or added, respectively.</w:t>
      </w:r>
      <w:r>
        <w:br/>
      </w:r>
    </w:p>
    <w:p w14:paraId="01C5A0DE" w14:textId="77777777" w:rsidR="00F028A7" w:rsidRPr="00506F64" w:rsidRDefault="00F028A7" w:rsidP="00F028A7">
      <w:pPr>
        <w:pStyle w:val="Heading2"/>
        <w:rPr>
          <w:b w:val="0"/>
          <w:bCs w:val="0"/>
        </w:rPr>
      </w:pPr>
      <w:bookmarkStart w:id="326" w:name="_Toc177628868"/>
      <w:bookmarkStart w:id="327" w:name="_Toc177722715"/>
      <w:bookmarkStart w:id="328" w:name="_Toc181163132"/>
      <w:bookmarkStart w:id="329" w:name="_Toc181338797"/>
      <w:bookmarkStart w:id="330" w:name="_Toc181998201"/>
      <w:bookmarkStart w:id="331" w:name="_Toc189238994"/>
      <w:r>
        <w:t>Linking components to and from Federal policy</w:t>
      </w:r>
      <w:bookmarkEnd w:id="326"/>
      <w:bookmarkEnd w:id="327"/>
      <w:bookmarkEnd w:id="328"/>
      <w:bookmarkEnd w:id="329"/>
      <w:bookmarkEnd w:id="330"/>
      <w:bookmarkEnd w:id="331"/>
    </w:p>
    <w:p w14:paraId="15B90BD7" w14:textId="77777777" w:rsidR="00F028A7" w:rsidRDefault="00F028A7" w:rsidP="00F028A7">
      <w:r w:rsidRPr="00506F64">
        <w:t>Federal policy, for the purposes of I</w:t>
      </w:r>
      <w:r>
        <w:t>VNs</w:t>
      </w:r>
      <w:r w:rsidRPr="00506F64">
        <w:t xml:space="preserve">, is Departmental regulations according to 5 USC 301. Policies derive their authority from </w:t>
      </w:r>
      <w:r>
        <w:t>P</w:t>
      </w:r>
      <w:r w:rsidRPr="00506F64">
        <w:t xml:space="preserve">ublic </w:t>
      </w:r>
      <w:r>
        <w:t>L</w:t>
      </w:r>
      <w:r w:rsidRPr="00506F64">
        <w:t xml:space="preserve">aw and U.S. Code that direct agencies to act on those authorities, the authority of the head of the Department (including delegations of that authority), and Federal laws and policies that are binding on the </w:t>
      </w:r>
      <w:r>
        <w:t>A</w:t>
      </w:r>
      <w:r w:rsidRPr="00506F64">
        <w:t xml:space="preserve">gency. </w:t>
      </w:r>
    </w:p>
    <w:p w14:paraId="7707EA81" w14:textId="77777777" w:rsidR="00F028A7" w:rsidRPr="00506F64" w:rsidRDefault="00F028A7" w:rsidP="00F028A7">
      <w:pPr>
        <w:spacing w:after="120"/>
      </w:pPr>
      <w:r w:rsidRPr="00506F64">
        <w:t>Link policies as enabling sources and components to authorities of the policy as dependent sources and components.</w:t>
      </w:r>
    </w:p>
    <w:p w14:paraId="05BC5EF0" w14:textId="77777777" w:rsidR="00F028A7" w:rsidRPr="00506F64" w:rsidRDefault="00F028A7" w:rsidP="00F028A7">
      <w:pPr>
        <w:pStyle w:val="Heading2"/>
        <w:rPr>
          <w:b w:val="0"/>
          <w:bCs w:val="0"/>
        </w:rPr>
      </w:pPr>
      <w:bookmarkStart w:id="332" w:name="_Toc177628869"/>
      <w:bookmarkStart w:id="333" w:name="_Toc177722716"/>
      <w:bookmarkStart w:id="334" w:name="_Toc181163133"/>
      <w:bookmarkStart w:id="335" w:name="_Toc181338798"/>
      <w:bookmarkStart w:id="336" w:name="_Toc181998202"/>
      <w:bookmarkStart w:id="337" w:name="_Toc189238995"/>
      <w:r>
        <w:t>Linking documents published by peer organizations</w:t>
      </w:r>
      <w:bookmarkEnd w:id="332"/>
      <w:bookmarkEnd w:id="333"/>
      <w:bookmarkEnd w:id="334"/>
      <w:bookmarkEnd w:id="335"/>
      <w:bookmarkEnd w:id="336"/>
      <w:bookmarkEnd w:id="337"/>
    </w:p>
    <w:p w14:paraId="2692CB45" w14:textId="77777777" w:rsidR="00F028A7" w:rsidRPr="00506F64" w:rsidRDefault="00F028A7" w:rsidP="00F028A7">
      <w:pPr>
        <w:spacing w:after="120"/>
      </w:pPr>
      <w:r>
        <w:t>Some documents are published by peer organizations that both directly report to the same superordinate organization, or do not have a clear hierarchical relationship to each other. In this case, perform two crosswalks to capture the value alignments across both directions.</w:t>
      </w:r>
    </w:p>
    <w:p w14:paraId="688CE4BD" w14:textId="77777777" w:rsidR="00F028A7" w:rsidRPr="00506F64" w:rsidRDefault="00F028A7" w:rsidP="00F028A7">
      <w:pPr>
        <w:pStyle w:val="Heading2"/>
        <w:rPr>
          <w:b w:val="0"/>
          <w:bCs w:val="0"/>
        </w:rPr>
      </w:pPr>
      <w:bookmarkStart w:id="338" w:name="_Toc177628870"/>
      <w:bookmarkStart w:id="339" w:name="_Toc177722717"/>
      <w:bookmarkStart w:id="340" w:name="_Toc181163134"/>
      <w:bookmarkStart w:id="341" w:name="_Toc181338799"/>
      <w:bookmarkStart w:id="342" w:name="_Toc181998203"/>
      <w:bookmarkStart w:id="343" w:name="_Toc189238996"/>
      <w:r>
        <w:t>Linking documents not included in Federal Governance Structure</w:t>
      </w:r>
      <w:bookmarkEnd w:id="338"/>
      <w:bookmarkEnd w:id="339"/>
      <w:bookmarkEnd w:id="340"/>
      <w:bookmarkEnd w:id="341"/>
      <w:bookmarkEnd w:id="342"/>
      <w:bookmarkEnd w:id="343"/>
    </w:p>
    <w:p w14:paraId="00301C3A" w14:textId="361BC111" w:rsidR="00F028A7" w:rsidRPr="00506F64" w:rsidRDefault="00F028A7" w:rsidP="00F028A7">
      <w:pPr>
        <w:spacing w:after="120"/>
      </w:pPr>
      <w:r w:rsidRPr="00506F64">
        <w:t>Some documents</w:t>
      </w:r>
      <w:r w:rsidR="001A1C11">
        <w:t xml:space="preserve"> do not inherit authority directly from </w:t>
      </w:r>
      <w:r w:rsidR="00B3561C">
        <w:t xml:space="preserve">laws or regulations, and are therefore not </w:t>
      </w:r>
      <w:r w:rsidRPr="00506F64">
        <w:t xml:space="preserve">part the Federal Governance Structure; however, they influence or are influenced by documents in the </w:t>
      </w:r>
      <w:r w:rsidR="00B3561C">
        <w:t>S</w:t>
      </w:r>
      <w:r w:rsidRPr="00506F64">
        <w:t xml:space="preserve">tructure and </w:t>
      </w:r>
      <w:r w:rsidR="00B3561C">
        <w:t>assist in</w:t>
      </w:r>
      <w:r w:rsidRPr="00506F64">
        <w:t xml:space="preserve"> delivery of the </w:t>
      </w:r>
      <w:r w:rsidR="00B3561C">
        <w:t xml:space="preserve">goals in the </w:t>
      </w:r>
      <w:r w:rsidRPr="00506F64">
        <w:t xml:space="preserve">Structure. </w:t>
      </w:r>
      <w:r w:rsidR="005F7145">
        <w:t>I</w:t>
      </w:r>
      <w:r w:rsidRPr="00506F64">
        <w:t>nclude these documents as enabling sources in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5F7145">
        <w:t>,</w:t>
      </w:r>
      <w:r w:rsidRPr="00506F64">
        <w:t xml:space="preserve"> not as dependent sources. Limiting dependent sources to documents in the Federal Governance Structure enforces the inheritability of authority to Public Law and Executive authority, so that documents that derive their authority from a source in the Structure are identified for revision when the authorities in the Structure change. Otherwise, agencies might cite non-authoritative policy based on authorities that are no longer valid. Memoranda from Federal organizations which direct action may not have any explicit legal or policy authority, but act on the authority of law and policy.</w:t>
      </w:r>
    </w:p>
    <w:p w14:paraId="50B79052" w14:textId="0831F1A9" w:rsidR="00F028A7" w:rsidRPr="00506F64" w:rsidRDefault="00F028A7" w:rsidP="00F028A7">
      <w:r w:rsidRPr="00506F64">
        <w:t xml:space="preserve">Many of these memoranda derive their authority from delegations of authority. These delegations are created by Federal agencies to act on authority granted to the </w:t>
      </w:r>
      <w:r>
        <w:t>A</w:t>
      </w:r>
      <w:r w:rsidRPr="00506F64">
        <w:t xml:space="preserve">gency by law, by delegating that authority to specific officers or offices in the </w:t>
      </w:r>
      <w:r>
        <w:t>A</w:t>
      </w:r>
      <w:r w:rsidRPr="00506F64">
        <w:t>gency. Agencies codify delegations of authority in the U.S. C</w:t>
      </w:r>
      <w:r>
        <w:t>FR</w:t>
      </w:r>
      <w:r w:rsidRPr="00506F64">
        <w:t xml:space="preserve">. For example, The U.S. Department of </w:t>
      </w:r>
      <w:r w:rsidR="00094DD5">
        <w:t>Commerce</w:t>
      </w:r>
      <w:r w:rsidRPr="00506F64">
        <w:t xml:space="preserve"> codifies its delegations of authority in Part </w:t>
      </w:r>
      <w:r w:rsidR="00E21975">
        <w:t>1</w:t>
      </w:r>
      <w:r w:rsidRPr="00506F64">
        <w:t xml:space="preserve"> of Title </w:t>
      </w:r>
      <w:r w:rsidR="00E21975">
        <w:t>15</w:t>
      </w:r>
      <w:r w:rsidRPr="00506F64">
        <w:t xml:space="preserve"> of the U.S. C</w:t>
      </w:r>
      <w:r>
        <w:t>FR</w:t>
      </w:r>
      <w:r w:rsidRPr="00506F64">
        <w:t>.</w:t>
      </w:r>
    </w:p>
    <w:p w14:paraId="2D287CEC" w14:textId="21890EB2" w:rsidR="00F028A7" w:rsidRPr="00506F64" w:rsidRDefault="00F028A7" w:rsidP="00F028A7">
      <w:r w:rsidRPr="00881E12">
        <w:t>T</w:t>
      </w:r>
      <w:r>
        <w: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 design provides for enabling components that are not part of </w:t>
      </w:r>
      <w:r w:rsidRPr="00881E12">
        <w:t>the Federal Governance Structure</w:t>
      </w:r>
      <w:r>
        <w:t xml:space="preserve"> (FGS); however, try to limit dependent components to the FGS. This prevents chains of dependencies that can be broken by a change to a non-FGS requirement that is not subject to formal reporting like requirements in the FGS.</w:t>
      </w:r>
    </w:p>
    <w:p w14:paraId="054D3784" w14:textId="3D35DA47" w:rsidR="00F028A7" w:rsidRPr="00506F64" w:rsidRDefault="00F028A7" w:rsidP="00F028A7">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analysts</w:t>
      </w:r>
      <w:r w:rsidRPr="00506F64">
        <w:t xml:space="preserve"> recommend </w:t>
      </w:r>
      <w:r>
        <w:t xml:space="preserve">the </w:t>
      </w:r>
      <w:r w:rsidRPr="00506F64">
        <w:t xml:space="preserve">use </w:t>
      </w:r>
      <w:r>
        <w:t xml:space="preserve">of the following </w:t>
      </w:r>
      <w:r w:rsidRPr="00506F64">
        <w:t>syntax:</w:t>
      </w:r>
    </w:p>
    <w:tbl>
      <w:tblPr>
        <w:tblW w:w="0" w:type="auto"/>
        <w:tblInd w:w="-1" w:type="dxa"/>
        <w:tblCellMar>
          <w:left w:w="0" w:type="dxa"/>
          <w:right w:w="0" w:type="dxa"/>
        </w:tblCellMar>
        <w:tblLook w:val="04A0" w:firstRow="1" w:lastRow="0" w:firstColumn="1" w:lastColumn="0" w:noHBand="0" w:noVBand="1"/>
      </w:tblPr>
      <w:tblGrid>
        <w:gridCol w:w="1904"/>
        <w:gridCol w:w="1705"/>
        <w:gridCol w:w="1935"/>
        <w:gridCol w:w="1415"/>
        <w:gridCol w:w="2523"/>
        <w:gridCol w:w="1309"/>
      </w:tblGrid>
      <w:tr w:rsidR="00F028A7" w:rsidRPr="00506F64" w14:paraId="4411A50C" w14:textId="77777777" w:rsidTr="002A335C">
        <w:trPr>
          <w:cantSplit/>
          <w:trHeight w:val="288"/>
          <w:tblHeader/>
        </w:trPr>
        <w:tc>
          <w:tcPr>
            <w:tcW w:w="0" w:type="auto"/>
            <w:tcBorders>
              <w:top w:val="single" w:sz="8" w:space="0" w:color="auto"/>
              <w:left w:val="single" w:sz="8" w:space="0" w:color="auto"/>
              <w:bottom w:val="single" w:sz="8" w:space="0" w:color="8EA9DB"/>
              <w:right w:val="nil"/>
            </w:tcBorders>
            <w:shd w:val="clear" w:color="auto" w:fill="4472C4"/>
            <w:tcMar>
              <w:top w:w="0" w:type="dxa"/>
              <w:left w:w="108" w:type="dxa"/>
              <w:bottom w:w="0" w:type="dxa"/>
              <w:right w:w="108" w:type="dxa"/>
            </w:tcMar>
            <w:hideMark/>
          </w:tcPr>
          <w:p w14:paraId="7E5764E4" w14:textId="77777777" w:rsidR="00F028A7" w:rsidRPr="00506F64" w:rsidRDefault="00F028A7" w:rsidP="002A335C">
            <w:pPr>
              <w:rPr>
                <w:b/>
                <w:bCs/>
                <w:sz w:val="20"/>
                <w:szCs w:val="20"/>
              </w:rPr>
            </w:pPr>
            <w:r w:rsidRPr="00506F64">
              <w:rPr>
                <w:b/>
                <w:bCs/>
                <w:sz w:val="20"/>
                <w:szCs w:val="20"/>
              </w:rPr>
              <w:t>Enabling Source</w:t>
            </w:r>
          </w:p>
        </w:tc>
        <w:tc>
          <w:tcPr>
            <w:tcW w:w="0" w:type="auto"/>
            <w:tcBorders>
              <w:top w:val="single" w:sz="8" w:space="0" w:color="auto"/>
              <w:left w:val="single" w:sz="8" w:space="0" w:color="auto"/>
              <w:bottom w:val="single" w:sz="8" w:space="0" w:color="8EA9DB"/>
              <w:right w:val="nil"/>
            </w:tcBorders>
            <w:shd w:val="clear" w:color="auto" w:fill="4472C4"/>
            <w:tcMar>
              <w:top w:w="0" w:type="dxa"/>
              <w:left w:w="108" w:type="dxa"/>
              <w:bottom w:w="0" w:type="dxa"/>
              <w:right w:w="108" w:type="dxa"/>
            </w:tcMar>
            <w:hideMark/>
          </w:tcPr>
          <w:p w14:paraId="79C689E4" w14:textId="77777777" w:rsidR="00F028A7" w:rsidRPr="00506F64" w:rsidRDefault="00F028A7" w:rsidP="002A335C">
            <w:pPr>
              <w:rPr>
                <w:b/>
                <w:bCs/>
                <w:sz w:val="20"/>
                <w:szCs w:val="20"/>
              </w:rPr>
            </w:pPr>
            <w:r w:rsidRPr="00506F64">
              <w:rPr>
                <w:b/>
                <w:bCs/>
                <w:sz w:val="20"/>
                <w:szCs w:val="20"/>
              </w:rPr>
              <w:t>Enabling Component</w:t>
            </w:r>
          </w:p>
        </w:tc>
        <w:tc>
          <w:tcPr>
            <w:tcW w:w="0" w:type="auto"/>
            <w:tcBorders>
              <w:top w:val="single" w:sz="8" w:space="0" w:color="auto"/>
              <w:left w:val="single" w:sz="8" w:space="0" w:color="auto"/>
              <w:bottom w:val="single" w:sz="8" w:space="0" w:color="8EA9DB"/>
              <w:right w:val="nil"/>
            </w:tcBorders>
            <w:shd w:val="clear" w:color="auto" w:fill="4472C4"/>
            <w:tcMar>
              <w:top w:w="0" w:type="dxa"/>
              <w:left w:w="108" w:type="dxa"/>
              <w:bottom w:w="0" w:type="dxa"/>
              <w:right w:w="108" w:type="dxa"/>
            </w:tcMar>
            <w:hideMark/>
          </w:tcPr>
          <w:p w14:paraId="50A4F4D3" w14:textId="77777777" w:rsidR="00F028A7" w:rsidRPr="00506F64" w:rsidRDefault="00F028A7" w:rsidP="002A335C">
            <w:pPr>
              <w:rPr>
                <w:b/>
                <w:bCs/>
                <w:sz w:val="20"/>
                <w:szCs w:val="20"/>
              </w:rPr>
            </w:pPr>
            <w:r w:rsidRPr="00506F64">
              <w:rPr>
                <w:b/>
                <w:bCs/>
                <w:sz w:val="20"/>
                <w:szCs w:val="20"/>
              </w:rPr>
              <w:t>Enabling Component Description</w:t>
            </w:r>
          </w:p>
        </w:tc>
        <w:tc>
          <w:tcPr>
            <w:tcW w:w="0" w:type="auto"/>
            <w:tcBorders>
              <w:top w:val="single" w:sz="8" w:space="0" w:color="auto"/>
              <w:left w:val="single" w:sz="8" w:space="0" w:color="auto"/>
              <w:bottom w:val="single" w:sz="8" w:space="0" w:color="8EA9DB"/>
              <w:right w:val="nil"/>
            </w:tcBorders>
            <w:shd w:val="clear" w:color="auto" w:fill="4472C4"/>
            <w:tcMar>
              <w:top w:w="0" w:type="dxa"/>
              <w:left w:w="108" w:type="dxa"/>
              <w:bottom w:w="0" w:type="dxa"/>
              <w:right w:w="108" w:type="dxa"/>
            </w:tcMar>
            <w:hideMark/>
          </w:tcPr>
          <w:p w14:paraId="63512C60" w14:textId="77777777" w:rsidR="00F028A7" w:rsidRPr="00506F64" w:rsidRDefault="00F028A7" w:rsidP="002A335C">
            <w:pPr>
              <w:rPr>
                <w:b/>
                <w:bCs/>
                <w:sz w:val="20"/>
                <w:szCs w:val="20"/>
              </w:rPr>
            </w:pPr>
            <w:r w:rsidRPr="00506F64">
              <w:rPr>
                <w:b/>
                <w:bCs/>
                <w:sz w:val="20"/>
                <w:szCs w:val="20"/>
              </w:rPr>
              <w:t>Dependent Component</w:t>
            </w:r>
          </w:p>
        </w:tc>
        <w:tc>
          <w:tcPr>
            <w:tcW w:w="0" w:type="auto"/>
            <w:tcBorders>
              <w:top w:val="single" w:sz="8" w:space="0" w:color="auto"/>
              <w:left w:val="single" w:sz="8" w:space="0" w:color="auto"/>
              <w:bottom w:val="single" w:sz="8" w:space="0" w:color="8EA9DB"/>
              <w:right w:val="nil"/>
            </w:tcBorders>
            <w:shd w:val="clear" w:color="auto" w:fill="4472C4"/>
            <w:tcMar>
              <w:top w:w="0" w:type="dxa"/>
              <w:left w:w="108" w:type="dxa"/>
              <w:bottom w:w="0" w:type="dxa"/>
              <w:right w:w="108" w:type="dxa"/>
            </w:tcMar>
            <w:hideMark/>
          </w:tcPr>
          <w:p w14:paraId="3C204407" w14:textId="77777777" w:rsidR="00F028A7" w:rsidRPr="00506F64" w:rsidRDefault="00F028A7" w:rsidP="002A335C">
            <w:pPr>
              <w:rPr>
                <w:b/>
                <w:bCs/>
                <w:sz w:val="20"/>
                <w:szCs w:val="20"/>
              </w:rPr>
            </w:pPr>
            <w:r w:rsidRPr="00506F64">
              <w:rPr>
                <w:b/>
                <w:bCs/>
                <w:sz w:val="20"/>
                <w:szCs w:val="20"/>
              </w:rPr>
              <w:t>Dependent Component Description</w:t>
            </w:r>
          </w:p>
        </w:tc>
        <w:tc>
          <w:tcPr>
            <w:tcW w:w="0" w:type="auto"/>
            <w:tcBorders>
              <w:top w:val="single" w:sz="8" w:space="0" w:color="auto"/>
              <w:left w:val="single" w:sz="8" w:space="0" w:color="auto"/>
              <w:bottom w:val="single" w:sz="8" w:space="0" w:color="8EA9DB"/>
              <w:right w:val="nil"/>
            </w:tcBorders>
            <w:shd w:val="clear" w:color="auto" w:fill="4472C4"/>
            <w:tcMar>
              <w:top w:w="0" w:type="dxa"/>
              <w:left w:w="108" w:type="dxa"/>
              <w:bottom w:w="0" w:type="dxa"/>
              <w:right w:w="108" w:type="dxa"/>
            </w:tcMar>
            <w:hideMark/>
          </w:tcPr>
          <w:p w14:paraId="3CDEA2A0" w14:textId="77777777" w:rsidR="00F028A7" w:rsidRPr="00506F64" w:rsidRDefault="00F028A7" w:rsidP="002A335C">
            <w:pPr>
              <w:rPr>
                <w:b/>
                <w:bCs/>
                <w:sz w:val="20"/>
                <w:szCs w:val="20"/>
              </w:rPr>
            </w:pPr>
            <w:r w:rsidRPr="00506F64">
              <w:rPr>
                <w:b/>
                <w:bCs/>
                <w:sz w:val="20"/>
                <w:szCs w:val="20"/>
              </w:rPr>
              <w:t>Dependent Source</w:t>
            </w:r>
          </w:p>
        </w:tc>
      </w:tr>
      <w:tr w:rsidR="00F028A7" w:rsidRPr="00506F64" w14:paraId="178AF88F" w14:textId="77777777" w:rsidTr="002A335C">
        <w:trPr>
          <w:cantSplit/>
          <w:trHeight w:val="960"/>
        </w:trPr>
        <w:tc>
          <w:tcPr>
            <w:tcW w:w="0" w:type="auto"/>
            <w:tcBorders>
              <w:top w:val="nil"/>
              <w:left w:val="single" w:sz="8" w:space="0" w:color="auto"/>
              <w:bottom w:val="single" w:sz="8" w:space="0" w:color="8EA9DB"/>
              <w:right w:val="nil"/>
            </w:tcBorders>
            <w:shd w:val="clear" w:color="auto" w:fill="D9E1F2"/>
            <w:tcMar>
              <w:top w:w="0" w:type="dxa"/>
              <w:left w:w="108" w:type="dxa"/>
              <w:bottom w:w="0" w:type="dxa"/>
              <w:right w:w="108" w:type="dxa"/>
            </w:tcMar>
            <w:hideMark/>
          </w:tcPr>
          <w:p w14:paraId="73F59DCA" w14:textId="3290AFE0" w:rsidR="00F028A7" w:rsidRPr="00506F64" w:rsidRDefault="00094DD5" w:rsidP="002A335C">
            <w:pPr>
              <w:rPr>
                <w:sz w:val="20"/>
                <w:szCs w:val="20"/>
              </w:rPr>
            </w:pPr>
            <w:r>
              <w:rPr>
                <w:sz w:val="20"/>
                <w:szCs w:val="20"/>
              </w:rPr>
              <w:t>Agency</w:t>
            </w:r>
            <w:r w:rsidR="00F028A7" w:rsidRPr="00506F64">
              <w:rPr>
                <w:sz w:val="20"/>
                <w:szCs w:val="20"/>
              </w:rPr>
              <w:t xml:space="preserve"> Memo: Communicating with Industry </w:t>
            </w:r>
            <w:proofErr w:type="spellStart"/>
            <w:r w:rsidR="00F028A7" w:rsidRPr="00506F64">
              <w:rPr>
                <w:sz w:val="20"/>
                <w:szCs w:val="20"/>
              </w:rPr>
              <w:t>20</w:t>
            </w:r>
            <w:r>
              <w:rPr>
                <w:sz w:val="20"/>
                <w:szCs w:val="20"/>
              </w:rPr>
              <w:t>XX</w:t>
            </w:r>
            <w:proofErr w:type="spellEnd"/>
            <w:r w:rsidR="00F028A7" w:rsidRPr="00506F64">
              <w:rPr>
                <w:sz w:val="20"/>
                <w:szCs w:val="20"/>
              </w:rPr>
              <w:t>-11-</w:t>
            </w:r>
            <w:r>
              <w:rPr>
                <w:sz w:val="20"/>
                <w:szCs w:val="20"/>
              </w:rPr>
              <w:t>1</w:t>
            </w:r>
            <w:r w:rsidR="00F028A7" w:rsidRPr="00506F64">
              <w:rPr>
                <w:sz w:val="20"/>
                <w:szCs w:val="20"/>
              </w:rPr>
              <w:t>6</w:t>
            </w:r>
          </w:p>
        </w:tc>
        <w:tc>
          <w:tcPr>
            <w:tcW w:w="0" w:type="auto"/>
            <w:tcBorders>
              <w:top w:val="nil"/>
              <w:left w:val="single" w:sz="8" w:space="0" w:color="auto"/>
              <w:bottom w:val="single" w:sz="8" w:space="0" w:color="8EA9DB"/>
              <w:right w:val="nil"/>
            </w:tcBorders>
            <w:shd w:val="clear" w:color="auto" w:fill="D9E1F2"/>
            <w:tcMar>
              <w:top w:w="0" w:type="dxa"/>
              <w:left w:w="108" w:type="dxa"/>
              <w:bottom w:w="0" w:type="dxa"/>
              <w:right w:w="108" w:type="dxa"/>
            </w:tcMar>
            <w:hideMark/>
          </w:tcPr>
          <w:p w14:paraId="30B345D2" w14:textId="77777777" w:rsidR="00F028A7" w:rsidRPr="00506F64" w:rsidRDefault="00F028A7" w:rsidP="002A335C">
            <w:pPr>
              <w:rPr>
                <w:sz w:val="20"/>
                <w:szCs w:val="20"/>
              </w:rPr>
            </w:pPr>
            <w:r w:rsidRPr="00506F64">
              <w:rPr>
                <w:sz w:val="20"/>
                <w:szCs w:val="20"/>
              </w:rPr>
              <w:t>Communicating With Industry</w:t>
            </w:r>
          </w:p>
        </w:tc>
        <w:tc>
          <w:tcPr>
            <w:tcW w:w="0" w:type="auto"/>
            <w:tcBorders>
              <w:top w:val="nil"/>
              <w:left w:val="single" w:sz="8" w:space="0" w:color="auto"/>
              <w:bottom w:val="single" w:sz="8" w:space="0" w:color="8EA9DB"/>
              <w:right w:val="nil"/>
            </w:tcBorders>
            <w:shd w:val="clear" w:color="auto" w:fill="D9E1F2"/>
            <w:tcMar>
              <w:top w:w="0" w:type="dxa"/>
              <w:left w:w="108" w:type="dxa"/>
              <w:bottom w:w="0" w:type="dxa"/>
              <w:right w:w="108" w:type="dxa"/>
            </w:tcMar>
            <w:hideMark/>
          </w:tcPr>
          <w:p w14:paraId="688A5171" w14:textId="77777777" w:rsidR="00F028A7" w:rsidRPr="00506F64" w:rsidRDefault="00F028A7" w:rsidP="002A335C">
            <w:pPr>
              <w:rPr>
                <w:sz w:val="20"/>
                <w:szCs w:val="20"/>
              </w:rPr>
            </w:pPr>
            <w:r w:rsidRPr="00506F64">
              <w:rPr>
                <w:sz w:val="20"/>
                <w:szCs w:val="20"/>
              </w:rPr>
              <w:t>Agency acquisition personnel are permitted and encouraged to engage in responsible...</w:t>
            </w:r>
          </w:p>
        </w:tc>
        <w:tc>
          <w:tcPr>
            <w:tcW w:w="0" w:type="auto"/>
            <w:tcBorders>
              <w:top w:val="nil"/>
              <w:left w:val="single" w:sz="8" w:space="0" w:color="auto"/>
              <w:bottom w:val="single" w:sz="8" w:space="0" w:color="8EA9DB"/>
              <w:right w:val="nil"/>
            </w:tcBorders>
            <w:shd w:val="clear" w:color="auto" w:fill="D9E1F2"/>
            <w:tcMar>
              <w:top w:w="0" w:type="dxa"/>
              <w:left w:w="108" w:type="dxa"/>
              <w:bottom w:w="0" w:type="dxa"/>
              <w:right w:w="108" w:type="dxa"/>
            </w:tcMar>
            <w:hideMark/>
          </w:tcPr>
          <w:p w14:paraId="1D63592F" w14:textId="77777777" w:rsidR="00F028A7" w:rsidRPr="00506F64" w:rsidRDefault="00F028A7" w:rsidP="002A335C">
            <w:pPr>
              <w:rPr>
                <w:sz w:val="20"/>
                <w:szCs w:val="20"/>
              </w:rPr>
            </w:pPr>
            <w:r w:rsidRPr="00506F64">
              <w:rPr>
                <w:sz w:val="20"/>
                <w:szCs w:val="20"/>
              </w:rPr>
              <w:t>Section 208</w:t>
            </w:r>
          </w:p>
        </w:tc>
        <w:tc>
          <w:tcPr>
            <w:tcW w:w="0" w:type="auto"/>
            <w:tcBorders>
              <w:top w:val="nil"/>
              <w:left w:val="single" w:sz="8" w:space="0" w:color="auto"/>
              <w:bottom w:val="single" w:sz="8" w:space="0" w:color="8EA9DB"/>
              <w:right w:val="nil"/>
            </w:tcBorders>
            <w:shd w:val="clear" w:color="auto" w:fill="D9E1F2"/>
            <w:tcMar>
              <w:top w:w="0" w:type="dxa"/>
              <w:left w:w="108" w:type="dxa"/>
              <w:bottom w:w="0" w:type="dxa"/>
              <w:right w:w="108" w:type="dxa"/>
            </w:tcMar>
            <w:hideMark/>
          </w:tcPr>
          <w:p w14:paraId="07612097" w14:textId="77777777" w:rsidR="00F028A7" w:rsidRPr="00506F64" w:rsidRDefault="00F028A7" w:rsidP="002A335C">
            <w:pPr>
              <w:rPr>
                <w:sz w:val="20"/>
                <w:szCs w:val="20"/>
              </w:rPr>
            </w:pPr>
            <w:r w:rsidRPr="00506F64">
              <w:rPr>
                <w:sz w:val="20"/>
                <w:szCs w:val="20"/>
              </w:rPr>
              <w:t>Officer or employee of the executive branch of the United States....Federal Advisory Committee Act, Ethics in Government Act of 1978</w:t>
            </w:r>
          </w:p>
        </w:tc>
        <w:tc>
          <w:tcPr>
            <w:tcW w:w="0" w:type="auto"/>
            <w:tcBorders>
              <w:top w:val="nil"/>
              <w:left w:val="single" w:sz="8" w:space="0" w:color="auto"/>
              <w:bottom w:val="single" w:sz="8" w:space="0" w:color="8EA9DB"/>
              <w:right w:val="nil"/>
            </w:tcBorders>
            <w:shd w:val="clear" w:color="auto" w:fill="D9E1F2"/>
            <w:tcMar>
              <w:top w:w="0" w:type="dxa"/>
              <w:left w:w="108" w:type="dxa"/>
              <w:bottom w:w="0" w:type="dxa"/>
              <w:right w:w="108" w:type="dxa"/>
            </w:tcMar>
            <w:hideMark/>
          </w:tcPr>
          <w:p w14:paraId="342C0365" w14:textId="77777777" w:rsidR="00F028A7" w:rsidRPr="00506F64" w:rsidRDefault="00F028A7" w:rsidP="002A335C">
            <w:pPr>
              <w:rPr>
                <w:sz w:val="20"/>
                <w:szCs w:val="20"/>
              </w:rPr>
            </w:pPr>
            <w:r w:rsidRPr="00506F64">
              <w:rPr>
                <w:sz w:val="20"/>
                <w:szCs w:val="20"/>
              </w:rPr>
              <w:t>18 USC</w:t>
            </w:r>
          </w:p>
        </w:tc>
      </w:tr>
    </w:tbl>
    <w:p w14:paraId="496E48A3" w14:textId="20892406" w:rsidR="00F028A7" w:rsidRPr="00506F64" w:rsidRDefault="00F028A7" w:rsidP="00F028A7">
      <w:pPr>
        <w:jc w:val="center"/>
        <w:rPr>
          <w:i/>
          <w:iCs/>
        </w:rPr>
      </w:pPr>
      <w:bookmarkStart w:id="344" w:name="_Toc181338876"/>
      <w:bookmarkStart w:id="345" w:name="_Toc181998280"/>
      <w:bookmarkStart w:id="346" w:name="_Toc199324630"/>
      <w:r w:rsidRPr="00506F64">
        <w:rPr>
          <w:i/>
          <w:iCs/>
        </w:rPr>
        <w:t xml:space="preserve">Figure </w:t>
      </w:r>
      <w:r w:rsidRPr="00506F64">
        <w:rPr>
          <w:i/>
          <w:iCs/>
        </w:rPr>
        <w:fldChar w:fldCharType="begin"/>
      </w:r>
      <w:r w:rsidRPr="00506F64">
        <w:rPr>
          <w:i/>
          <w:iCs/>
        </w:rPr>
        <w:instrText xml:space="preserve"> SEQ Figure \* ARABIC </w:instrText>
      </w:r>
      <w:r w:rsidRPr="00506F64">
        <w:rPr>
          <w:i/>
          <w:iCs/>
        </w:rPr>
        <w:fldChar w:fldCharType="separate"/>
      </w:r>
      <w:r w:rsidR="003F6BBC">
        <w:rPr>
          <w:i/>
          <w:iCs/>
          <w:noProof/>
        </w:rPr>
        <w:t>6</w:t>
      </w:r>
      <w:r w:rsidRPr="00506F64">
        <w:rPr>
          <w:i/>
          <w:iCs/>
        </w:rPr>
        <w:fldChar w:fldCharType="end"/>
      </w:r>
      <w:r w:rsidRPr="00506F64">
        <w:rPr>
          <w:i/>
          <w:iCs/>
        </w:rPr>
        <w:t>: Sample row from example IVN</w:t>
      </w:r>
      <w:r w:rsidR="000160C7">
        <w:rPr>
          <w:i/>
          <w:iCs/>
        </w:rPr>
        <w:fldChar w:fldCharType="begin"/>
      </w:r>
      <w:r w:rsidR="000160C7">
        <w:instrText xml:space="preserve"> XE "</w:instrText>
      </w:r>
      <w:r w:rsidR="000160C7" w:rsidRPr="001E2032">
        <w:instrText>IVN</w:instrText>
      </w:r>
      <w:r w:rsidR="000160C7">
        <w:instrText xml:space="preserve">" </w:instrText>
      </w:r>
      <w:r w:rsidR="000160C7">
        <w:rPr>
          <w:i/>
          <w:iCs/>
        </w:rPr>
        <w:fldChar w:fldCharType="end"/>
      </w:r>
      <w:r w:rsidRPr="00506F64">
        <w:rPr>
          <w:i/>
          <w:iCs/>
        </w:rPr>
        <w:t xml:space="preserve"> dataset that depicts enabling source and dependent source </w:t>
      </w:r>
      <w:r>
        <w:rPr>
          <w:i/>
          <w:iCs/>
        </w:rPr>
        <w:t>fields</w:t>
      </w:r>
      <w:bookmarkEnd w:id="344"/>
      <w:bookmarkEnd w:id="345"/>
      <w:bookmarkEnd w:id="346"/>
    </w:p>
    <w:p w14:paraId="26E56205" w14:textId="77777777" w:rsidR="00F028A7" w:rsidRDefault="00F028A7" w:rsidP="00F028A7">
      <w:r w:rsidRPr="00506F64">
        <w:t>To prevent breaking the traceability of the data, it is a general best practice not to accept a policy or decision memo unless it can be linked to a delegation of authority. An exception would be policy or decision memo signed by the Secretary, as these, by definition, require no delegation of authority.</w:t>
      </w:r>
    </w:p>
    <w:p w14:paraId="48EE1443" w14:textId="77777777" w:rsidR="00F028A7" w:rsidRDefault="00F028A7" w:rsidP="00F028A7">
      <w:pPr>
        <w:ind w:left="810"/>
      </w:pPr>
      <w:r w:rsidRPr="00506F64">
        <w:rPr>
          <w:noProof/>
        </w:rPr>
        <w:drawing>
          <wp:anchor distT="0" distB="0" distL="114300" distR="114300" simplePos="0" relativeHeight="251675648" behindDoc="1" locked="0" layoutInCell="1" allowOverlap="1" wp14:anchorId="12339F05" wp14:editId="6168364A">
            <wp:simplePos x="0" y="0"/>
            <wp:positionH relativeFrom="column">
              <wp:posOffset>47708</wp:posOffset>
            </wp:positionH>
            <wp:positionV relativeFrom="paragraph">
              <wp:posOffset>31501</wp:posOffset>
            </wp:positionV>
            <wp:extent cx="375285" cy="375285"/>
            <wp:effectExtent l="0" t="0" r="5715" b="5715"/>
            <wp:wrapTight wrapText="bothSides">
              <wp:wrapPolygon edited="0">
                <wp:start x="0" y="0"/>
                <wp:lineTo x="0" y="20832"/>
                <wp:lineTo x="20832" y="20832"/>
                <wp:lineTo x="20832" y="3289"/>
                <wp:lineTo x="19736" y="0"/>
                <wp:lineTo x="0" y="0"/>
              </wp:wrapPolygon>
            </wp:wrapTight>
            <wp:docPr id="2049105123" name="Graphic 2049105123" descr="Tool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descr="Tools with solid fill"/>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375285" cy="375285"/>
                    </a:xfrm>
                    <a:prstGeom prst="rect">
                      <a:avLst/>
                    </a:prstGeom>
                  </pic:spPr>
                </pic:pic>
              </a:graphicData>
            </a:graphic>
            <wp14:sizeRelH relativeFrom="margin">
              <wp14:pctWidth>0</wp14:pctWidth>
            </wp14:sizeRelH>
            <wp14:sizeRelV relativeFrom="margin">
              <wp14:pctHeight>0</wp14:pctHeight>
            </wp14:sizeRelV>
          </wp:anchor>
        </w:drawing>
      </w:r>
      <w:r>
        <w:t>A</w:t>
      </w:r>
      <w:r w:rsidRPr="008F389B">
        <w:t xml:space="preserve"> component not aligned with a</w:t>
      </w:r>
      <w:r>
        <w:t>ny other</w:t>
      </w:r>
      <w:r w:rsidRPr="008F389B">
        <w:t xml:space="preserve"> component is not a mistake, but a </w:t>
      </w:r>
      <w:r>
        <w:t xml:space="preserve">valuable component of the </w:t>
      </w:r>
      <w:r w:rsidRPr="008F389B">
        <w:t>inventory of all of the components for the production dataset for research and retrieval.</w:t>
      </w:r>
      <w:r>
        <w:t xml:space="preserve"> Keep these unaligned components in your research data.</w:t>
      </w:r>
    </w:p>
    <w:p w14:paraId="708C1BE3" w14:textId="77777777" w:rsidR="00F028A7" w:rsidRDefault="00F028A7" w:rsidP="00F028A7">
      <w:pPr>
        <w:ind w:left="810"/>
      </w:pPr>
      <w:r w:rsidRPr="00506F64">
        <w:rPr>
          <w:noProof/>
        </w:rPr>
        <w:drawing>
          <wp:anchor distT="0" distB="0" distL="114300" distR="114300" simplePos="0" relativeHeight="251677696" behindDoc="1" locked="0" layoutInCell="1" allowOverlap="1" wp14:anchorId="75F7ACEA" wp14:editId="39B18CC3">
            <wp:simplePos x="0" y="0"/>
            <wp:positionH relativeFrom="column">
              <wp:posOffset>47708</wp:posOffset>
            </wp:positionH>
            <wp:positionV relativeFrom="paragraph">
              <wp:posOffset>31501</wp:posOffset>
            </wp:positionV>
            <wp:extent cx="375285" cy="375285"/>
            <wp:effectExtent l="0" t="0" r="5715" b="5715"/>
            <wp:wrapTight wrapText="bothSides">
              <wp:wrapPolygon edited="0">
                <wp:start x="0" y="0"/>
                <wp:lineTo x="0" y="20832"/>
                <wp:lineTo x="20832" y="20832"/>
                <wp:lineTo x="20832" y="3289"/>
                <wp:lineTo x="19736" y="0"/>
                <wp:lineTo x="0" y="0"/>
              </wp:wrapPolygon>
            </wp:wrapTight>
            <wp:docPr id="833758538" name="Graphic 833758538" descr="Tool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descr="Tools with solid fill"/>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375285" cy="375285"/>
                    </a:xfrm>
                    <a:prstGeom prst="rect">
                      <a:avLst/>
                    </a:prstGeom>
                  </pic:spPr>
                </pic:pic>
              </a:graphicData>
            </a:graphic>
            <wp14:sizeRelH relativeFrom="margin">
              <wp14:pctWidth>0</wp14:pctWidth>
            </wp14:sizeRelH>
            <wp14:sizeRelV relativeFrom="margin">
              <wp14:pctHeight>0</wp14:pctHeight>
            </wp14:sizeRelV>
          </wp:anchor>
        </w:drawing>
      </w:r>
      <w:r>
        <w:t>Your organization may want to add other, optional fields, such as “L</w:t>
      </w:r>
      <w:r w:rsidRPr="00506F64">
        <w:t>ast updated or validated”</w:t>
      </w:r>
      <w:r>
        <w:t>,</w:t>
      </w:r>
      <w:r w:rsidRPr="00506F64">
        <w:t xml:space="preserve"> “Responsible Office”</w:t>
      </w:r>
      <w:r>
        <w:t xml:space="preserve">, </w:t>
      </w:r>
      <w:r w:rsidRPr="00506F64">
        <w:t>website addresses for the sources, notes, a website address for the linkage record, or expiration dates.</w:t>
      </w:r>
      <w:r>
        <w:t xml:space="preserve"> If you add these fields, consider making them optional to avoid discouraging users from entering components with incomplete data.</w:t>
      </w:r>
    </w:p>
    <w:p w14:paraId="5B4E8615" w14:textId="32D287BB" w:rsidR="000E43FD" w:rsidRPr="00506F64" w:rsidRDefault="00514402" w:rsidP="000E43FD">
      <w:pPr>
        <w:pStyle w:val="Heading2"/>
        <w:rPr>
          <w:b w:val="0"/>
          <w:bCs w:val="0"/>
        </w:rPr>
      </w:pPr>
      <w:bookmarkStart w:id="347" w:name="_Toc177628871"/>
      <w:bookmarkStart w:id="348" w:name="_Toc177722718"/>
      <w:bookmarkStart w:id="349" w:name="_Toc181163135"/>
      <w:bookmarkStart w:id="350" w:name="_Toc181338800"/>
      <w:bookmarkStart w:id="351" w:name="_Toc181998204"/>
      <w:bookmarkStart w:id="352" w:name="_Toc189238997"/>
      <w:r>
        <w:t>Components where the alignment is vague due to syntax</w:t>
      </w:r>
      <w:bookmarkEnd w:id="347"/>
      <w:bookmarkEnd w:id="348"/>
      <w:bookmarkEnd w:id="349"/>
      <w:bookmarkEnd w:id="350"/>
      <w:bookmarkEnd w:id="351"/>
      <w:bookmarkEnd w:id="352"/>
    </w:p>
    <w:p w14:paraId="4FF1B6E6" w14:textId="1FAE6A0A" w:rsidR="000E43FD" w:rsidRPr="00506F64" w:rsidRDefault="000E43FD" w:rsidP="000E43FD">
      <w:r>
        <w:t xml:space="preserve">In some cases, </w:t>
      </w:r>
      <w:r w:rsidRPr="00950190">
        <w:t xml:space="preserve">two components </w:t>
      </w:r>
      <w:r>
        <w:t>might</w:t>
      </w:r>
      <w:r w:rsidRPr="00950190">
        <w:t xml:space="preserve"> not clearly align</w:t>
      </w:r>
      <w:r>
        <w:t xml:space="preserve"> the way they are defined in the source documents</w:t>
      </w:r>
      <w:r w:rsidRPr="00950190">
        <w:t xml:space="preserve">, </w:t>
      </w:r>
      <w:r>
        <w:t>but probably have a compliance relationship if one or both of the components were redefined. In this case, add comments that explain this situation and bring these notes to the working group to determine whether and how to recommend revisions to the owners of the source documents.</w:t>
      </w:r>
    </w:p>
    <w:p w14:paraId="163DBAE9" w14:textId="77777777" w:rsidR="000E43FD" w:rsidRDefault="000E43FD" w:rsidP="00F028A7">
      <w:pPr>
        <w:ind w:left="810"/>
      </w:pPr>
    </w:p>
    <w:p w14:paraId="55852A6C" w14:textId="77777777" w:rsidR="002D4580" w:rsidRPr="00506F64" w:rsidRDefault="002D4580" w:rsidP="002D4580">
      <w:pPr>
        <w:rPr>
          <w:rFonts w:eastAsia="Arial" w:cs="Arial"/>
          <w:color w:val="000000" w:themeColor="text1"/>
          <w:szCs w:val="24"/>
        </w:rPr>
      </w:pPr>
      <w:r w:rsidRPr="016D5441">
        <w:rPr>
          <w:rFonts w:eastAsia="Arial" w:cs="Arial"/>
          <w:b/>
          <w:bCs/>
          <w:color w:val="000000" w:themeColor="text1"/>
        </w:rPr>
        <w:t>How to prepare crosswalk development files</w:t>
      </w:r>
    </w:p>
    <w:p w14:paraId="70B9643F" w14:textId="77777777" w:rsidR="002D4580" w:rsidRDefault="002D4580" w:rsidP="002D4580">
      <w:pPr>
        <w:rPr>
          <w:rFonts w:eastAsia="Arial" w:cs="Arial"/>
          <w:color w:val="000000" w:themeColor="text1"/>
        </w:rPr>
      </w:pPr>
    </w:p>
    <w:p w14:paraId="1347BE20" w14:textId="77777777" w:rsidR="002D4580" w:rsidRDefault="002D4580" w:rsidP="002D4580">
      <w:pPr>
        <w:rPr>
          <w:rFonts w:eastAsia="Arial" w:cs="Arial"/>
          <w:color w:val="000000" w:themeColor="text1"/>
        </w:rPr>
      </w:pPr>
    </w:p>
    <w:p w14:paraId="42558134" w14:textId="77777777" w:rsidR="002D4580" w:rsidRDefault="002D4580" w:rsidP="002D4580">
      <w:pPr>
        <w:rPr>
          <w:rFonts w:eastAsia="Arial" w:cs="Arial"/>
          <w:color w:val="000000" w:themeColor="text1"/>
        </w:rPr>
      </w:pPr>
    </w:p>
    <w:p w14:paraId="654A8ED7" w14:textId="77777777" w:rsidR="002D4580" w:rsidRPr="00506F64" w:rsidRDefault="002D4580" w:rsidP="002D4580">
      <w:pPr>
        <w:rPr>
          <w:rFonts w:eastAsia="Arial" w:cs="Arial"/>
          <w:color w:val="000000" w:themeColor="text1"/>
          <w:szCs w:val="24"/>
        </w:rPr>
      </w:pPr>
      <w:r w:rsidRPr="00506F64">
        <w:rPr>
          <w:noProof/>
        </w:rPr>
        <mc:AlternateContent>
          <mc:Choice Requires="wps">
            <w:drawing>
              <wp:anchor distT="0" distB="0" distL="114300" distR="114300" simplePos="0" relativeHeight="251646976" behindDoc="0" locked="0" layoutInCell="1" allowOverlap="1" wp14:anchorId="1433DACE" wp14:editId="245DBFAB">
                <wp:simplePos x="0" y="0"/>
                <wp:positionH relativeFrom="column">
                  <wp:posOffset>485140</wp:posOffset>
                </wp:positionH>
                <wp:positionV relativeFrom="paragraph">
                  <wp:posOffset>3663950</wp:posOffset>
                </wp:positionV>
                <wp:extent cx="5888355" cy="635"/>
                <wp:effectExtent l="0" t="0" r="0" b="0"/>
                <wp:wrapTopAndBottom/>
                <wp:docPr id="3" name="Text Box 3"/>
                <wp:cNvGraphicFramePr/>
                <a:graphic xmlns:a="http://schemas.openxmlformats.org/drawingml/2006/main">
                  <a:graphicData uri="http://schemas.microsoft.com/office/word/2010/wordprocessingShape">
                    <wps:wsp>
                      <wps:cNvSpPr txBox="1"/>
                      <wps:spPr>
                        <a:xfrm>
                          <a:off x="0" y="0"/>
                          <a:ext cx="5888355" cy="635"/>
                        </a:xfrm>
                        <a:prstGeom prst="rect">
                          <a:avLst/>
                        </a:prstGeom>
                        <a:solidFill>
                          <a:prstClr val="white"/>
                        </a:solidFill>
                        <a:ln>
                          <a:noFill/>
                        </a:ln>
                      </wps:spPr>
                      <wps:txbx>
                        <w:txbxContent>
                          <w:p w14:paraId="2D1234B2" w14:textId="20E6F07E" w:rsidR="002D4580" w:rsidRPr="00E40973" w:rsidRDefault="002D4580" w:rsidP="002D4580">
                            <w:pPr>
                              <w:jc w:val="center"/>
                              <w:rPr>
                                <w:i/>
                                <w:iCs/>
                              </w:rPr>
                            </w:pPr>
                            <w:bookmarkStart w:id="353" w:name="_Toc181338877"/>
                            <w:bookmarkStart w:id="354" w:name="_Toc181998281"/>
                            <w:bookmarkStart w:id="355" w:name="_Toc199324631"/>
                            <w:r w:rsidRPr="00E40973">
                              <w:rPr>
                                <w:i/>
                                <w:iCs/>
                              </w:rPr>
                              <w:t xml:space="preserve">Figure </w:t>
                            </w:r>
                            <w:r w:rsidRPr="00E40973">
                              <w:rPr>
                                <w:i/>
                                <w:iCs/>
                              </w:rPr>
                              <w:fldChar w:fldCharType="begin"/>
                            </w:r>
                            <w:r w:rsidRPr="00E40973">
                              <w:rPr>
                                <w:i/>
                                <w:iCs/>
                              </w:rPr>
                              <w:instrText xml:space="preserve"> SEQ Figure \* ARABIC </w:instrText>
                            </w:r>
                            <w:r w:rsidRPr="00E40973">
                              <w:rPr>
                                <w:i/>
                                <w:iCs/>
                              </w:rPr>
                              <w:fldChar w:fldCharType="separate"/>
                            </w:r>
                            <w:r w:rsidR="00A95858">
                              <w:rPr>
                                <w:i/>
                                <w:iCs/>
                                <w:noProof/>
                              </w:rPr>
                              <w:t>7</w:t>
                            </w:r>
                            <w:r w:rsidRPr="00E40973">
                              <w:rPr>
                                <w:i/>
                                <w:iCs/>
                              </w:rPr>
                              <w:fldChar w:fldCharType="end"/>
                            </w:r>
                            <w:r w:rsidRPr="00E40973">
                              <w:rPr>
                                <w:i/>
                                <w:iCs/>
                              </w:rPr>
                              <w:t>: Example Enabling Sources and Components Table</w:t>
                            </w:r>
                            <w:bookmarkEnd w:id="353"/>
                            <w:bookmarkEnd w:id="354"/>
                            <w:bookmarkEnd w:id="3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433DACE" id="_x0000_t202" coordsize="21600,21600" o:spt="202" path="m,l,21600r21600,l21600,xe">
                <v:stroke joinstyle="miter"/>
                <v:path gradientshapeok="t" o:connecttype="rect"/>
              </v:shapetype>
              <v:shape id="Text Box 3" o:spid="_x0000_s1026" type="#_x0000_t202" style="position:absolute;margin-left:38.2pt;margin-top:288.5pt;width:463.65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" stroked="f">
                <v:textbox style="mso-fit-shape-to-text:t" inset="0,0,0,0">
                  <w:txbxContent>
                    <w:p w14:paraId="2D1234B2" w14:textId="20E6F07E" w:rsidR="002D4580" w:rsidRPr="00E40973" w:rsidRDefault="002D4580" w:rsidP="002D4580">
                      <w:pPr>
                        <w:jc w:val="center"/>
                        <w:rPr>
                          <w:i/>
                          <w:iCs/>
                        </w:rPr>
                      </w:pPr>
                      <w:bookmarkStart w:id="309" w:name="_Toc181338877"/>
                      <w:bookmarkStart w:id="310" w:name="_Toc181998281"/>
                      <w:bookmarkStart w:id="311" w:name="_Toc199324631"/>
                      <w:r w:rsidRPr="00E40973">
                        <w:rPr>
                          <w:i/>
                          <w:iCs/>
                        </w:rPr>
                        <w:t xml:space="preserve">Figure </w:t>
                      </w:r>
                      <w:r w:rsidRPr="00E40973">
                        <w:rPr>
                          <w:i/>
                          <w:iCs/>
                        </w:rPr>
                        <w:fldChar w:fldCharType="begin"/>
                      </w:r>
                      <w:r w:rsidRPr="00E40973">
                        <w:rPr>
                          <w:i/>
                          <w:iCs/>
                        </w:rPr>
                        <w:instrText xml:space="preserve"> SEQ Figure \* ARABIC </w:instrText>
                      </w:r>
                      <w:r w:rsidRPr="00E40973">
                        <w:rPr>
                          <w:i/>
                          <w:iCs/>
                        </w:rPr>
                        <w:fldChar w:fldCharType="separate"/>
                      </w:r>
                      <w:r w:rsidR="00A95858">
                        <w:rPr>
                          <w:i/>
                          <w:iCs/>
                          <w:noProof/>
                        </w:rPr>
                        <w:t>7</w:t>
                      </w:r>
                      <w:r w:rsidRPr="00E40973">
                        <w:rPr>
                          <w:i/>
                          <w:iCs/>
                        </w:rPr>
                        <w:fldChar w:fldCharType="end"/>
                      </w:r>
                      <w:r w:rsidRPr="00E40973">
                        <w:rPr>
                          <w:i/>
                          <w:iCs/>
                        </w:rPr>
                        <w:t>: Example Enabling Sources and Components Table</w:t>
                      </w:r>
                      <w:bookmarkEnd w:id="309"/>
                      <w:bookmarkEnd w:id="310"/>
                      <w:bookmarkEnd w:id="311"/>
                    </w:p>
                  </w:txbxContent>
                </v:textbox>
                <w10:wrap type="topAndBottom"/>
              </v:shape>
            </w:pict>
          </mc:Fallback>
        </mc:AlternateContent>
      </w:r>
      <w:r w:rsidRPr="00506F64">
        <w:rPr>
          <w:noProof/>
        </w:rPr>
        <w:drawing>
          <wp:anchor distT="91440" distB="91440" distL="114300" distR="114300" simplePos="0" relativeHeight="251657216" behindDoc="0" locked="0" layoutInCell="1" allowOverlap="1" wp14:anchorId="3B8ECAC1" wp14:editId="70051A76">
            <wp:simplePos x="0" y="0"/>
            <wp:positionH relativeFrom="margin">
              <wp:posOffset>485140</wp:posOffset>
            </wp:positionH>
            <wp:positionV relativeFrom="paragraph">
              <wp:posOffset>626110</wp:posOffset>
            </wp:positionV>
            <wp:extent cx="5888736" cy="2980944"/>
            <wp:effectExtent l="0" t="0" r="0" b="0"/>
            <wp:wrapTopAndBottom/>
            <wp:docPr id="2065584790" name="Picture 2065584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5888736" cy="2980944"/>
                    </a:xfrm>
                    <a:prstGeom prst="rect">
                      <a:avLst/>
                    </a:prstGeom>
                  </pic:spPr>
                </pic:pic>
              </a:graphicData>
            </a:graphic>
            <wp14:sizeRelH relativeFrom="margin">
              <wp14:pctWidth>0</wp14:pctWidth>
            </wp14:sizeRelH>
            <wp14:sizeRelV relativeFrom="margin">
              <wp14:pctHeight>0</wp14:pctHeight>
            </wp14:sizeRelV>
          </wp:anchor>
        </w:drawing>
      </w:r>
      <w:r w:rsidRPr="00506F64">
        <w:rPr>
          <w:rFonts w:eastAsia="Arial" w:cs="Arial"/>
          <w:color w:val="000000" w:themeColor="text1"/>
          <w:szCs w:val="24"/>
        </w:rPr>
        <w:t>In this case, the files needed to develop a new crosswalk consist of two tables. The first table lists all of the Enabling Sources and Components for the desired crosswalk and nothing else. (This is the leftmost tab in Figure 7.)</w:t>
      </w:r>
    </w:p>
    <w:p w14:paraId="7856BDF8" w14:textId="77777777" w:rsidR="002D4580" w:rsidRPr="00506F64" w:rsidRDefault="002D4580" w:rsidP="002D4580">
      <w:pPr>
        <w:rPr>
          <w:rFonts w:eastAsia="Arial" w:cs="Arial"/>
          <w:color w:val="000000" w:themeColor="text1"/>
          <w:szCs w:val="24"/>
        </w:rPr>
      </w:pPr>
    </w:p>
    <w:p w14:paraId="32C2DA91" w14:textId="77777777" w:rsidR="002D4580" w:rsidRPr="00506F64" w:rsidRDefault="002D4580" w:rsidP="002D4580">
      <w:pPr>
        <w:rPr>
          <w:rFonts w:eastAsia="Arial" w:cs="Arial"/>
          <w:color w:val="000000" w:themeColor="text1"/>
          <w:szCs w:val="24"/>
        </w:rPr>
      </w:pPr>
      <w:r w:rsidRPr="00506F64">
        <w:rPr>
          <w:rFonts w:eastAsia="Arial" w:cs="Arial"/>
          <w:color w:val="000000" w:themeColor="text1"/>
          <w:szCs w:val="24"/>
        </w:rPr>
        <w:t>The second table (Figure 6) lists all of the Dependent Sources and Components for the desired crosswalk and nothing else. (The second table is the rightmost tab shown in Figure 7.)</w:t>
      </w:r>
    </w:p>
    <w:p w14:paraId="7847AFBC" w14:textId="77777777" w:rsidR="002D4580" w:rsidRPr="00506F64" w:rsidRDefault="002D4580" w:rsidP="002D4580">
      <w:pPr>
        <w:rPr>
          <w:rFonts w:eastAsia="Arial" w:cs="Arial"/>
          <w:color w:val="000000" w:themeColor="text1"/>
          <w:szCs w:val="24"/>
        </w:rPr>
      </w:pPr>
      <w:r w:rsidRPr="00506F64">
        <w:rPr>
          <w:noProof/>
        </w:rPr>
        <mc:AlternateContent>
          <mc:Choice Requires="wps">
            <w:drawing>
              <wp:anchor distT="0" distB="0" distL="114300" distR="114300" simplePos="0" relativeHeight="251651072" behindDoc="0" locked="0" layoutInCell="1" allowOverlap="1" wp14:anchorId="0ED52498" wp14:editId="21E99B49">
                <wp:simplePos x="0" y="0"/>
                <wp:positionH relativeFrom="column">
                  <wp:posOffset>495300</wp:posOffset>
                </wp:positionH>
                <wp:positionV relativeFrom="paragraph">
                  <wp:posOffset>2992120</wp:posOffset>
                </wp:positionV>
                <wp:extent cx="5861050" cy="635"/>
                <wp:effectExtent l="0" t="0" r="0" b="0"/>
                <wp:wrapTopAndBottom/>
                <wp:docPr id="4" name="Text Box 4"/>
                <wp:cNvGraphicFramePr/>
                <a:graphic xmlns:a="http://schemas.openxmlformats.org/drawingml/2006/main">
                  <a:graphicData uri="http://schemas.microsoft.com/office/word/2010/wordprocessingShape">
                    <wps:wsp>
                      <wps:cNvSpPr txBox="1"/>
                      <wps:spPr>
                        <a:xfrm>
                          <a:off x="0" y="0"/>
                          <a:ext cx="5861050" cy="635"/>
                        </a:xfrm>
                        <a:prstGeom prst="rect">
                          <a:avLst/>
                        </a:prstGeom>
                        <a:solidFill>
                          <a:prstClr val="white"/>
                        </a:solidFill>
                        <a:ln>
                          <a:noFill/>
                        </a:ln>
                      </wps:spPr>
                      <wps:txbx>
                        <w:txbxContent>
                          <w:p w14:paraId="2E7C4B7C" w14:textId="3E72AB03" w:rsidR="002D4580" w:rsidRPr="00E40973" w:rsidRDefault="002D4580" w:rsidP="002D4580">
                            <w:pPr>
                              <w:jc w:val="center"/>
                              <w:rPr>
                                <w:i/>
                                <w:iCs/>
                              </w:rPr>
                            </w:pPr>
                            <w:bookmarkStart w:id="356" w:name="_Toc181338878"/>
                            <w:bookmarkStart w:id="357" w:name="_Toc181998282"/>
                            <w:bookmarkStart w:id="358" w:name="_Toc199324632"/>
                            <w:r w:rsidRPr="00E40973">
                              <w:rPr>
                                <w:i/>
                                <w:iCs/>
                              </w:rPr>
                              <w:t xml:space="preserve">Figure </w:t>
                            </w:r>
                            <w:r w:rsidRPr="00E40973">
                              <w:rPr>
                                <w:i/>
                                <w:iCs/>
                              </w:rPr>
                              <w:fldChar w:fldCharType="begin"/>
                            </w:r>
                            <w:r w:rsidRPr="00E40973">
                              <w:rPr>
                                <w:i/>
                                <w:iCs/>
                              </w:rPr>
                              <w:instrText xml:space="preserve"> SEQ Figure \* ARABIC </w:instrText>
                            </w:r>
                            <w:r w:rsidRPr="00E40973">
                              <w:rPr>
                                <w:i/>
                                <w:iCs/>
                              </w:rPr>
                              <w:fldChar w:fldCharType="separate"/>
                            </w:r>
                            <w:r w:rsidR="00A95858">
                              <w:rPr>
                                <w:i/>
                                <w:iCs/>
                                <w:noProof/>
                              </w:rPr>
                              <w:t>8</w:t>
                            </w:r>
                            <w:r w:rsidRPr="00E40973">
                              <w:rPr>
                                <w:i/>
                                <w:iCs/>
                              </w:rPr>
                              <w:fldChar w:fldCharType="end"/>
                            </w:r>
                            <w:r w:rsidRPr="00E40973">
                              <w:rPr>
                                <w:i/>
                                <w:iCs/>
                              </w:rPr>
                              <w:t>: Example Dependent Source and Components Table</w:t>
                            </w:r>
                            <w:bookmarkEnd w:id="356"/>
                            <w:bookmarkEnd w:id="357"/>
                            <w:bookmarkEnd w:id="3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D52498" id="Text Box 4" o:spid="_x0000_s1027" type="#_x0000_t202" style="position:absolute;margin-left:39pt;margin-top:235.6pt;width:461.5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" stroked="f">
                <v:textbox style="mso-fit-shape-to-text:t" inset="0,0,0,0">
                  <w:txbxContent>
                    <w:p w14:paraId="2E7C4B7C" w14:textId="3E72AB03" w:rsidR="002D4580" w:rsidRPr="00E40973" w:rsidRDefault="002D4580" w:rsidP="002D4580">
                      <w:pPr>
                        <w:jc w:val="center"/>
                        <w:rPr>
                          <w:i/>
                          <w:iCs/>
                        </w:rPr>
                      </w:pPr>
                      <w:bookmarkStart w:id="315" w:name="_Toc181338878"/>
                      <w:bookmarkStart w:id="316" w:name="_Toc181998282"/>
                      <w:bookmarkStart w:id="317" w:name="_Toc199324632"/>
                      <w:r w:rsidRPr="00E40973">
                        <w:rPr>
                          <w:i/>
                          <w:iCs/>
                        </w:rPr>
                        <w:t xml:space="preserve">Figure </w:t>
                      </w:r>
                      <w:r w:rsidRPr="00E40973">
                        <w:rPr>
                          <w:i/>
                          <w:iCs/>
                        </w:rPr>
                        <w:fldChar w:fldCharType="begin"/>
                      </w:r>
                      <w:r w:rsidRPr="00E40973">
                        <w:rPr>
                          <w:i/>
                          <w:iCs/>
                        </w:rPr>
                        <w:instrText xml:space="preserve"> SEQ Figure \* ARABIC </w:instrText>
                      </w:r>
                      <w:r w:rsidRPr="00E40973">
                        <w:rPr>
                          <w:i/>
                          <w:iCs/>
                        </w:rPr>
                        <w:fldChar w:fldCharType="separate"/>
                      </w:r>
                      <w:r w:rsidR="00A95858">
                        <w:rPr>
                          <w:i/>
                          <w:iCs/>
                          <w:noProof/>
                        </w:rPr>
                        <w:t>8</w:t>
                      </w:r>
                      <w:r w:rsidRPr="00E40973">
                        <w:rPr>
                          <w:i/>
                          <w:iCs/>
                        </w:rPr>
                        <w:fldChar w:fldCharType="end"/>
                      </w:r>
                      <w:r w:rsidRPr="00E40973">
                        <w:rPr>
                          <w:i/>
                          <w:iCs/>
                        </w:rPr>
                        <w:t>: Example Dependent Source and Components Table</w:t>
                      </w:r>
                      <w:bookmarkEnd w:id="315"/>
                      <w:bookmarkEnd w:id="316"/>
                      <w:bookmarkEnd w:id="317"/>
                    </w:p>
                  </w:txbxContent>
                </v:textbox>
                <w10:wrap type="topAndBottom"/>
              </v:shape>
            </w:pict>
          </mc:Fallback>
        </mc:AlternateContent>
      </w:r>
      <w:r w:rsidRPr="00506F64">
        <w:rPr>
          <w:noProof/>
        </w:rPr>
        <w:drawing>
          <wp:anchor distT="91440" distB="91440" distL="114300" distR="114300" simplePos="0" relativeHeight="251649024" behindDoc="0" locked="0" layoutInCell="1" allowOverlap="1" wp14:anchorId="19F6FE9D" wp14:editId="33927E44">
            <wp:simplePos x="0" y="0"/>
            <wp:positionH relativeFrom="margin">
              <wp:align>center</wp:align>
            </wp:positionH>
            <wp:positionV relativeFrom="paragraph">
              <wp:posOffset>0</wp:posOffset>
            </wp:positionV>
            <wp:extent cx="5861304" cy="2935224"/>
            <wp:effectExtent l="0" t="0" r="6350" b="0"/>
            <wp:wrapTopAndBottom/>
            <wp:docPr id="2027729057" name="Picture 2027729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5861304" cy="2935224"/>
                    </a:xfrm>
                    <a:prstGeom prst="rect">
                      <a:avLst/>
                    </a:prstGeom>
                  </pic:spPr>
                </pic:pic>
              </a:graphicData>
            </a:graphic>
            <wp14:sizeRelH relativeFrom="margin">
              <wp14:pctWidth>0</wp14:pctWidth>
            </wp14:sizeRelH>
            <wp14:sizeRelV relativeFrom="margin">
              <wp14:pctHeight>0</wp14:pctHeight>
            </wp14:sizeRelV>
          </wp:anchor>
        </w:drawing>
      </w:r>
    </w:p>
    <w:p w14:paraId="712DAEF0" w14:textId="77777777" w:rsidR="002D4580" w:rsidRPr="00506F64" w:rsidRDefault="002D4580" w:rsidP="002D4580">
      <w:pPr>
        <w:rPr>
          <w:rFonts w:eastAsia="Arial" w:cs="Arial"/>
          <w:color w:val="000000" w:themeColor="text1"/>
          <w:szCs w:val="24"/>
        </w:rPr>
      </w:pPr>
      <w:r w:rsidRPr="00506F64">
        <w:rPr>
          <w:rFonts w:eastAsia="Arial" w:cs="Arial"/>
          <w:color w:val="000000" w:themeColor="text1"/>
          <w:szCs w:val="24"/>
        </w:rPr>
        <w:t>Each table should only represent one Source. If you are mapping multiple Enabling Sources or multiple Enabling Components, separate these mappings activity into multiple tables so that your crosswalk development files cite either one Enabling Source or one Dependent Source.</w:t>
      </w:r>
    </w:p>
    <w:p w14:paraId="009D1FE8" w14:textId="77777777" w:rsidR="002D4580" w:rsidRPr="00506F64" w:rsidRDefault="002D4580" w:rsidP="002D4580">
      <w:pPr>
        <w:rPr>
          <w:rFonts w:eastAsia="Arial" w:cs="Arial"/>
          <w:color w:val="000000" w:themeColor="text1"/>
          <w:szCs w:val="24"/>
        </w:rPr>
      </w:pPr>
      <w:r w:rsidRPr="00506F64">
        <w:rPr>
          <w:rFonts w:eastAsia="Arial" w:cs="Arial"/>
          <w:color w:val="000000" w:themeColor="text1"/>
          <w:szCs w:val="24"/>
        </w:rPr>
        <w:t>If the production dataset already includes all of the Enabling Components and Dependent Components being analyzed, it might be possible to minimize rework by copying the production database to both of the crosswalk tables and deleting the records for sources other than the source that is being crosswalked.</w:t>
      </w:r>
    </w:p>
    <w:p w14:paraId="26DDBE5B" w14:textId="77777777" w:rsidR="002D4580" w:rsidRPr="00506F64" w:rsidRDefault="002D4580" w:rsidP="002D4580">
      <w:pPr>
        <w:rPr>
          <w:rFonts w:eastAsia="Arial" w:cs="Arial"/>
          <w:color w:val="000000" w:themeColor="text1"/>
          <w:szCs w:val="24"/>
        </w:rPr>
      </w:pPr>
      <w:r w:rsidRPr="00506F64">
        <w:rPr>
          <w:noProof/>
        </w:rPr>
        <mc:AlternateContent>
          <mc:Choice Requires="wps">
            <w:drawing>
              <wp:anchor distT="0" distB="0" distL="114300" distR="114300" simplePos="0" relativeHeight="251655168" behindDoc="0" locked="0" layoutInCell="1" allowOverlap="1" wp14:anchorId="1602B725" wp14:editId="0138C203">
                <wp:simplePos x="0" y="0"/>
                <wp:positionH relativeFrom="column">
                  <wp:posOffset>1475105</wp:posOffset>
                </wp:positionH>
                <wp:positionV relativeFrom="paragraph">
                  <wp:posOffset>1364615</wp:posOffset>
                </wp:positionV>
                <wp:extent cx="3907790" cy="635"/>
                <wp:effectExtent l="0" t="0" r="0" b="0"/>
                <wp:wrapTopAndBottom/>
                <wp:docPr id="352745794" name="Text Box 352745794"/>
                <wp:cNvGraphicFramePr/>
                <a:graphic xmlns:a="http://schemas.openxmlformats.org/drawingml/2006/main">
                  <a:graphicData uri="http://schemas.microsoft.com/office/word/2010/wordprocessingShape">
                    <wps:wsp>
                      <wps:cNvSpPr txBox="1"/>
                      <wps:spPr>
                        <a:xfrm>
                          <a:off x="0" y="0"/>
                          <a:ext cx="3907790" cy="635"/>
                        </a:xfrm>
                        <a:prstGeom prst="rect">
                          <a:avLst/>
                        </a:prstGeom>
                        <a:solidFill>
                          <a:prstClr val="white"/>
                        </a:solidFill>
                        <a:ln>
                          <a:noFill/>
                        </a:ln>
                      </wps:spPr>
                      <wps:txbx>
                        <w:txbxContent>
                          <w:p w14:paraId="71689E13" w14:textId="540ACF5C" w:rsidR="002D4580" w:rsidRPr="00F03837" w:rsidRDefault="002D4580" w:rsidP="002D4580">
                            <w:pPr>
                              <w:jc w:val="center"/>
                              <w:rPr>
                                <w:i/>
                                <w:iCs/>
                              </w:rPr>
                            </w:pPr>
                            <w:bookmarkStart w:id="359" w:name="_Toc181338879"/>
                            <w:bookmarkStart w:id="360" w:name="_Toc181998283"/>
                            <w:bookmarkStart w:id="361" w:name="_Toc199324633"/>
                            <w:r w:rsidRPr="00F03837">
                              <w:rPr>
                                <w:i/>
                                <w:iCs/>
                              </w:rPr>
                              <w:t xml:space="preserve">Figure </w:t>
                            </w:r>
                            <w:r w:rsidRPr="00F03837">
                              <w:rPr>
                                <w:i/>
                                <w:iCs/>
                              </w:rPr>
                              <w:fldChar w:fldCharType="begin"/>
                            </w:r>
                            <w:r w:rsidRPr="00F03837">
                              <w:rPr>
                                <w:i/>
                                <w:iCs/>
                              </w:rPr>
                              <w:instrText xml:space="preserve"> SEQ Figure \* ARABIC </w:instrText>
                            </w:r>
                            <w:r w:rsidRPr="00F03837">
                              <w:rPr>
                                <w:i/>
                                <w:iCs/>
                              </w:rPr>
                              <w:fldChar w:fldCharType="separate"/>
                            </w:r>
                            <w:r w:rsidR="00A95858">
                              <w:rPr>
                                <w:i/>
                                <w:iCs/>
                                <w:noProof/>
                              </w:rPr>
                              <w:t>9</w:t>
                            </w:r>
                            <w:r w:rsidRPr="00F03837">
                              <w:rPr>
                                <w:i/>
                                <w:iCs/>
                              </w:rPr>
                              <w:fldChar w:fldCharType="end"/>
                            </w:r>
                            <w:r w:rsidRPr="00F03837">
                              <w:rPr>
                                <w:i/>
                                <w:iCs/>
                              </w:rPr>
                              <w:t>: Example Table (Tab) Naming Convention</w:t>
                            </w:r>
                            <w:bookmarkEnd w:id="359"/>
                            <w:bookmarkEnd w:id="360"/>
                            <w:bookmarkEnd w:id="3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02B725" id="Text Box 352745794" o:spid="_x0000_s1028" type="#_x0000_t202" style="position:absolute;margin-left:116.15pt;margin-top:107.45pt;width:307.7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" stroked="f">
                <v:textbox style="mso-fit-shape-to-text:t" inset="0,0,0,0">
                  <w:txbxContent>
                    <w:p w14:paraId="71689E13" w14:textId="540ACF5C" w:rsidR="002D4580" w:rsidRPr="00F03837" w:rsidRDefault="002D4580" w:rsidP="002D4580">
                      <w:pPr>
                        <w:jc w:val="center"/>
                        <w:rPr>
                          <w:i/>
                          <w:iCs/>
                        </w:rPr>
                      </w:pPr>
                      <w:bookmarkStart w:id="321" w:name="_Toc181338879"/>
                      <w:bookmarkStart w:id="322" w:name="_Toc181998283"/>
                      <w:bookmarkStart w:id="323" w:name="_Toc199324633"/>
                      <w:r w:rsidRPr="00F03837">
                        <w:rPr>
                          <w:i/>
                          <w:iCs/>
                        </w:rPr>
                        <w:t xml:space="preserve">Figure </w:t>
                      </w:r>
                      <w:r w:rsidRPr="00F03837">
                        <w:rPr>
                          <w:i/>
                          <w:iCs/>
                        </w:rPr>
                        <w:fldChar w:fldCharType="begin"/>
                      </w:r>
                      <w:r w:rsidRPr="00F03837">
                        <w:rPr>
                          <w:i/>
                          <w:iCs/>
                        </w:rPr>
                        <w:instrText xml:space="preserve"> SEQ Figure \* ARABIC </w:instrText>
                      </w:r>
                      <w:r w:rsidRPr="00F03837">
                        <w:rPr>
                          <w:i/>
                          <w:iCs/>
                        </w:rPr>
                        <w:fldChar w:fldCharType="separate"/>
                      </w:r>
                      <w:r w:rsidR="00A95858">
                        <w:rPr>
                          <w:i/>
                          <w:iCs/>
                          <w:noProof/>
                        </w:rPr>
                        <w:t>9</w:t>
                      </w:r>
                      <w:r w:rsidRPr="00F03837">
                        <w:rPr>
                          <w:i/>
                          <w:iCs/>
                        </w:rPr>
                        <w:fldChar w:fldCharType="end"/>
                      </w:r>
                      <w:r w:rsidRPr="00F03837">
                        <w:rPr>
                          <w:i/>
                          <w:iCs/>
                        </w:rPr>
                        <w:t>: Example Table (Tab) Naming Convention</w:t>
                      </w:r>
                      <w:bookmarkEnd w:id="321"/>
                      <w:bookmarkEnd w:id="322"/>
                      <w:bookmarkEnd w:id="323"/>
                    </w:p>
                  </w:txbxContent>
                </v:textbox>
                <w10:wrap type="topAndBottom"/>
              </v:shape>
            </w:pict>
          </mc:Fallback>
        </mc:AlternateContent>
      </w:r>
      <w:r w:rsidRPr="00506F64">
        <w:rPr>
          <w:noProof/>
        </w:rPr>
        <w:drawing>
          <wp:anchor distT="91440" distB="91440" distL="114300" distR="114300" simplePos="0" relativeHeight="251653120" behindDoc="0" locked="0" layoutInCell="1" allowOverlap="1" wp14:anchorId="7977B013" wp14:editId="7FAAB193">
            <wp:simplePos x="0" y="0"/>
            <wp:positionH relativeFrom="margin">
              <wp:align>center</wp:align>
            </wp:positionH>
            <wp:positionV relativeFrom="paragraph">
              <wp:posOffset>502920</wp:posOffset>
            </wp:positionV>
            <wp:extent cx="3908407" cy="804672"/>
            <wp:effectExtent l="0" t="0" r="0" b="0"/>
            <wp:wrapTopAndBottom/>
            <wp:docPr id="2112916881" name="Picture 211291688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16881" name="Picture 2112916881" descr="Graphical user interface&#10;&#10;Description automatically generated with medium confidence"/>
                    <pic:cNvPicPr/>
                  </pic:nvPicPr>
                  <pic:blipFill>
                    <a:blip r:embed="rId40">
                      <a:extLst>
                        <a:ext uri="{28A0092B-C50C-407E-A947-70E740481C1C}">
                          <a14:useLocalDpi xmlns:a14="http://schemas.microsoft.com/office/drawing/2010/main" val="0"/>
                        </a:ext>
                      </a:extLst>
                    </a:blip>
                    <a:stretch>
                      <a:fillRect/>
                    </a:stretch>
                  </pic:blipFill>
                  <pic:spPr>
                    <a:xfrm>
                      <a:off x="0" y="0"/>
                      <a:ext cx="3908407" cy="804672"/>
                    </a:xfrm>
                    <a:prstGeom prst="rect">
                      <a:avLst/>
                    </a:prstGeom>
                  </pic:spPr>
                </pic:pic>
              </a:graphicData>
            </a:graphic>
            <wp14:sizeRelV relativeFrom="margin">
              <wp14:pctHeight>0</wp14:pctHeight>
            </wp14:sizeRelV>
          </wp:anchor>
        </w:drawing>
      </w:r>
      <w:r w:rsidRPr="00506F64">
        <w:rPr>
          <w:noProof/>
        </w:rPr>
        <w:drawing>
          <wp:anchor distT="0" distB="0" distL="114300" distR="114300" simplePos="0" relativeHeight="251679744" behindDoc="1" locked="0" layoutInCell="1" allowOverlap="1" wp14:anchorId="526B56B4" wp14:editId="7AEA0C6E">
            <wp:simplePos x="0" y="0"/>
            <wp:positionH relativeFrom="column">
              <wp:posOffset>0</wp:posOffset>
            </wp:positionH>
            <wp:positionV relativeFrom="paragraph">
              <wp:posOffset>24130</wp:posOffset>
            </wp:positionV>
            <wp:extent cx="375285" cy="375285"/>
            <wp:effectExtent l="0" t="0" r="5715" b="5715"/>
            <wp:wrapTight wrapText="bothSides">
              <wp:wrapPolygon edited="0">
                <wp:start x="0" y="0"/>
                <wp:lineTo x="0" y="20832"/>
                <wp:lineTo x="20832" y="20832"/>
                <wp:lineTo x="20832" y="3289"/>
                <wp:lineTo x="19736" y="0"/>
                <wp:lineTo x="0" y="0"/>
              </wp:wrapPolygon>
            </wp:wrapTight>
            <wp:docPr id="352745793" name="Graphic 352745793" descr="Tool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descr="Tools with solid fill"/>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375285" cy="375285"/>
                    </a:xfrm>
                    <a:prstGeom prst="rect">
                      <a:avLst/>
                    </a:prstGeom>
                  </pic:spPr>
                </pic:pic>
              </a:graphicData>
            </a:graphic>
            <wp14:sizeRelH relativeFrom="margin">
              <wp14:pctWidth>0</wp14:pctWidth>
            </wp14:sizeRelH>
            <wp14:sizeRelV relativeFrom="margin">
              <wp14:pctHeight>0</wp14:pctHeight>
            </wp14:sizeRelV>
          </wp:anchor>
        </w:drawing>
      </w:r>
      <w:r w:rsidRPr="00506F64">
        <w:rPr>
          <w:rFonts w:eastAsia="Arial" w:cs="Arial"/>
          <w:color w:val="000000" w:themeColor="text1"/>
          <w:szCs w:val="24"/>
        </w:rPr>
        <w:t>Name each table with a reference to the sources in each table and the suffix (Enabling) or (Dependent) to identify the source types.</w:t>
      </w:r>
    </w:p>
    <w:p w14:paraId="23DC6FF2" w14:textId="77777777" w:rsidR="002D4580" w:rsidRPr="00506F64" w:rsidRDefault="002D4580" w:rsidP="002D4580">
      <w:pPr>
        <w:rPr>
          <w:rFonts w:eastAsia="Arial" w:cs="Arial"/>
          <w:color w:val="000000" w:themeColor="text1"/>
          <w:szCs w:val="24"/>
        </w:rPr>
      </w:pPr>
    </w:p>
    <w:p w14:paraId="5ABF4F72" w14:textId="77777777" w:rsidR="002D4580" w:rsidRPr="00506F64" w:rsidRDefault="002D4580" w:rsidP="002D4580">
      <w:pPr>
        <w:rPr>
          <w:rFonts w:eastAsia="Arial" w:cs="Arial"/>
          <w:color w:val="000000" w:themeColor="text1"/>
          <w:szCs w:val="24"/>
        </w:rPr>
      </w:pPr>
      <w:r w:rsidRPr="00506F64">
        <w:rPr>
          <w:rFonts w:eastAsia="Arial" w:cs="Arial"/>
          <w:color w:val="000000" w:themeColor="text1"/>
          <w:szCs w:val="24"/>
        </w:rPr>
        <w:t>To complete the data for a crosswalk, compare every Enabling Component to every Dependent Component, and add a record every time delivering an Enabling Component is &gt;50% likely to move the Dependent Component toward its end state in a measurable way.</w:t>
      </w:r>
    </w:p>
    <w:p w14:paraId="7857B744" w14:textId="77777777" w:rsidR="002D4580" w:rsidRPr="00506F64" w:rsidRDefault="002D4580" w:rsidP="002D4580">
      <w:pPr>
        <w:rPr>
          <w:rFonts w:eastAsia="Arial" w:cs="Arial"/>
          <w:color w:val="000000" w:themeColor="text1"/>
          <w:szCs w:val="24"/>
        </w:rPr>
      </w:pPr>
      <w:r w:rsidRPr="00506F64">
        <w:rPr>
          <w:rFonts w:eastAsia="Arial" w:cs="Arial"/>
          <w:color w:val="000000" w:themeColor="text1"/>
          <w:szCs w:val="24"/>
        </w:rPr>
        <w:t>To make these comparisons efficiently, count the number of unique Enabling Components and number of unique Dependent Components, and map all of the components with the greater number against each component with the lesser number, one at a time. For example, if your Enabling Source has seven unique Enabling Components, and your Dependent Source has 11 Dependent Components, it is more efficient to map each Enabling Source one at a time against all of the Dependent Components (seven iterations) than mapping all Enabling Sources against each Dependent Source one at a time (11 iterations).</w:t>
      </w:r>
    </w:p>
    <w:p w14:paraId="4E1D1247" w14:textId="716D5458" w:rsidR="002D4580" w:rsidRDefault="002D4580" w:rsidP="58504E4D">
      <w:pPr>
        <w:spacing w:line="259" w:lineRule="auto"/>
        <w:rPr>
          <w:rFonts w:eastAsia="Arial" w:cs="Arial"/>
          <w:color w:val="000000" w:themeColor="text1"/>
        </w:rPr>
      </w:pPr>
      <w:r w:rsidRPr="00506F64">
        <w:rPr>
          <w:noProof/>
        </w:rPr>
        <w:drawing>
          <wp:anchor distT="0" distB="0" distL="114300" distR="114300" simplePos="0" relativeHeight="251681792" behindDoc="1" locked="0" layoutInCell="1" allowOverlap="1" wp14:anchorId="7FEBDE61" wp14:editId="16BF2A59">
            <wp:simplePos x="0" y="0"/>
            <wp:positionH relativeFrom="column">
              <wp:posOffset>0</wp:posOffset>
            </wp:positionH>
            <wp:positionV relativeFrom="paragraph">
              <wp:posOffset>66040</wp:posOffset>
            </wp:positionV>
            <wp:extent cx="375285" cy="375285"/>
            <wp:effectExtent l="0" t="0" r="5715" b="5715"/>
            <wp:wrapTight wrapText="bothSides">
              <wp:wrapPolygon edited="0">
                <wp:start x="0" y="0"/>
                <wp:lineTo x="0" y="20832"/>
                <wp:lineTo x="20832" y="20832"/>
                <wp:lineTo x="20832" y="3289"/>
                <wp:lineTo x="19736" y="0"/>
                <wp:lineTo x="0" y="0"/>
              </wp:wrapPolygon>
            </wp:wrapTight>
            <wp:docPr id="352745796" name="Graphic 352745796" descr="Tool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descr="Tools with solid fill"/>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375285" cy="375285"/>
                    </a:xfrm>
                    <a:prstGeom prst="rect">
                      <a:avLst/>
                    </a:prstGeom>
                  </pic:spPr>
                </pic:pic>
              </a:graphicData>
            </a:graphic>
            <wp14:sizeRelH relativeFrom="margin">
              <wp14:pctWidth>0</wp14:pctWidth>
            </wp14:sizeRelH>
            <wp14:sizeRelV relativeFrom="margin">
              <wp14:pctHeight>0</wp14:pctHeight>
            </wp14:sizeRelV>
          </wp:anchor>
        </w:drawing>
      </w:r>
      <w:r w:rsidRPr="58504E4D">
        <w:rPr>
          <w:rFonts w:eastAsia="Arial" w:cs="Arial"/>
          <w:color w:val="000000" w:themeColor="text1"/>
        </w:rPr>
        <w:t>To facilitate mapping elements into the crosswalk through the “find” function in Excel, open an instance of a text editor and type in stems of words that could be found in each table. For example, type “</w:t>
      </w:r>
      <w:proofErr w:type="spellStart"/>
      <w:r w:rsidRPr="58504E4D">
        <w:rPr>
          <w:rFonts w:eastAsia="Arial" w:cs="Arial"/>
          <w:color w:val="000000" w:themeColor="text1"/>
        </w:rPr>
        <w:t>availab</w:t>
      </w:r>
      <w:proofErr w:type="spellEnd"/>
      <w:r w:rsidRPr="58504E4D">
        <w:rPr>
          <w:rFonts w:eastAsia="Arial" w:cs="Arial"/>
          <w:color w:val="000000" w:themeColor="text1"/>
        </w:rPr>
        <w:t xml:space="preserve">” to enable finding “availability” and “available” or “suppl” for “supplied” and “supply.” Then use the word stem in the “find” function of Excel in the appropriate tab (or file) to search for the word stem by sheet in Excel. If the word stem is found in the dataset, evaluate the word stem’s context for applicability to the enabling / dependent source pair. </w:t>
      </w:r>
    </w:p>
    <w:p w14:paraId="5C1DBDD7" w14:textId="4BCD78B7" w:rsidR="002D4580" w:rsidRDefault="6B57E63A" w:rsidP="58504E4D">
      <w:pPr>
        <w:rPr>
          <w:rFonts w:eastAsia="Arial" w:cs="Arial"/>
          <w:color w:val="000000" w:themeColor="text1"/>
        </w:rPr>
      </w:pPr>
      <w:r w:rsidRPr="58504E4D">
        <w:rPr>
          <w:b/>
          <w:bCs/>
          <w:i/>
          <w:iCs/>
          <w:u w:val="single"/>
        </w:rPr>
        <w:t>Note:</w:t>
      </w:r>
      <w:r>
        <w:t xml:space="preserve"> </w:t>
      </w:r>
      <w:r w:rsidR="2AD38073">
        <w:t xml:space="preserve">In all likelihood, more automated solutions for crosswalking pairs of sources will be available to you. For example </w:t>
      </w:r>
      <w:r w:rsidR="00094DD5">
        <w:t xml:space="preserve">one agency </w:t>
      </w: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Team has an automated keyword search built into the Mic</w:t>
      </w:r>
      <w:r w:rsidR="1AAEEB2E">
        <w:t xml:space="preserve">rosoft Excel template </w:t>
      </w:r>
      <w:r w:rsidR="7BA847F2">
        <w:t xml:space="preserve">that </w:t>
      </w:r>
      <w:r w:rsidR="1AAEEB2E">
        <w:t xml:space="preserve">they use for crosswalks. IVN Team members are also exploring </w:t>
      </w:r>
      <w:r w:rsidR="3F8B3B9B">
        <w:t>the use of Python scripts to rank-order entire datasets of component descriptions by similarity.</w:t>
      </w:r>
    </w:p>
    <w:p w14:paraId="581EB4F8" w14:textId="132EE857" w:rsidR="002D4580" w:rsidRDefault="6B57E63A" w:rsidP="58504E4D">
      <w:pPr>
        <w:spacing w:line="259" w:lineRule="auto"/>
        <w:rPr>
          <w:rFonts w:eastAsia="Arial" w:cs="Arial"/>
          <w:color w:val="000000" w:themeColor="text1"/>
        </w:rPr>
      </w:pPr>
      <w:r w:rsidRPr="58504E4D">
        <w:rPr>
          <w:rFonts w:eastAsia="Arial" w:cs="Arial"/>
          <w:color w:val="000000" w:themeColor="text1"/>
        </w:rPr>
        <w:t>C</w:t>
      </w:r>
      <w:r w:rsidR="002D4580" w:rsidRPr="58504E4D">
        <w:rPr>
          <w:rFonts w:eastAsia="Arial" w:cs="Arial"/>
          <w:color w:val="000000" w:themeColor="text1"/>
        </w:rPr>
        <w:t>opy the appropriate data from the source component and paste it into the appropriate row in the other source document file or tab. (For example, if “suppl” finds “supplied” in an enabling source component that is an applicable and relevant mapping to a dependent source document, then copy the enabling source component data (the row across three or more columns potentially) and paste that data into the appropriate row under the appropriate columns for the enabling source component.)</w:t>
      </w:r>
    </w:p>
    <w:p w14:paraId="2D11854E" w14:textId="77777777" w:rsidR="002D4580" w:rsidRPr="00506F64" w:rsidRDefault="002D4580" w:rsidP="002D4580">
      <w:pPr>
        <w:ind w:left="720" w:hanging="720"/>
        <w:rPr>
          <w:rFonts w:eastAsia="Arial" w:cs="Arial"/>
          <w:color w:val="000000" w:themeColor="text1"/>
          <w:szCs w:val="24"/>
        </w:rPr>
      </w:pPr>
      <w:r>
        <w:rPr>
          <w:rFonts w:eastAsia="Arial" w:cs="Arial"/>
          <w:color w:val="000000" w:themeColor="text1"/>
          <w:szCs w:val="24"/>
        </w:rPr>
        <w:t>Validate that the URLs for the governance documents are correct, and that each citation of the same governance document cite the same URL.</w:t>
      </w:r>
    </w:p>
    <w:p w14:paraId="5D1B4FA9" w14:textId="77777777" w:rsidR="00937100" w:rsidRPr="00506F64" w:rsidRDefault="00937100" w:rsidP="003B52D4"/>
    <w:p w14:paraId="21D5C42E" w14:textId="562F68D8" w:rsidR="00C82F99" w:rsidRPr="00A47B90" w:rsidRDefault="00932BD8" w:rsidP="00C82F99">
      <w:pPr>
        <w:pStyle w:val="Heading1"/>
      </w:pPr>
      <w:bookmarkStart w:id="362" w:name="_Toc177628872"/>
      <w:bookmarkStart w:id="363" w:name="_Toc177722719"/>
      <w:bookmarkStart w:id="364" w:name="_Toc181163136"/>
      <w:bookmarkStart w:id="365" w:name="_Toc181338801"/>
      <w:bookmarkStart w:id="366" w:name="_Toc181998205"/>
      <w:bookmarkStart w:id="367" w:name="_Toc189238998"/>
      <w:r>
        <w:t xml:space="preserve">Inspect (QC) </w:t>
      </w:r>
      <w:r w:rsidR="003E159C">
        <w:t>c</w:t>
      </w:r>
      <w:r>
        <w:t>rosswalk</w:t>
      </w:r>
      <w:r w:rsidR="003E159C">
        <w:t>s</w:t>
      </w:r>
      <w:r>
        <w:t xml:space="preserve"> for accurate syntax and confidence of alignments</w:t>
      </w:r>
      <w:bookmarkEnd w:id="362"/>
      <w:bookmarkEnd w:id="363"/>
      <w:bookmarkEnd w:id="364"/>
      <w:bookmarkEnd w:id="365"/>
      <w:bookmarkEnd w:id="366"/>
      <w:bookmarkEnd w:id="367"/>
    </w:p>
    <w:p w14:paraId="20D3E211" w14:textId="3AC24DDC" w:rsidR="00C82F99" w:rsidRDefault="00E3625C" w:rsidP="00C82F99">
      <w:r>
        <w:t>A team member other than the members who created the crosswalk i</w:t>
      </w:r>
      <w:r w:rsidRPr="003D4E76">
        <w:t>nspect</w:t>
      </w:r>
      <w:r>
        <w:t>s</w:t>
      </w:r>
      <w:r w:rsidRPr="003D4E76">
        <w:t xml:space="preserve"> (QC</w:t>
      </w:r>
      <w:r>
        <w:t>s</w:t>
      </w:r>
      <w:r w:rsidRPr="003D4E76">
        <w:t xml:space="preserve">) the </w:t>
      </w:r>
      <w:r>
        <w:t>alignments in the crosswalk</w:t>
      </w:r>
      <w:r w:rsidRPr="003D4E76">
        <w:t xml:space="preserve"> for accurate syntax</w:t>
      </w:r>
      <w:r w:rsidR="00932BD8" w:rsidRPr="00932BD8">
        <w:t xml:space="preserve"> and confidence of alignments.</w:t>
      </w:r>
      <w:r>
        <w:t xml:space="preserve"> </w:t>
      </w:r>
      <w:r w:rsidR="00F459D9">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F459D9">
        <w:t xml:space="preserve"> </w:t>
      </w:r>
      <w:proofErr w:type="spellStart"/>
      <w:r w:rsidR="00F459D9">
        <w:t>crosswalkers</w:t>
      </w:r>
      <w:proofErr w:type="spellEnd"/>
      <w:r w:rsidR="00F459D9">
        <w:t xml:space="preserve"> apply high criteria to whether </w:t>
      </w:r>
      <w:r w:rsidR="008D783E">
        <w:t>requirements align, using a “when in doubt, leave it out” strategy.</w:t>
      </w:r>
    </w:p>
    <w:p w14:paraId="08219E6E" w14:textId="1F4FA9CC" w:rsidR="00DF7AC9" w:rsidRPr="00506F64" w:rsidRDefault="00DF7AC9" w:rsidP="00DF7AC9">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crosswalks are</w:t>
      </w:r>
      <w:r w:rsidRPr="00506F64">
        <w:t xml:space="preserve"> of high quality when </w:t>
      </w:r>
      <w:r>
        <w:t>they</w:t>
      </w:r>
      <w:r w:rsidRPr="00506F64">
        <w:t xml:space="preserve"> </w:t>
      </w:r>
      <w:r>
        <w:t>deliver policymaking evidence to</w:t>
      </w:r>
      <w:r w:rsidRPr="00506F64">
        <w:t xml:space="preserve"> clients, decisionmakers, downstream applications, and </w:t>
      </w:r>
      <w:r>
        <w:t>program managers</w:t>
      </w:r>
      <w:r w:rsidRPr="00506F64">
        <w:t xml:space="preserve">. </w:t>
      </w:r>
      <w:r>
        <w:t xml:space="preserve">Quality Control (QC) inspections of IVN crosswalks consist of two activities: inspecting IVN data for logical and syntax errors, and </w:t>
      </w:r>
      <w:bookmarkStart w:id="368" w:name="_Hlk155841686"/>
      <w:r>
        <w:t>validating that delivering the Enabling Component would probably progress the Dependent Component toward its end state in some measurable way</w:t>
      </w:r>
      <w:bookmarkEnd w:id="368"/>
      <w:r>
        <w:t>. These activities are crucial to ensure that the relationships in the dataset remain clear and reliable as developers interpret the data into products that support strategic communications, program implementation and change management.</w:t>
      </w:r>
    </w:p>
    <w:p w14:paraId="0CC7A553" w14:textId="4D7DBCF7" w:rsidR="00DF7AC9" w:rsidRDefault="00DF7AC9" w:rsidP="00DF7AC9">
      <w:pPr>
        <w:pStyle w:val="Heading2"/>
      </w:pPr>
      <w:bookmarkStart w:id="369" w:name="_Toc119568563"/>
      <w:bookmarkStart w:id="370" w:name="_Toc177628873"/>
      <w:bookmarkStart w:id="371" w:name="_Toc177722720"/>
      <w:bookmarkStart w:id="372" w:name="_Toc181163137"/>
      <w:bookmarkStart w:id="373" w:name="_Toc181338802"/>
      <w:bookmarkStart w:id="374" w:name="_Toc181998206"/>
      <w:bookmarkStart w:id="375" w:name="_Toc189238999"/>
      <w:r>
        <w:t xml:space="preserve">How to </w:t>
      </w:r>
      <w:bookmarkEnd w:id="369"/>
      <w:r>
        <w:t>inspect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crosswalks for logical and syntax errors</w:t>
      </w:r>
      <w:bookmarkEnd w:id="370"/>
      <w:bookmarkEnd w:id="371"/>
      <w:bookmarkEnd w:id="372"/>
      <w:bookmarkEnd w:id="373"/>
      <w:bookmarkEnd w:id="374"/>
      <w:bookmarkEnd w:id="375"/>
    </w:p>
    <w:p w14:paraId="621E1FF1" w14:textId="46EA6010" w:rsidR="00DF7AC9" w:rsidRPr="00BE186C" w:rsidRDefault="00DF7AC9" w:rsidP="00DF7AC9">
      <w:r w:rsidRPr="00BE186C">
        <w:t xml:space="preserve">Note: </w:t>
      </w:r>
      <w:r>
        <w:t>There is 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QC checklist available as a tab on the production dataset.</w:t>
      </w:r>
      <w:r>
        <w:rPr>
          <w:rStyle w:val="FootnoteReference"/>
        </w:rPr>
        <w:footnoteReference w:id="5"/>
      </w:r>
      <w:r>
        <w:t xml:space="preserve"> Open the checklist in the Excel application, not in a browser.</w:t>
      </w:r>
    </w:p>
    <w:p w14:paraId="172A43A2" w14:textId="4967D9F7" w:rsidR="001C1724" w:rsidRDefault="001C1724" w:rsidP="00D67CD7">
      <w:pPr>
        <w:pStyle w:val="ListParagraph"/>
        <w:numPr>
          <w:ilvl w:val="0"/>
          <w:numId w:val="48"/>
        </w:numPr>
      </w:pPr>
      <w:r>
        <w:t>Run a spell check on the dataset.</w:t>
      </w:r>
    </w:p>
    <w:p w14:paraId="3AAEF5DC" w14:textId="4B715A51" w:rsidR="00DF7AC9" w:rsidRPr="00506F64" w:rsidRDefault="001C1724" w:rsidP="00D67CD7">
      <w:pPr>
        <w:pStyle w:val="ListParagraph"/>
        <w:numPr>
          <w:ilvl w:val="0"/>
          <w:numId w:val="48"/>
        </w:numPr>
      </w:pPr>
      <w:r>
        <w:t>S</w:t>
      </w:r>
      <w:r w:rsidR="00DF7AC9" w:rsidRPr="00506F64">
        <w:t xml:space="preserve">earch enabling components (and enabling source) columns for duplicative or nearly duplicative syntax. </w:t>
      </w:r>
      <w:r w:rsidR="00D67CD7">
        <w:t>For example, one</w:t>
      </w:r>
      <w:r w:rsidR="00DF7AC9" w:rsidRPr="00506F64">
        <w:t xml:space="preserve"> enabling component could have an </w:t>
      </w:r>
      <w:r w:rsidR="00DF7AC9" w:rsidRPr="00D67CD7">
        <w:rPr>
          <w:i/>
          <w:iCs/>
        </w:rPr>
        <w:t>em</w:t>
      </w:r>
      <w:r w:rsidR="00DF7AC9" w:rsidRPr="00506F64">
        <w:t xml:space="preserve"> dash and then it could be repeated in another row with an </w:t>
      </w:r>
      <w:r w:rsidR="00DF7AC9" w:rsidRPr="00D67CD7">
        <w:rPr>
          <w:i/>
          <w:iCs/>
        </w:rPr>
        <w:t>en</w:t>
      </w:r>
      <w:r w:rsidR="00DF7AC9" w:rsidRPr="00506F64">
        <w:t xml:space="preserve"> dash. Replace the </w:t>
      </w:r>
      <w:r w:rsidR="00DF7AC9" w:rsidRPr="00D67CD7">
        <w:rPr>
          <w:i/>
          <w:iCs/>
        </w:rPr>
        <w:t>em</w:t>
      </w:r>
      <w:r w:rsidR="00DF7AC9" w:rsidRPr="00506F64">
        <w:t xml:space="preserve"> dash with the </w:t>
      </w:r>
      <w:r w:rsidR="00DF7AC9" w:rsidRPr="00D67CD7">
        <w:rPr>
          <w:i/>
          <w:iCs/>
        </w:rPr>
        <w:t>en</w:t>
      </w:r>
      <w:r w:rsidR="00DF7AC9" w:rsidRPr="00506F64">
        <w:t xml:space="preserve"> dash and replace smart quotes </w:t>
      </w:r>
      <w:r w:rsidR="006F5220" w:rsidRPr="00506F64">
        <w:t>with straight quotes.</w:t>
      </w:r>
      <w:r w:rsidR="006F5220">
        <w:t xml:space="preserve"> Also look for records identified as unique because they have a different number of spaces after the ends of sentences. </w:t>
      </w:r>
    </w:p>
    <w:p w14:paraId="651AC0ED" w14:textId="3F4D9F2B" w:rsidR="00DF7AC9" w:rsidRPr="00506F64" w:rsidRDefault="00F1669C" w:rsidP="00D67CD7">
      <w:pPr>
        <w:pStyle w:val="ListParagraph"/>
        <w:numPr>
          <w:ilvl w:val="0"/>
          <w:numId w:val="48"/>
        </w:numPr>
      </w:pPr>
      <w:r>
        <w:t>S</w:t>
      </w:r>
      <w:r w:rsidR="00DF7AC9" w:rsidRPr="00506F64">
        <w:t xml:space="preserve">earch the enabling components for blanks. Each enabling source should have at least one enabling component. An enabling source with </w:t>
      </w:r>
      <w:r>
        <w:t>zero</w:t>
      </w:r>
      <w:r w:rsidR="00DF7AC9" w:rsidRPr="00506F64">
        <w:t xml:space="preserve"> enabling component</w:t>
      </w:r>
      <w:r>
        <w:t>s</w:t>
      </w:r>
      <w:r w:rsidR="00DF7AC9" w:rsidRPr="00506F64">
        <w:t xml:space="preserve"> </w:t>
      </w:r>
      <w:r>
        <w:t>is</w:t>
      </w:r>
      <w:r w:rsidR="00DF7AC9" w:rsidRPr="00506F64">
        <w:t xml:space="preserve"> an error.</w:t>
      </w:r>
    </w:p>
    <w:p w14:paraId="3C93A62E" w14:textId="77777777" w:rsidR="008C396C" w:rsidRDefault="00DF7AC9" w:rsidP="00D67CD7">
      <w:pPr>
        <w:pStyle w:val="ListParagraph"/>
        <w:numPr>
          <w:ilvl w:val="0"/>
          <w:numId w:val="48"/>
        </w:numPr>
      </w:pPr>
      <w:r w:rsidRPr="00506F64">
        <w:t>Enabling component descriptions can be blank, but they should contain content when content is available</w:t>
      </w:r>
      <w:r w:rsidR="008C396C">
        <w:t xml:space="preserve"> I the source document</w:t>
      </w:r>
      <w:r w:rsidRPr="00506F64">
        <w:t xml:space="preserve">. Blank descriptions should be the exception and not the rule. </w:t>
      </w:r>
    </w:p>
    <w:p w14:paraId="4E68334A" w14:textId="4F255521" w:rsidR="00DF7AC9" w:rsidRPr="00506F64" w:rsidRDefault="008C396C" w:rsidP="00D67CD7">
      <w:pPr>
        <w:pStyle w:val="ListParagraph"/>
        <w:numPr>
          <w:ilvl w:val="0"/>
          <w:numId w:val="48"/>
        </w:numPr>
      </w:pPr>
      <w:r>
        <w:t>C</w:t>
      </w:r>
      <w:r w:rsidR="00DF7AC9" w:rsidRPr="00506F64">
        <w:t>heck for component</w:t>
      </w:r>
      <w:r>
        <w:t>s</w:t>
      </w:r>
      <w:r w:rsidR="00DF7AC9" w:rsidRPr="00506F64">
        <w:t xml:space="preserve"> </w:t>
      </w:r>
      <w:r>
        <w:t>that have multiple descriptions for the same component</w:t>
      </w:r>
      <w:r w:rsidR="00DF7AC9" w:rsidRPr="00506F64">
        <w:t>.</w:t>
      </w:r>
    </w:p>
    <w:p w14:paraId="0E848D01" w14:textId="74CCAD7C" w:rsidR="00DF7AC9" w:rsidRPr="00506F64" w:rsidRDefault="00DF7AC9" w:rsidP="00D67CD7">
      <w:pPr>
        <w:pStyle w:val="ListParagraph"/>
        <w:numPr>
          <w:ilvl w:val="0"/>
          <w:numId w:val="48"/>
        </w:numPr>
      </w:pPr>
      <w:r w:rsidRPr="00506F64">
        <w:t xml:space="preserve">Delete rows that have blank dependent sources. </w:t>
      </w:r>
    </w:p>
    <w:p w14:paraId="0E222127" w14:textId="77777777" w:rsidR="00DF7AC9" w:rsidRPr="00506F64" w:rsidRDefault="00DF7AC9" w:rsidP="00D67CD7">
      <w:pPr>
        <w:pStyle w:val="ListParagraph"/>
        <w:numPr>
          <w:ilvl w:val="0"/>
          <w:numId w:val="48"/>
        </w:numPr>
      </w:pPr>
      <w:r w:rsidRPr="00506F64">
        <w:t xml:space="preserve">Search dependent components (and dependent source) columns for duplicative or nearly duplicative </w:t>
      </w:r>
      <w:r>
        <w:t xml:space="preserve">“false unique” </w:t>
      </w:r>
      <w:r w:rsidRPr="00506F64">
        <w:t>syntax. (See above text for clues on context switching and duplicative or nearly duplicative entries.)</w:t>
      </w:r>
    </w:p>
    <w:p w14:paraId="4E5E9B13" w14:textId="08CDDB4C" w:rsidR="00DF7AC9" w:rsidRPr="00506F64" w:rsidRDefault="00DF7AC9" w:rsidP="00DF7AC9">
      <w:r w:rsidRPr="00506F64">
        <w:t>The fields above are the only mandatory fields for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records. Develop and implement a data cleanup process that makes sense for any additional fields that have been added</w:t>
      </w:r>
      <w:r w:rsidR="00D67CD7">
        <w:t>,</w:t>
      </w:r>
      <w:r w:rsidRPr="00506F64">
        <w:t xml:space="preserve"> based on the organization's context or relationship to the </w:t>
      </w:r>
      <w:r>
        <w:t>F</w:t>
      </w:r>
      <w:r w:rsidRPr="00506F64">
        <w:t xml:space="preserve">ederal </w:t>
      </w:r>
      <w:r>
        <w:t>G</w:t>
      </w:r>
      <w:r w:rsidRPr="00506F64">
        <w:t xml:space="preserve">overnance </w:t>
      </w:r>
      <w:r>
        <w:t>S</w:t>
      </w:r>
      <w:r w:rsidRPr="00506F64">
        <w:t>tructure.</w:t>
      </w:r>
    </w:p>
    <w:p w14:paraId="1E7013CD" w14:textId="4C926885" w:rsidR="00DF7AC9" w:rsidRPr="00506F64" w:rsidRDefault="00DF7AC9" w:rsidP="00DF7AC9">
      <w:r>
        <w:t>Before adding a new crosswalk to the database, a set of quality inspections is required. This is also part of the recurring administration and management of the data. Analysts involved in the quality control of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dataset should shift orphaned sources to a new tab or table. This applies to source (whether enabling or dependent) inventories that do not yet have linkages. It is important to keep these sources, but they should be re-located or placed in separate tabs or tables to move them out of </w:t>
      </w:r>
      <w:bookmarkStart w:id="376" w:name="_Int_Vhbfi9jn"/>
      <w:r>
        <w:t xml:space="preserve">the </w:t>
      </w:r>
      <w:r w:rsidR="2A3544D7">
        <w:t>“</w:t>
      </w:r>
      <w:r>
        <w:t>clean</w:t>
      </w:r>
      <w:bookmarkEnd w:id="376"/>
      <w:r>
        <w:t>” dataset (if using Excel for example) or database (if using a relational database).</w:t>
      </w:r>
    </w:p>
    <w:p w14:paraId="4CB46887" w14:textId="77777777" w:rsidR="00DF7AC9" w:rsidRDefault="00DF7AC9" w:rsidP="00DF7AC9">
      <w:r w:rsidRPr="00506F64">
        <w:t>This does introduce additional complexity in mapping, so analysts need to look for and be aware of those other “orphaned” source tabs or tables when making new crosswalk assignments. Analysts should consider relational database effects driven by the orphaned sources (or at least consult with database subject matter experts), which may need to be included for other reasons whether or not there is another source mapped to them. Inventories (of sources) need to be complete so that the analysts are assured that they have considered all of the sources even if some of the sources are not yet mapped or will not end up being mapped for one reason or another.</w:t>
      </w:r>
    </w:p>
    <w:p w14:paraId="401AE0B4" w14:textId="145E0E06" w:rsidR="00DF7AC9" w:rsidRDefault="00DF7AC9" w:rsidP="00DF7AC9">
      <w:r>
        <w:t>Abbreviate component names so that components within a source don’t use the same syntax in the first ten characters. Some applications of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 only display the first few characters of the component name, so components named “</w:t>
      </w:r>
      <w:r w:rsidR="00E209C0">
        <w:t>Agency</w:t>
      </w:r>
      <w:r>
        <w:t xml:space="preserve"> Strategic Communications Plan 2023 1.1” through “</w:t>
      </w:r>
      <w:r w:rsidR="00EB720C" w:rsidRPr="00EB720C">
        <w:t>Agency</w:t>
      </w:r>
      <w:r>
        <w:t xml:space="preserve"> Strategic Communications Plan 2023 6.4” will appear in some applications as “</w:t>
      </w:r>
      <w:r w:rsidR="00EB720C" w:rsidRPr="00EB720C">
        <w:t>Agency</w:t>
      </w:r>
      <w:r>
        <w:t xml:space="preserve"> Strategic Comm” for every component, so users won’t be able to isolate a single component from looking at the interface.</w:t>
      </w:r>
    </w:p>
    <w:p w14:paraId="622B352D" w14:textId="77777777" w:rsidR="00DF7AC9" w:rsidRDefault="00DF7AC9" w:rsidP="00DF7AC9">
      <w:r>
        <w:t xml:space="preserve">Search for “false </w:t>
      </w:r>
      <w:proofErr w:type="spellStart"/>
      <w:r>
        <w:t>uniques</w:t>
      </w:r>
      <w:proofErr w:type="spellEnd"/>
      <w:r>
        <w:t xml:space="preserve">” where the same data appears as different data because of a misspelling or different grammar. Some false </w:t>
      </w:r>
      <w:proofErr w:type="spellStart"/>
      <w:r>
        <w:t>uniques</w:t>
      </w:r>
      <w:proofErr w:type="spellEnd"/>
      <w:r>
        <w:t xml:space="preserve"> can include URLs that include multiple examples of the same web page with different bookmarks to different sections in the same web page. Use your best judgment as to whether to keep these bookmarks.</w:t>
      </w:r>
    </w:p>
    <w:p w14:paraId="2EA3ECBF" w14:textId="77777777" w:rsidR="00DF7AC9" w:rsidRDefault="00DF7AC9" w:rsidP="00DF7AC9">
      <w:r>
        <w:t>In the case of Public Laws, try to avoid citing a Public Law if you can replace the citation with a specific citation in U.S. Code. Many Public Laws change regulations across several U.S. Code Titles, when in fact the reference to a Public Law may only relate to a single section or chapter in one Title. In the case of directives, when a directive cites a Public Law instead of U.S. Code, make a note in the Notes field to contact the directive office to request that they revise the directive to replace the Public Law citation with the specific U.S. Code citations that authorize that directive.</w:t>
      </w:r>
    </w:p>
    <w:p w14:paraId="61BE165B" w14:textId="77777777" w:rsidR="00DF7AC9" w:rsidRPr="00506F64" w:rsidRDefault="00DF7AC9" w:rsidP="00DF7AC9">
      <w:pPr>
        <w:pStyle w:val="Heading2"/>
        <w:spacing w:line="259" w:lineRule="auto"/>
      </w:pPr>
      <w:bookmarkStart w:id="377" w:name="_Toc119568562"/>
      <w:bookmarkStart w:id="378" w:name="_Toc177628874"/>
      <w:bookmarkStart w:id="379" w:name="_Toc177722721"/>
      <w:bookmarkStart w:id="380" w:name="_Toc181163138"/>
      <w:bookmarkStart w:id="381" w:name="_Toc181338803"/>
      <w:bookmarkStart w:id="382" w:name="_Toc181998207"/>
      <w:bookmarkStart w:id="383" w:name="_Toc189239000"/>
      <w:r>
        <w:t xml:space="preserve">How to validate </w:t>
      </w:r>
      <w:bookmarkEnd w:id="377"/>
      <w:r>
        <w:t>rows of linkages</w:t>
      </w:r>
      <w:bookmarkEnd w:id="378"/>
      <w:bookmarkEnd w:id="379"/>
      <w:bookmarkEnd w:id="380"/>
      <w:bookmarkEnd w:id="381"/>
      <w:bookmarkEnd w:id="382"/>
      <w:bookmarkEnd w:id="383"/>
    </w:p>
    <w:p w14:paraId="546C7906" w14:textId="77777777" w:rsidR="00DF7AC9" w:rsidRPr="00506F64" w:rsidRDefault="00DF7AC9" w:rsidP="00DF7AC9">
      <w:r w:rsidRPr="002859CC">
        <w:rPr>
          <w:noProof/>
        </w:rPr>
        <w:drawing>
          <wp:inline distT="0" distB="0" distL="0" distR="0" wp14:anchorId="1BC3B134" wp14:editId="3D71DAE1">
            <wp:extent cx="6858000" cy="1437005"/>
            <wp:effectExtent l="0" t="0" r="0" b="0"/>
            <wp:docPr id="352745800" name="Picture 352745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858000" cy="1437005"/>
                    </a:xfrm>
                    <a:prstGeom prst="rect">
                      <a:avLst/>
                    </a:prstGeom>
                  </pic:spPr>
                </pic:pic>
              </a:graphicData>
            </a:graphic>
          </wp:inline>
        </w:drawing>
      </w:r>
      <w:r w:rsidRPr="00F664B0">
        <w:t xml:space="preserve"> </w:t>
      </w:r>
    </w:p>
    <w:p w14:paraId="606BBE75" w14:textId="63943585" w:rsidR="00DF7AC9" w:rsidRPr="00506F64" w:rsidRDefault="00DF7AC9" w:rsidP="00DF7AC9">
      <w:pPr>
        <w:jc w:val="center"/>
        <w:rPr>
          <w:i/>
          <w:iCs/>
        </w:rPr>
      </w:pPr>
      <w:bookmarkStart w:id="384" w:name="_Toc181338880"/>
      <w:bookmarkStart w:id="385" w:name="_Toc181998284"/>
      <w:bookmarkStart w:id="386" w:name="_Toc199324634"/>
      <w:r w:rsidRPr="00506F64">
        <w:rPr>
          <w:i/>
          <w:iCs/>
        </w:rPr>
        <w:t xml:space="preserve">Figure </w:t>
      </w:r>
      <w:r w:rsidRPr="00506F64">
        <w:rPr>
          <w:i/>
          <w:iCs/>
        </w:rPr>
        <w:fldChar w:fldCharType="begin"/>
      </w:r>
      <w:r w:rsidRPr="00506F64">
        <w:rPr>
          <w:i/>
          <w:iCs/>
        </w:rPr>
        <w:instrText xml:space="preserve"> SEQ Figure \* ARABIC </w:instrText>
      </w:r>
      <w:r w:rsidRPr="00506F64">
        <w:rPr>
          <w:i/>
          <w:iCs/>
        </w:rPr>
        <w:fldChar w:fldCharType="separate"/>
      </w:r>
      <w:r w:rsidR="003F6BBC">
        <w:rPr>
          <w:i/>
          <w:iCs/>
          <w:noProof/>
        </w:rPr>
        <w:t>10</w:t>
      </w:r>
      <w:r w:rsidRPr="00506F64">
        <w:rPr>
          <w:i/>
          <w:iCs/>
        </w:rPr>
        <w:fldChar w:fldCharType="end"/>
      </w:r>
      <w:r w:rsidRPr="00506F64">
        <w:rPr>
          <w:i/>
          <w:iCs/>
        </w:rPr>
        <w:t>: Example IVN</w:t>
      </w:r>
      <w:r w:rsidR="000160C7">
        <w:rPr>
          <w:i/>
          <w:iCs/>
        </w:rPr>
        <w:fldChar w:fldCharType="begin"/>
      </w:r>
      <w:r w:rsidR="000160C7">
        <w:instrText xml:space="preserve"> XE "</w:instrText>
      </w:r>
      <w:r w:rsidR="000160C7" w:rsidRPr="001E2032">
        <w:instrText>IVN</w:instrText>
      </w:r>
      <w:r w:rsidR="000160C7">
        <w:instrText xml:space="preserve">" </w:instrText>
      </w:r>
      <w:r w:rsidR="000160C7">
        <w:rPr>
          <w:i/>
          <w:iCs/>
        </w:rPr>
        <w:fldChar w:fldCharType="end"/>
      </w:r>
      <w:r w:rsidRPr="00506F64">
        <w:rPr>
          <w:i/>
          <w:iCs/>
        </w:rPr>
        <w:t xml:space="preserve"> dataset as it appears in an Excel file or worksheet (may not reflect current source titles or descriptions)</w:t>
      </w:r>
      <w:bookmarkEnd w:id="384"/>
      <w:bookmarkEnd w:id="385"/>
      <w:bookmarkEnd w:id="386"/>
    </w:p>
    <w:p w14:paraId="20768232" w14:textId="77777777" w:rsidR="00DF7AC9" w:rsidRDefault="00DF7AC9" w:rsidP="00DF7AC9">
      <w:r>
        <w:t>Validate that delivering the Enabling Component would probably (&gt;50%) advance the Dependent Component toward its end state in some measurable way.</w:t>
      </w:r>
      <w:r w:rsidRPr="00506F64">
        <w:t xml:space="preserve"> </w:t>
      </w:r>
      <w:r>
        <w:t>Delete</w:t>
      </w:r>
      <w:r w:rsidRPr="00506F64">
        <w:t xml:space="preserve"> the rows that do not meet th</w:t>
      </w:r>
      <w:r>
        <w:t>is</w:t>
      </w:r>
      <w:r w:rsidRPr="00506F64">
        <w:t xml:space="preserve"> criteri</w:t>
      </w:r>
      <w:r>
        <w:t>on (“when in doubt, leave it out”)</w:t>
      </w:r>
      <w:r w:rsidRPr="00506F64">
        <w:t xml:space="preserve">. </w:t>
      </w:r>
    </w:p>
    <w:p w14:paraId="7D6D7D05" w14:textId="77777777" w:rsidR="00DF7AC9" w:rsidRDefault="00DF7AC9" w:rsidP="00DF7AC9">
      <w:r>
        <w:t>QCs of inventories only include one governance document, so these datasets do not have any linkages to validate.</w:t>
      </w:r>
    </w:p>
    <w:p w14:paraId="6C62263E" w14:textId="77777777" w:rsidR="00DF7AC9" w:rsidRDefault="00DF7AC9" w:rsidP="00DF7AC9">
      <w:pPr>
        <w:pStyle w:val="Heading2"/>
      </w:pPr>
      <w:bookmarkStart w:id="387" w:name="_Toc177628875"/>
      <w:bookmarkStart w:id="388" w:name="_Toc177722722"/>
      <w:bookmarkStart w:id="389" w:name="_Toc181163139"/>
      <w:bookmarkStart w:id="390" w:name="_Toc181338804"/>
      <w:bookmarkStart w:id="391" w:name="_Toc181998208"/>
      <w:bookmarkStart w:id="392" w:name="_Toc189239001"/>
      <w:r>
        <w:t>Identify pre- and post QC versions of inventories and crosswalks and delete non-</w:t>
      </w:r>
      <w:proofErr w:type="spellStart"/>
      <w:r>
        <w:t>QCd</w:t>
      </w:r>
      <w:proofErr w:type="spellEnd"/>
      <w:r>
        <w:t xml:space="preserve"> versions</w:t>
      </w:r>
      <w:bookmarkEnd w:id="387"/>
      <w:bookmarkEnd w:id="388"/>
      <w:bookmarkEnd w:id="389"/>
      <w:bookmarkEnd w:id="390"/>
      <w:bookmarkEnd w:id="391"/>
      <w:bookmarkEnd w:id="392"/>
    </w:p>
    <w:p w14:paraId="0C621B6D" w14:textId="3BCE0430" w:rsidR="00DF7AC9" w:rsidRDefault="00DF7AC9" w:rsidP="00DF7AC9">
      <w:r>
        <w:t xml:space="preserve">After you have completed QC of your inventory or crosswalk, make sure that you name your QC’d version of the file to clearly indicate that it is the </w:t>
      </w:r>
      <w:proofErr w:type="spellStart"/>
      <w:r>
        <w:t>QCd</w:t>
      </w:r>
      <w:proofErr w:type="spellEnd"/>
      <w:r>
        <w:t xml:space="preserve"> version and the document(s) in the inventory or crosswalk. Verify that your </w:t>
      </w:r>
      <w:proofErr w:type="spellStart"/>
      <w:r>
        <w:t>QCd</w:t>
      </w:r>
      <w:proofErr w:type="spellEnd"/>
      <w:r>
        <w:t xml:space="preserve"> version is available on a shared location to your colleagues on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team. Overwrite, delete or replace the non-</w:t>
      </w:r>
      <w:proofErr w:type="spellStart"/>
      <w:r>
        <w:t>QCd</w:t>
      </w:r>
      <w:proofErr w:type="spellEnd"/>
      <w:r>
        <w:t xml:space="preserve"> version, or store it in a separate folder to minimize the likelihood that someone will assume that it is QCs and apply it to research or reports. Other than keeping a few examples to support QC training, there is no program benefit to retaining non-</w:t>
      </w:r>
      <w:proofErr w:type="spellStart"/>
      <w:r>
        <w:t>QCd</w:t>
      </w:r>
      <w:proofErr w:type="spellEnd"/>
      <w:r>
        <w:t xml:space="preserve"> versions after the </w:t>
      </w:r>
      <w:proofErr w:type="spellStart"/>
      <w:r>
        <w:t>QCd</w:t>
      </w:r>
      <w:proofErr w:type="spellEnd"/>
      <w:r>
        <w:t xml:space="preserve"> version is available to the team; in fact, keeping non-</w:t>
      </w:r>
      <w:proofErr w:type="spellStart"/>
      <w:r>
        <w:t>QCd</w:t>
      </w:r>
      <w:proofErr w:type="spellEnd"/>
      <w:r>
        <w:t xml:space="preserve"> versions highly visible will create significant risks to research and product viability.</w:t>
      </w:r>
    </w:p>
    <w:p w14:paraId="4A2E5D7C" w14:textId="2F4ED204" w:rsidR="0033607E" w:rsidRPr="009622D5" w:rsidRDefault="0033607E" w:rsidP="0033607E">
      <w:pPr>
        <w:pStyle w:val="Heading2"/>
      </w:pPr>
      <w:bookmarkStart w:id="393" w:name="_Toc177628876"/>
      <w:bookmarkStart w:id="394" w:name="_Toc177722723"/>
      <w:bookmarkStart w:id="395" w:name="_Toc181163140"/>
      <w:bookmarkStart w:id="396" w:name="_Toc181338805"/>
      <w:bookmarkStart w:id="397" w:name="_Toc181998209"/>
      <w:bookmarkStart w:id="398" w:name="_Toc189239002"/>
      <w:r>
        <w:t xml:space="preserve">Quality control of </w:t>
      </w:r>
      <w:r w:rsidR="00EB18F1">
        <w:t xml:space="preserve">the </w:t>
      </w:r>
      <w:r>
        <w:t>production dataset</w:t>
      </w:r>
      <w:bookmarkEnd w:id="393"/>
      <w:bookmarkEnd w:id="394"/>
      <w:bookmarkEnd w:id="395"/>
      <w:bookmarkEnd w:id="396"/>
      <w:bookmarkEnd w:id="397"/>
      <w:bookmarkEnd w:id="398"/>
    </w:p>
    <w:p w14:paraId="6FC54A9E" w14:textId="77777777" w:rsidR="0033607E" w:rsidRDefault="0033607E" w:rsidP="0033607E">
      <w:r w:rsidRPr="000A5374">
        <w:t xml:space="preserve">After each incorporation of a crosswalk into the production dataset, </w:t>
      </w:r>
      <w:r>
        <w:t xml:space="preserve">the database administrator may assign you to </w:t>
      </w:r>
      <w:r w:rsidRPr="000A5374">
        <w:t>perform quality control checks of the entire production dataset</w:t>
      </w:r>
      <w:r>
        <w:t>, using the same actions above to perform quality control of a single crosswalk. Do not perform quality control checks of any crosswalks you helped to create or revise; assign these tasks to someone else, or ask the database administrator to assign them to someone else. In addition to the quality checks above for a single crosswalk, perform these additional checks of the production database.</w:t>
      </w:r>
    </w:p>
    <w:p w14:paraId="607C1615" w14:textId="20B7312C" w:rsidR="00095D42" w:rsidRDefault="00095D42" w:rsidP="00D62B83">
      <w:pPr>
        <w:pStyle w:val="ListParagraph"/>
        <w:numPr>
          <w:ilvl w:val="0"/>
          <w:numId w:val="38"/>
        </w:numPr>
      </w:pPr>
      <w:r>
        <w:t>Create a backup of the production dataset in the archive subfolder using the syntax of other production dataset archives in that folder.</w:t>
      </w:r>
    </w:p>
    <w:p w14:paraId="10E0EFC7" w14:textId="77777777" w:rsidR="00095D42" w:rsidRDefault="00095D42" w:rsidP="00D62B83">
      <w:pPr>
        <w:pStyle w:val="ListParagraph"/>
        <w:numPr>
          <w:ilvl w:val="0"/>
          <w:numId w:val="38"/>
        </w:numPr>
      </w:pPr>
      <w:r>
        <w:t>Make your edits to the live production dataset, not the backup.</w:t>
      </w:r>
    </w:p>
    <w:p w14:paraId="04106DC6" w14:textId="77777777" w:rsidR="0033607E" w:rsidRDefault="0033607E" w:rsidP="00D62B83">
      <w:pPr>
        <w:pStyle w:val="ListParagraph"/>
        <w:numPr>
          <w:ilvl w:val="0"/>
          <w:numId w:val="38"/>
        </w:numPr>
      </w:pPr>
      <w:r w:rsidRPr="004A1668">
        <w:t>Make sure every unique source has a URL, and only one URL.</w:t>
      </w:r>
    </w:p>
    <w:p w14:paraId="054FFDCE" w14:textId="77777777" w:rsidR="0033607E" w:rsidRDefault="0033607E" w:rsidP="00D62B83">
      <w:pPr>
        <w:pStyle w:val="ListParagraph"/>
        <w:numPr>
          <w:ilvl w:val="0"/>
          <w:numId w:val="38"/>
        </w:numPr>
      </w:pPr>
      <w:r>
        <w:t>Make sure that any source and its components use the same naming syntax and URL in all instances, including any source that functions both as an Enabling Source and a Dependent Source.</w:t>
      </w:r>
    </w:p>
    <w:p w14:paraId="0B06FBD0" w14:textId="0163E76A" w:rsidR="00E4253E" w:rsidRDefault="00E4253E" w:rsidP="00D62B83">
      <w:pPr>
        <w:pStyle w:val="ListParagraph"/>
        <w:numPr>
          <w:ilvl w:val="0"/>
          <w:numId w:val="38"/>
        </w:numPr>
      </w:pPr>
      <w:r>
        <w:t>Some components in the dataset will not be paired to another component. This is so that all components in a source</w:t>
      </w:r>
      <w:r w:rsidR="0064311B">
        <w:t xml:space="preserve"> are available in the dataset for </w:t>
      </w:r>
      <w:r>
        <w:t>future searches and crosswalks.</w:t>
      </w:r>
    </w:p>
    <w:p w14:paraId="0C8E4D0B" w14:textId="77777777" w:rsidR="0033607E" w:rsidRDefault="0033607E" w:rsidP="00DF7AC9"/>
    <w:p w14:paraId="46EDF803" w14:textId="20C41F27" w:rsidR="00C82F99" w:rsidRPr="00A47B90" w:rsidRDefault="008D783E" w:rsidP="00C82F99">
      <w:pPr>
        <w:pStyle w:val="Heading1"/>
      </w:pPr>
      <w:bookmarkStart w:id="399" w:name="_Toc177628877"/>
      <w:bookmarkStart w:id="400" w:name="_Toc177722724"/>
      <w:bookmarkStart w:id="401" w:name="_Toc181163141"/>
      <w:bookmarkStart w:id="402" w:name="_Toc181338806"/>
      <w:bookmarkStart w:id="403" w:name="_Toc181998210"/>
      <w:bookmarkStart w:id="404" w:name="_Toc189239003"/>
      <w:r>
        <w:t>Add crosswalk to production dataset</w:t>
      </w:r>
      <w:bookmarkEnd w:id="399"/>
      <w:bookmarkEnd w:id="400"/>
      <w:bookmarkEnd w:id="401"/>
      <w:bookmarkEnd w:id="402"/>
      <w:bookmarkEnd w:id="403"/>
      <w:bookmarkEnd w:id="404"/>
    </w:p>
    <w:p w14:paraId="3250763D" w14:textId="066D7EB6" w:rsidR="00C82F99" w:rsidRDefault="008D783E" w:rsidP="00C82F99">
      <w:r>
        <w:t>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team member a</w:t>
      </w:r>
      <w:r w:rsidRPr="008D783E">
        <w:t>dd</w:t>
      </w:r>
      <w:r>
        <w:t>s the</w:t>
      </w:r>
      <w:r w:rsidRPr="008D783E">
        <w:t xml:space="preserve"> crosswalk to </w:t>
      </w:r>
      <w:r>
        <w:t xml:space="preserve">the </w:t>
      </w:r>
      <w:r w:rsidRPr="008D783E">
        <w:t>production dataset</w:t>
      </w:r>
      <w:r>
        <w:t>.</w:t>
      </w:r>
    </w:p>
    <w:p w14:paraId="53D4D242" w14:textId="77777777" w:rsidR="00C82F99" w:rsidRDefault="00C82F99" w:rsidP="00C82F99"/>
    <w:p w14:paraId="57F28CE1" w14:textId="235EF5E2" w:rsidR="00C82F99" w:rsidRPr="00A47B90" w:rsidRDefault="007D705E" w:rsidP="00C82F99">
      <w:pPr>
        <w:pStyle w:val="Heading1"/>
      </w:pPr>
      <w:bookmarkStart w:id="405" w:name="_Toc177628878"/>
      <w:bookmarkStart w:id="406" w:name="_Toc177722725"/>
      <w:bookmarkStart w:id="407" w:name="_Toc181163142"/>
      <w:bookmarkStart w:id="408" w:name="_Toc181338807"/>
      <w:bookmarkStart w:id="409" w:name="_Toc181998211"/>
      <w:bookmarkStart w:id="410" w:name="_Toc189239004"/>
      <w:r>
        <w:t>Create a Value Integration Report that lists all of the alignments for each requirement and recommendations for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Document based on those alignments</w:t>
      </w:r>
      <w:bookmarkEnd w:id="405"/>
      <w:bookmarkEnd w:id="406"/>
      <w:bookmarkEnd w:id="407"/>
      <w:bookmarkEnd w:id="408"/>
      <w:bookmarkEnd w:id="409"/>
      <w:bookmarkEnd w:id="410"/>
    </w:p>
    <w:p w14:paraId="21632858" w14:textId="77777777" w:rsidR="00222512" w:rsidRPr="00506F64" w:rsidRDefault="00222512" w:rsidP="00222512">
      <w:pPr>
        <w:pStyle w:val="Heading2"/>
      </w:pPr>
      <w:bookmarkStart w:id="411" w:name="_Toc177628879"/>
      <w:bookmarkStart w:id="412" w:name="_Toc177722726"/>
      <w:bookmarkStart w:id="413" w:name="_Toc181163143"/>
      <w:bookmarkStart w:id="414" w:name="_Toc181338808"/>
      <w:bookmarkStart w:id="415" w:name="_Toc181998212"/>
      <w:bookmarkStart w:id="416" w:name="_Toc189239005"/>
      <w:r>
        <w:t>Objectives of Value Integration Reports</w:t>
      </w:r>
      <w:bookmarkEnd w:id="411"/>
      <w:bookmarkEnd w:id="412"/>
      <w:bookmarkEnd w:id="413"/>
      <w:bookmarkEnd w:id="414"/>
      <w:bookmarkEnd w:id="415"/>
      <w:bookmarkEnd w:id="416"/>
    </w:p>
    <w:p w14:paraId="0F1366FD" w14:textId="11EC44E3" w:rsidR="00C82F99" w:rsidRDefault="00B65557" w:rsidP="00C82F99">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researchers, analysts and the Working Group c</w:t>
      </w:r>
      <w:r w:rsidR="007D705E" w:rsidRPr="007D705E">
        <w:t>reate a Value Integration Report that lists all of the alignments for each requirement and recommendations for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rsidR="007D705E" w:rsidRPr="007D705E">
        <w:t xml:space="preserve"> Document based on those alignments.</w:t>
      </w:r>
      <w:r>
        <w:t xml:space="preserve"> The Client or their representative </w:t>
      </w:r>
      <w:r w:rsidR="00957BD2">
        <w:t>on the Working Group collaborates on the recommendations to ensure their relevance and feasibility.</w:t>
      </w:r>
    </w:p>
    <w:p w14:paraId="77B488DB" w14:textId="77777777" w:rsidR="00A42F9B" w:rsidRDefault="00A42F9B" w:rsidP="00A42F9B">
      <w:r w:rsidRPr="00506F64">
        <w:t xml:space="preserve">The overarching goals of Integrated Value Networking are to 1) report value transactions across policy, 2) </w:t>
      </w:r>
      <w:r>
        <w:t>direct programs</w:t>
      </w:r>
      <w:r w:rsidRPr="00506F64">
        <w:t xml:space="preserve"> to increase </w:t>
      </w:r>
      <w:r>
        <w:t xml:space="preserve">the </w:t>
      </w:r>
      <w:r w:rsidRPr="00506F64">
        <w:t>value</w:t>
      </w:r>
      <w:r>
        <w:t xml:space="preserve"> of those transactions</w:t>
      </w:r>
      <w:r w:rsidRPr="00506F64">
        <w:t xml:space="preserve">, and 3) </w:t>
      </w:r>
      <w:r>
        <w:t>create new governance documents, such as strategic plans, policies, metrics and programs</w:t>
      </w:r>
      <w:r w:rsidRPr="00506F64">
        <w:t xml:space="preserve"> to increase </w:t>
      </w:r>
      <w:r>
        <w:t xml:space="preserve">enterprise </w:t>
      </w:r>
      <w:r w:rsidRPr="00506F64">
        <w:t xml:space="preserve">net value. </w:t>
      </w:r>
      <w:r>
        <w:t>Governance documents</w:t>
      </w:r>
      <w:r w:rsidRPr="00506F64">
        <w:t xml:space="preserve"> that serve those goals, in order, include</w:t>
      </w:r>
      <w:r>
        <w:t xml:space="preserve"> the following.</w:t>
      </w:r>
    </w:p>
    <w:p w14:paraId="63F33B08" w14:textId="77777777" w:rsidR="00A42F9B" w:rsidRDefault="00A42F9B" w:rsidP="00D62B83">
      <w:pPr>
        <w:pStyle w:val="ListParagraph"/>
        <w:numPr>
          <w:ilvl w:val="0"/>
          <w:numId w:val="31"/>
        </w:numPr>
      </w:pPr>
      <w:r>
        <w:t>E</w:t>
      </w:r>
      <w:r w:rsidRPr="00506F64">
        <w:t>nvironmental scans of how a policy affects specific sources and components in the Federal Governance Structure</w:t>
      </w:r>
      <w:r>
        <w:t>.</w:t>
      </w:r>
    </w:p>
    <w:p w14:paraId="052C9D51" w14:textId="77777777" w:rsidR="00A42F9B" w:rsidRDefault="00A42F9B" w:rsidP="00D62B83">
      <w:pPr>
        <w:pStyle w:val="ListParagraph"/>
        <w:numPr>
          <w:ilvl w:val="0"/>
          <w:numId w:val="31"/>
        </w:numPr>
      </w:pPr>
      <w:r>
        <w:t xml:space="preserve">A plan to </w:t>
      </w:r>
      <w:r w:rsidRPr="00506F64">
        <w:t>creat</w:t>
      </w:r>
      <w:r>
        <w:t>e</w:t>
      </w:r>
      <w:r w:rsidRPr="00506F64">
        <w:t xml:space="preserve"> or edit a policy or plan to strengthen or create new value transactions</w:t>
      </w:r>
      <w:r>
        <w:t>.</w:t>
      </w:r>
    </w:p>
    <w:p w14:paraId="1B9BE620" w14:textId="77777777" w:rsidR="00A42F9B" w:rsidRPr="00506F64" w:rsidRDefault="00A42F9B" w:rsidP="00D62B83">
      <w:pPr>
        <w:pStyle w:val="ListParagraph"/>
        <w:numPr>
          <w:ilvl w:val="0"/>
          <w:numId w:val="31"/>
        </w:numPr>
      </w:pPr>
      <w:r>
        <w:t>P</w:t>
      </w:r>
      <w:r w:rsidRPr="00506F64">
        <w:t>roposals for new business lines or Public Laws to create or increase value transactions to stakeholders.</w:t>
      </w:r>
    </w:p>
    <w:p w14:paraId="46D807DB" w14:textId="77777777" w:rsidR="00A42F9B" w:rsidRDefault="00A42F9B" w:rsidP="00A42F9B">
      <w:r w:rsidRPr="00506F64">
        <w:t xml:space="preserve">Therefore, when considering what </w:t>
      </w:r>
      <w:r>
        <w:t>VIRs to build</w:t>
      </w:r>
      <w:r w:rsidRPr="00506F64">
        <w:t>, review the requirements on your organization to report value, increase the value it supplies, and influence stakeholders to increase net value across the Federal Governance Structure.</w:t>
      </w:r>
    </w:p>
    <w:p w14:paraId="1A0A1CBD" w14:textId="385D593F" w:rsidR="00222512" w:rsidRDefault="00222512" w:rsidP="0038628C">
      <w:pPr>
        <w:pStyle w:val="Heading2"/>
      </w:pPr>
      <w:bookmarkStart w:id="417" w:name="_Toc177628880"/>
      <w:bookmarkStart w:id="418" w:name="_Toc177722727"/>
      <w:bookmarkStart w:id="419" w:name="_Toc181163144"/>
      <w:bookmarkStart w:id="420" w:name="_Toc181338809"/>
      <w:bookmarkStart w:id="421" w:name="_Toc181998213"/>
      <w:bookmarkStart w:id="422" w:name="_Toc189239006"/>
      <w:r>
        <w:t>Creating a new VIR</w:t>
      </w:r>
      <w:bookmarkEnd w:id="417"/>
      <w:bookmarkEnd w:id="418"/>
      <w:bookmarkEnd w:id="419"/>
      <w:bookmarkEnd w:id="420"/>
      <w:bookmarkEnd w:id="421"/>
      <w:bookmarkEnd w:id="422"/>
    </w:p>
    <w:p w14:paraId="68B2392B" w14:textId="13680EBD" w:rsidR="00A42F9B" w:rsidRPr="00506F64" w:rsidRDefault="00A42F9B" w:rsidP="00A42F9B">
      <w:r>
        <w:t>Here are the steps to creating a VIR.</w:t>
      </w:r>
    </w:p>
    <w:p w14:paraId="184813F2" w14:textId="77777777" w:rsidR="00A42F9B" w:rsidRDefault="00A42F9B" w:rsidP="00D62B83">
      <w:pPr>
        <w:pStyle w:val="ListParagraph"/>
        <w:numPr>
          <w:ilvl w:val="0"/>
          <w:numId w:val="32"/>
        </w:numPr>
      </w:pPr>
      <w:r>
        <w:t>Create a new blank Value Integration Report (VIR) based on the template.</w:t>
      </w:r>
    </w:p>
    <w:p w14:paraId="2031DEEB" w14:textId="77777777" w:rsidR="00A42F9B" w:rsidRDefault="00A42F9B" w:rsidP="00D62B83">
      <w:pPr>
        <w:pStyle w:val="ListParagraph"/>
        <w:numPr>
          <w:ilvl w:val="0"/>
          <w:numId w:val="32"/>
        </w:numPr>
      </w:pPr>
      <w:r>
        <w:t xml:space="preserve">Choose a governance document and all of its crosswalks, both as an Enabling Source and Dependent Source. This governance document will function as the Baseline Source. </w:t>
      </w:r>
    </w:p>
    <w:p w14:paraId="34419319" w14:textId="77777777" w:rsidR="00A42F9B" w:rsidRDefault="00A42F9B" w:rsidP="00D62B83">
      <w:pPr>
        <w:pStyle w:val="ListParagraph"/>
        <w:numPr>
          <w:ilvl w:val="0"/>
          <w:numId w:val="32"/>
        </w:numPr>
      </w:pPr>
      <w:r>
        <w:t>Paste the Baseline Source alignments into the VIR from the dataset.</w:t>
      </w:r>
    </w:p>
    <w:p w14:paraId="52B4E2A0" w14:textId="77777777" w:rsidR="00A42F9B" w:rsidRDefault="00A42F9B" w:rsidP="00D62B83">
      <w:pPr>
        <w:pStyle w:val="ListParagraph"/>
        <w:numPr>
          <w:ilvl w:val="0"/>
          <w:numId w:val="32"/>
        </w:numPr>
      </w:pPr>
      <w:r>
        <w:t xml:space="preserve">Read </w:t>
      </w:r>
      <w:r w:rsidRPr="00EA6CEF">
        <w:t xml:space="preserve">each </w:t>
      </w:r>
      <w:r>
        <w:t xml:space="preserve">Baseline Source </w:t>
      </w:r>
      <w:r w:rsidRPr="00EA6CEF">
        <w:t>component, read all of its alignments to the other sources</w:t>
      </w:r>
      <w:r>
        <w:t xml:space="preserve">. </w:t>
      </w:r>
    </w:p>
    <w:p w14:paraId="0066E4FA" w14:textId="2753C158" w:rsidR="00A42F9B" w:rsidRDefault="00A42F9B" w:rsidP="00D62B83">
      <w:pPr>
        <w:pStyle w:val="ListParagraph"/>
        <w:numPr>
          <w:ilvl w:val="0"/>
          <w:numId w:val="32"/>
        </w:numPr>
      </w:pPr>
      <w:r>
        <w:t xml:space="preserve">Contribute to the draft by </w:t>
      </w:r>
      <w:r w:rsidRPr="00EA6CEF">
        <w:t>creat</w:t>
      </w:r>
      <w:r>
        <w:t>ing</w:t>
      </w:r>
      <w:r w:rsidRPr="00EA6CEF">
        <w:t xml:space="preserve"> a comment and suggest</w:t>
      </w:r>
      <w:r>
        <w:t>ing</w:t>
      </w:r>
      <w:r w:rsidRPr="00EA6CEF">
        <w:t xml:space="preserve"> recommendations for </w:t>
      </w:r>
      <w:r>
        <w:t xml:space="preserve">the strategic communication, </w:t>
      </w:r>
      <w:r w:rsidRPr="00EA6CEF">
        <w:t xml:space="preserve">implementation and development of the </w:t>
      </w:r>
      <w:r>
        <w:t>governance document</w:t>
      </w:r>
      <w:r w:rsidRPr="00EA6CEF">
        <w:t xml:space="preserve"> </w:t>
      </w:r>
      <w:r>
        <w:t>supported by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research </w:t>
      </w:r>
      <w:r w:rsidRPr="00EA6CEF">
        <w:t xml:space="preserve">based on all of the alignments for </w:t>
      </w:r>
      <w:r>
        <w:t>each</w:t>
      </w:r>
      <w:r w:rsidRPr="00EA6CEF">
        <w:t xml:space="preserve"> </w:t>
      </w:r>
      <w:r>
        <w:t>Baseline Component</w:t>
      </w:r>
      <w:r w:rsidRPr="00EA6CEF">
        <w:t>.</w:t>
      </w:r>
      <w:r>
        <w:t xml:space="preserve"> </w:t>
      </w:r>
    </w:p>
    <w:p w14:paraId="066AFDED" w14:textId="77777777" w:rsidR="00A42F9B" w:rsidRDefault="00A42F9B" w:rsidP="00D62B83">
      <w:pPr>
        <w:pStyle w:val="ListParagraph"/>
        <w:numPr>
          <w:ilvl w:val="0"/>
          <w:numId w:val="32"/>
        </w:numPr>
      </w:pPr>
      <w:r>
        <w:t>If an alignment does not seem accurate, remove it from the VIR and the database.</w:t>
      </w:r>
    </w:p>
    <w:p w14:paraId="519C1BEE" w14:textId="77777777" w:rsidR="00A42F9B" w:rsidRDefault="00A42F9B" w:rsidP="00D62B83">
      <w:pPr>
        <w:pStyle w:val="ListParagraph"/>
        <w:numPr>
          <w:ilvl w:val="0"/>
          <w:numId w:val="32"/>
        </w:numPr>
      </w:pPr>
      <w:r>
        <w:t>If an alignment does not seem actionable or relevant (i.e., if the question “so what” about the alignment elicits no clear answer), remove it from the VIR and the database.</w:t>
      </w:r>
    </w:p>
    <w:p w14:paraId="6CE84F76" w14:textId="77777777" w:rsidR="00A42F9B" w:rsidRDefault="00A42F9B" w:rsidP="00D62B83">
      <w:pPr>
        <w:pStyle w:val="ListParagraph"/>
        <w:numPr>
          <w:ilvl w:val="0"/>
          <w:numId w:val="32"/>
        </w:numPr>
      </w:pPr>
      <w:r>
        <w:t>Populate the appendixes with content from the body of the VIR.</w:t>
      </w:r>
    </w:p>
    <w:p w14:paraId="273D5F4D" w14:textId="77777777" w:rsidR="00A42F9B" w:rsidRDefault="00A42F9B" w:rsidP="00D62B83">
      <w:pPr>
        <w:pStyle w:val="ListParagraph"/>
        <w:numPr>
          <w:ilvl w:val="0"/>
          <w:numId w:val="32"/>
        </w:numPr>
      </w:pPr>
      <w:r>
        <w:t>Summarize all of the recommendations in the Executive Summary.</w:t>
      </w:r>
    </w:p>
    <w:p w14:paraId="7578CFCF" w14:textId="29150C14" w:rsidR="00AF47B1" w:rsidRPr="00506F64" w:rsidRDefault="00AF47B1" w:rsidP="00AF47B1">
      <w:r w:rsidRPr="00506F64">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crosswalks are used to create specific analyses and reports that support the following objectives:</w:t>
      </w:r>
    </w:p>
    <w:p w14:paraId="36C92BBD" w14:textId="77777777" w:rsidR="00AF47B1" w:rsidRPr="00506F64" w:rsidRDefault="00AF47B1" w:rsidP="00D62B83">
      <w:pPr>
        <w:numPr>
          <w:ilvl w:val="0"/>
          <w:numId w:val="21"/>
        </w:numPr>
      </w:pPr>
      <w:r w:rsidRPr="00506F64">
        <w:t xml:space="preserve">Provide a basis of evidence to develop and revise governance documents and petition change to Public Laws and Executive Branch policy in the Federal Governance Structure that affects applicable </w:t>
      </w:r>
      <w:r>
        <w:t>A</w:t>
      </w:r>
      <w:r w:rsidRPr="00506F64">
        <w:t xml:space="preserve">gency operations, to increase the net value that the enabling source(s) delivers to the </w:t>
      </w:r>
      <w:r>
        <w:t>A</w:t>
      </w:r>
      <w:r w:rsidRPr="00506F64">
        <w:t>gency and its customers and partners.</w:t>
      </w:r>
    </w:p>
    <w:p w14:paraId="5E9FCF18" w14:textId="77777777" w:rsidR="00AF47B1" w:rsidRPr="00506F64" w:rsidRDefault="00AF47B1" w:rsidP="00D62B83">
      <w:pPr>
        <w:numPr>
          <w:ilvl w:val="0"/>
          <w:numId w:val="21"/>
        </w:numPr>
      </w:pPr>
      <w:r w:rsidRPr="00506F64">
        <w:t xml:space="preserve">Support coordination and communication of goals and objectives to the </w:t>
      </w:r>
      <w:r>
        <w:t>A</w:t>
      </w:r>
      <w:r w:rsidRPr="00506F64">
        <w:t>gency’s leadership and other key internal and external stakeholders.</w:t>
      </w:r>
    </w:p>
    <w:p w14:paraId="33D8B8F7" w14:textId="77777777" w:rsidR="00AF47B1" w:rsidRPr="00506F64" w:rsidRDefault="00AF47B1" w:rsidP="00D62B83">
      <w:pPr>
        <w:numPr>
          <w:ilvl w:val="0"/>
          <w:numId w:val="21"/>
        </w:numPr>
      </w:pPr>
      <w:r w:rsidRPr="00506F64">
        <w:t>Improve Cross-Organizational Collaboration on Key Performance Indicators (KPIs), identification of redundancies, gaps and strengths of governance interdependencies, systemic awareness of the causes and effects of operational value across the enterprise and how to increase that value.</w:t>
      </w:r>
    </w:p>
    <w:p w14:paraId="1C3CAF21" w14:textId="77777777" w:rsidR="00AF47B1" w:rsidRPr="00506F64" w:rsidRDefault="00AF47B1" w:rsidP="00D62B83">
      <w:pPr>
        <w:numPr>
          <w:ilvl w:val="0"/>
          <w:numId w:val="21"/>
        </w:numPr>
      </w:pPr>
      <w:r w:rsidRPr="00506F64">
        <w:t>Discover portfolios, programs, and governance (organizational) structures that add value due to previously unidentified alignments.</w:t>
      </w:r>
    </w:p>
    <w:p w14:paraId="5F173ED5" w14:textId="77777777" w:rsidR="00AF47B1" w:rsidRPr="00506F64" w:rsidRDefault="00AF47B1" w:rsidP="00D62B83">
      <w:pPr>
        <w:numPr>
          <w:ilvl w:val="0"/>
          <w:numId w:val="21"/>
        </w:numPr>
      </w:pPr>
      <w:r w:rsidRPr="00506F64">
        <w:t>Credit programs and governance for previously unknown alignments to organizational performance metrics.</w:t>
      </w:r>
    </w:p>
    <w:p w14:paraId="19D253EA" w14:textId="77777777" w:rsidR="00AF47B1" w:rsidRPr="00506F64" w:rsidRDefault="00AF47B1" w:rsidP="00D62B83">
      <w:pPr>
        <w:numPr>
          <w:ilvl w:val="0"/>
          <w:numId w:val="21"/>
        </w:numPr>
      </w:pPr>
      <w:r w:rsidRPr="00506F64">
        <w:t>Improve regulatory compliance and tracking of regulatory compliance, while providing access to a broader inventory of alignments to regulations for policymaking, planning, testimony, and legislative proposals.</w:t>
      </w:r>
    </w:p>
    <w:p w14:paraId="34E9E604" w14:textId="77777777" w:rsidR="00AF47B1" w:rsidRDefault="00AF47B1" w:rsidP="00D62B83">
      <w:pPr>
        <w:numPr>
          <w:ilvl w:val="0"/>
          <w:numId w:val="21"/>
        </w:numPr>
      </w:pPr>
      <w:r w:rsidRPr="00506F64">
        <w:t xml:space="preserve">Provide professional development opportunities for </w:t>
      </w:r>
      <w:r>
        <w:t>A</w:t>
      </w:r>
      <w:r w:rsidRPr="00506F64">
        <w:t>gency staff in program management, policy analysis, and performance reporting.</w:t>
      </w:r>
    </w:p>
    <w:p w14:paraId="14D7B6F1" w14:textId="1D9ED748" w:rsidR="00CF0266" w:rsidRDefault="002668E9" w:rsidP="00CF0266">
      <w:pPr>
        <w:pStyle w:val="Heading2"/>
      </w:pPr>
      <w:bookmarkStart w:id="423" w:name="_Toc177628882"/>
      <w:bookmarkStart w:id="424" w:name="_Toc177722729"/>
      <w:bookmarkStart w:id="425" w:name="_Toc181163146"/>
      <w:bookmarkStart w:id="426" w:name="_Toc181338811"/>
      <w:bookmarkStart w:id="427" w:name="_Toc181998215"/>
      <w:bookmarkStart w:id="428" w:name="_Toc189239008"/>
      <w:r>
        <w:t xml:space="preserve">Version Control of </w:t>
      </w:r>
      <w:r w:rsidR="00CF0266">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CF0266">
        <w:t xml:space="preserve"> Value Integration Report</w:t>
      </w:r>
      <w:r>
        <w:t>s</w:t>
      </w:r>
      <w:bookmarkEnd w:id="423"/>
      <w:bookmarkEnd w:id="424"/>
      <w:bookmarkEnd w:id="425"/>
      <w:bookmarkEnd w:id="426"/>
      <w:bookmarkEnd w:id="427"/>
      <w:bookmarkEnd w:id="428"/>
    </w:p>
    <w:p w14:paraId="116F0C9B" w14:textId="77777777" w:rsidR="00C31171" w:rsidRDefault="002668E9" w:rsidP="002668E9">
      <w:r>
        <w:t xml:space="preserve">Value Integration Reports (VIRs) </w:t>
      </w:r>
      <w:r w:rsidR="009B5A16">
        <w:t xml:space="preserve">have discrete stages of development, and version numbers of reports help identify the current stage of VIRs. </w:t>
      </w:r>
      <w:r w:rsidR="00C31171">
        <w:t>These stages include:</w:t>
      </w:r>
    </w:p>
    <w:p w14:paraId="6A108B9F" w14:textId="77777777" w:rsidR="00BE61F0" w:rsidRDefault="00BE61F0" w:rsidP="00BE61F0">
      <w:pPr>
        <w:ind w:left="720"/>
      </w:pPr>
      <w:r>
        <w:t>0.1.x = rough draft (not all sections have content)</w:t>
      </w:r>
    </w:p>
    <w:p w14:paraId="17C9439B" w14:textId="77777777" w:rsidR="00BE61F0" w:rsidRDefault="00BE61F0" w:rsidP="00BE61F0">
      <w:pPr>
        <w:ind w:left="720"/>
      </w:pPr>
      <w:r>
        <w:t>0.2.x = working draft (all sections have content except implementation section)</w:t>
      </w:r>
    </w:p>
    <w:p w14:paraId="1F3359EB" w14:textId="77777777" w:rsidR="00BE61F0" w:rsidRDefault="00BE61F0" w:rsidP="00BE61F0">
      <w:pPr>
        <w:ind w:left="720"/>
      </w:pPr>
      <w:r>
        <w:t xml:space="preserve">0.3.x = review draft (ready to submit to client to begin implementation) </w:t>
      </w:r>
    </w:p>
    <w:p w14:paraId="100D403A" w14:textId="77777777" w:rsidR="00BE61F0" w:rsidRDefault="00BE61F0" w:rsidP="00BE61F0">
      <w:pPr>
        <w:ind w:left="720"/>
      </w:pPr>
      <w:r>
        <w:t xml:space="preserve">1.0.x = accepted by client to begin implementation </w:t>
      </w:r>
    </w:p>
    <w:p w14:paraId="676598DB" w14:textId="77777777" w:rsidR="00BE61F0" w:rsidRDefault="00BE61F0" w:rsidP="00BE61F0">
      <w:pPr>
        <w:ind w:left="720"/>
      </w:pPr>
      <w:r>
        <w:t>1.1.x = includes some revisions to recommendations</w:t>
      </w:r>
    </w:p>
    <w:p w14:paraId="3FA5F4B5" w14:textId="77777777" w:rsidR="00BE61F0" w:rsidRDefault="00BE61F0" w:rsidP="00BE61F0">
      <w:pPr>
        <w:ind w:left="720"/>
      </w:pPr>
      <w:r>
        <w:t>1.2.x = all revisions to recommendations and associated revisions to alignments completed</w:t>
      </w:r>
    </w:p>
    <w:p w14:paraId="5CA993DA" w14:textId="77777777" w:rsidR="00BE61F0" w:rsidRDefault="00BE61F0" w:rsidP="00BE61F0">
      <w:pPr>
        <w:ind w:left="720"/>
      </w:pPr>
      <w:r>
        <w:t xml:space="preserve">1.3.x = includes some implementation actions </w:t>
      </w:r>
    </w:p>
    <w:p w14:paraId="7099F2B3" w14:textId="77777777" w:rsidR="00BE61F0" w:rsidRDefault="00BE61F0" w:rsidP="00BE61F0">
      <w:pPr>
        <w:ind w:left="720"/>
      </w:pPr>
      <w:r>
        <w:t xml:space="preserve">1.4.x = includes all implementation actions </w:t>
      </w:r>
    </w:p>
    <w:p w14:paraId="5D00BB6E" w14:textId="77777777" w:rsidR="00BE61F0" w:rsidRDefault="00BE61F0" w:rsidP="00BE61F0">
      <w:pPr>
        <w:ind w:left="720"/>
      </w:pPr>
      <w:r>
        <w:t>2.0.x = implementation actions accepted by client; this does not commit the client to taking these actions, only that the actions require no further revision to the report</w:t>
      </w:r>
    </w:p>
    <w:p w14:paraId="0023554A" w14:textId="77777777" w:rsidR="00BE61F0" w:rsidRDefault="00BE61F0" w:rsidP="00BE61F0">
      <w:pPr>
        <w:ind w:left="720"/>
      </w:pPr>
      <w:r>
        <w:t>2.1.x = includes some references to implementation progress; “TBD” is sufficient</w:t>
      </w:r>
    </w:p>
    <w:p w14:paraId="668BA1B1" w14:textId="77777777" w:rsidR="00BE61F0" w:rsidRDefault="00BE61F0" w:rsidP="00BE61F0">
      <w:pPr>
        <w:ind w:left="720"/>
      </w:pPr>
      <w:r>
        <w:t>3.0.x = includes all references to implementation progress; “TBD” is sufficient</w:t>
      </w:r>
    </w:p>
    <w:p w14:paraId="09B60DF4" w14:textId="15C6EAC8" w:rsidR="00B9314F" w:rsidRDefault="00BE61F0" w:rsidP="00BE61F0">
      <w:pPr>
        <w:ind w:left="720"/>
      </w:pPr>
      <w:r>
        <w:t>3.1.x = revisions to implementation status</w:t>
      </w:r>
    </w:p>
    <w:p w14:paraId="465A1FD9" w14:textId="441CA6CF" w:rsidR="0055597A" w:rsidRDefault="0055597A" w:rsidP="0055597A">
      <w:r>
        <w:t xml:space="preserve">The numbering scheme above is only a suggestion, but </w:t>
      </w:r>
      <w:r w:rsidR="00873A4D">
        <w:t xml:space="preserve">report creators should attempt to make the </w:t>
      </w:r>
      <w:r w:rsidR="00754A84">
        <w:t xml:space="preserve">development </w:t>
      </w:r>
      <w:r w:rsidR="00873A4D">
        <w:t>stage of each VIR distinct and clear to the reader</w:t>
      </w:r>
      <w:r w:rsidR="00754A84">
        <w:t>.</w:t>
      </w:r>
    </w:p>
    <w:p w14:paraId="63557B38" w14:textId="5B5D156A" w:rsidR="00EE381B" w:rsidRDefault="00EE381B" w:rsidP="00EE381B">
      <w:pPr>
        <w:pStyle w:val="Heading2"/>
      </w:pPr>
      <w:bookmarkStart w:id="429" w:name="_Toc177628883"/>
      <w:bookmarkStart w:id="430" w:name="_Toc177722730"/>
      <w:bookmarkStart w:id="431" w:name="_Toc181163147"/>
      <w:bookmarkStart w:id="432" w:name="_Toc181338812"/>
      <w:bookmarkStart w:id="433" w:name="_Toc181998216"/>
      <w:bookmarkStart w:id="434" w:name="_Toc189239009"/>
      <w:r>
        <w:t>Making VIR Recommendations</w:t>
      </w:r>
      <w:bookmarkEnd w:id="429"/>
      <w:bookmarkEnd w:id="430"/>
      <w:bookmarkEnd w:id="431"/>
      <w:bookmarkEnd w:id="432"/>
      <w:bookmarkEnd w:id="433"/>
      <w:bookmarkEnd w:id="434"/>
    </w:p>
    <w:p w14:paraId="737790D8" w14:textId="4ABC1B7F" w:rsidR="00607D0E" w:rsidRDefault="00EE381B" w:rsidP="00AF47B1">
      <w:r>
        <w:t xml:space="preserve">Make </w:t>
      </w:r>
      <w:r w:rsidR="005F06B2">
        <w:t xml:space="preserve">actionable </w:t>
      </w:r>
      <w:r>
        <w:t xml:space="preserve">recommendations in </w:t>
      </w:r>
      <w:r w:rsidR="0038628C">
        <w:t>Value Integration Reports</w:t>
      </w:r>
      <w:r w:rsidR="00286623">
        <w:t xml:space="preserve"> (VIRs)</w:t>
      </w:r>
      <w:r w:rsidR="00AF47B1" w:rsidRPr="00506F64">
        <w:t xml:space="preserve"> </w:t>
      </w:r>
      <w:r w:rsidR="004A336C">
        <w:t xml:space="preserve">that </w:t>
      </w:r>
      <w:r w:rsidR="009E79FD">
        <w:t>support the three goals of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9E79FD">
        <w:t xml:space="preserve">: communicate value, </w:t>
      </w:r>
      <w:r w:rsidR="00FF4046">
        <w:t xml:space="preserve">coordinate changes to </w:t>
      </w:r>
      <w:r w:rsidR="005F06B2">
        <w:t xml:space="preserve">increase </w:t>
      </w:r>
      <w:r w:rsidR="009E79FD">
        <w:t>program value, and change governance to increase net value.</w:t>
      </w:r>
      <w:r w:rsidR="0000252F">
        <w:t xml:space="preserve"> </w:t>
      </w:r>
    </w:p>
    <w:p w14:paraId="1130D76A" w14:textId="77777777" w:rsidR="00607D0E" w:rsidRDefault="008B27ED" w:rsidP="00AF47B1">
      <w:r>
        <w:t>For each recommendation,</w:t>
      </w:r>
      <w:r w:rsidR="0000252F">
        <w:t xml:space="preserve"> explain how to deliver the Enabling Component in a way that delivers value to the Dependent Component</w:t>
      </w:r>
      <w:r>
        <w:t xml:space="preserve">, then edit </w:t>
      </w:r>
      <w:r w:rsidR="00286623">
        <w:t xml:space="preserve">it </w:t>
      </w:r>
      <w:r>
        <w:t xml:space="preserve">so that it </w:t>
      </w:r>
      <w:r w:rsidR="00286623">
        <w:t xml:space="preserve">recommends scope for the </w:t>
      </w:r>
      <w:r w:rsidR="00216E05">
        <w:t xml:space="preserve">new </w:t>
      </w:r>
      <w:r w:rsidR="00286623">
        <w:t xml:space="preserve">governance document the client will create based on the VIR. </w:t>
      </w:r>
    </w:p>
    <w:p w14:paraId="3FC8CB37" w14:textId="2B046B1A" w:rsidR="00AF47B1" w:rsidRDefault="00286623" w:rsidP="00AF47B1">
      <w:r>
        <w:t xml:space="preserve">Also </w:t>
      </w:r>
      <w:r w:rsidR="00607D0E">
        <w:t xml:space="preserve">edit the recommendation based on </w:t>
      </w:r>
      <w:r>
        <w:t xml:space="preserve">the </w:t>
      </w:r>
      <w:r w:rsidR="00331DC0" w:rsidRPr="00331DC0">
        <w:t xml:space="preserve">gap </w:t>
      </w:r>
      <w:r w:rsidR="00331DC0">
        <w:t xml:space="preserve">statement, which defines the gap </w:t>
      </w:r>
      <w:r w:rsidR="00331DC0" w:rsidRPr="00331DC0">
        <w:t>between the body of program management knowledge we have and the body of knowledge we need to provide a sufficient basis of evidence to support program integration discoveries, recommendations and improvements</w:t>
      </w:r>
      <w:r w:rsidR="00331DC0">
        <w:t>.</w:t>
      </w:r>
      <w:r w:rsidR="002C3617">
        <w:t xml:space="preserve"> </w:t>
      </w:r>
      <w:r w:rsidR="002C3617" w:rsidRPr="002C3617">
        <w:t xml:space="preserve">Clients </w:t>
      </w:r>
      <w:r w:rsidR="002C3617">
        <w:t>define</w:t>
      </w:r>
      <w:r w:rsidR="002C3617" w:rsidRPr="002C3617">
        <w:t xml:space="preserve"> the gap statements and </w:t>
      </w:r>
      <w:r w:rsidR="002C3617">
        <w:t xml:space="preserve">gauge the </w:t>
      </w:r>
      <w:r w:rsidR="002C3617" w:rsidRPr="002C3617">
        <w:t>value of the reports based on the capability of the report to close the gap statement.</w:t>
      </w:r>
    </w:p>
    <w:p w14:paraId="1528D639" w14:textId="77777777" w:rsidR="00AF47B1" w:rsidRPr="00506F64" w:rsidRDefault="00AF47B1" w:rsidP="005F06B2">
      <w:pPr>
        <w:pStyle w:val="Heading3"/>
        <w:rPr>
          <w:b w:val="0"/>
          <w:bCs w:val="0"/>
        </w:rPr>
      </w:pPr>
      <w:bookmarkStart w:id="435" w:name="_Toc177628884"/>
      <w:bookmarkStart w:id="436" w:name="_Toc177722731"/>
      <w:bookmarkStart w:id="437" w:name="_Toc181163148"/>
      <w:bookmarkStart w:id="438" w:name="_Toc181338813"/>
      <w:bookmarkStart w:id="439" w:name="_Toc181998217"/>
      <w:bookmarkStart w:id="440" w:name="_Toc189239010"/>
      <w:r>
        <w:t>Build products for strategic communications</w:t>
      </w:r>
      <w:bookmarkEnd w:id="435"/>
      <w:bookmarkEnd w:id="436"/>
      <w:bookmarkEnd w:id="437"/>
      <w:bookmarkEnd w:id="438"/>
      <w:bookmarkEnd w:id="439"/>
      <w:bookmarkEnd w:id="440"/>
    </w:p>
    <w:p w14:paraId="5AAF08FF" w14:textId="792B125C" w:rsidR="00AF47B1" w:rsidRPr="00506F64" w:rsidRDefault="00AF47B1" w:rsidP="00AF47B1">
      <w:r w:rsidRPr="00506F64">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analysts use the crosswalks to generate products that communicate the relationship(s) across governance documents in the </w:t>
      </w:r>
      <w:r>
        <w:t>F</w:t>
      </w:r>
      <w:r w:rsidRPr="00506F64">
        <w:t xml:space="preserve">ederal </w:t>
      </w:r>
      <w:r>
        <w:t>G</w:t>
      </w:r>
      <w:r w:rsidRPr="00506F64">
        <w:t xml:space="preserve">overnance </w:t>
      </w:r>
      <w:r>
        <w:t>S</w:t>
      </w:r>
      <w:r w:rsidRPr="00506F64">
        <w:t xml:space="preserve">tructure and documents that relate to the </w:t>
      </w:r>
      <w:r>
        <w:t>F</w:t>
      </w:r>
      <w:r w:rsidRPr="00506F64">
        <w:t xml:space="preserve">ederal </w:t>
      </w:r>
      <w:r>
        <w:t>G</w:t>
      </w:r>
      <w:r w:rsidRPr="00506F64">
        <w:t xml:space="preserve">overnance </w:t>
      </w:r>
      <w:r>
        <w:t>S</w:t>
      </w:r>
      <w:r w:rsidRPr="00506F64">
        <w:t xml:space="preserve">tructure. These products take the form of text and hypertext documents, interactive network graphics, and interactive tabular datasets. The products, in general, have the intent to support strategic communications from enabling source document owner to the dependent source document owners in how the scope of one supports the other. This effect has manifested in testimony, legislative proposals, speeches by Executive Branch leaders, directives, and </w:t>
      </w:r>
      <w:r>
        <w:t>A</w:t>
      </w:r>
      <w:r w:rsidRPr="00506F64">
        <w:t>gency concepts of operations.</w:t>
      </w:r>
    </w:p>
    <w:p w14:paraId="07F8F2A3" w14:textId="77777777" w:rsidR="00AF47B1" w:rsidRPr="00506F64" w:rsidRDefault="00AF47B1" w:rsidP="005F06B2">
      <w:pPr>
        <w:pStyle w:val="Heading3"/>
        <w:rPr>
          <w:b w:val="0"/>
          <w:bCs w:val="0"/>
        </w:rPr>
      </w:pPr>
      <w:bookmarkStart w:id="441" w:name="_Toc177628885"/>
      <w:bookmarkStart w:id="442" w:name="_Toc177722732"/>
      <w:bookmarkStart w:id="443" w:name="_Toc181163149"/>
      <w:bookmarkStart w:id="444" w:name="_Toc181338814"/>
      <w:bookmarkStart w:id="445" w:name="_Toc181998218"/>
      <w:bookmarkStart w:id="446" w:name="_Toc189239011"/>
      <w:r>
        <w:t>Increase value provided to network (additional linkages)</w:t>
      </w:r>
      <w:bookmarkEnd w:id="441"/>
      <w:bookmarkEnd w:id="442"/>
      <w:bookmarkEnd w:id="443"/>
      <w:bookmarkEnd w:id="444"/>
      <w:bookmarkEnd w:id="445"/>
      <w:bookmarkEnd w:id="446"/>
    </w:p>
    <w:p w14:paraId="7480FC14" w14:textId="1FA90279" w:rsidR="00AF47B1" w:rsidRPr="00506F64" w:rsidRDefault="00AF47B1" w:rsidP="00AF47B1">
      <w:r w:rsidRPr="00506F64">
        <w:t>In many cases, the value that an enabling source owner provides to a dependent source owner is unknown to either side of this value equation. For some domains such as healthcare and information technology, the known (expected) value streams in the domain can be a small fraction of the overall value that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reveals. (use transcript)</w:t>
      </w:r>
    </w:p>
    <w:p w14:paraId="13537332" w14:textId="77777777" w:rsidR="00AF47B1" w:rsidRPr="00506F64" w:rsidRDefault="00AF47B1" w:rsidP="00AF47B1">
      <w:r w:rsidRPr="00506F64">
        <w:t>For example, a hospital construction policy can affect measurements of access to care which can affect measures of (veteran) suicide prevention. This means that, indirectly, the managers of hospital construction operations provide indirect value to the organization's suicide prevention strategy.</w:t>
      </w:r>
    </w:p>
    <w:p w14:paraId="0376F63F" w14:textId="77777777" w:rsidR="00AF47B1" w:rsidRPr="00506F64" w:rsidRDefault="00AF47B1" w:rsidP="005F06B2">
      <w:pPr>
        <w:pStyle w:val="Heading3"/>
      </w:pPr>
      <w:bookmarkStart w:id="447" w:name="_Toc177628886"/>
      <w:bookmarkStart w:id="448" w:name="_Toc177722733"/>
      <w:bookmarkStart w:id="449" w:name="_Toc181163150"/>
      <w:bookmarkStart w:id="450" w:name="_Toc181338815"/>
      <w:bookmarkStart w:id="451" w:name="_Toc181998219"/>
      <w:bookmarkStart w:id="452" w:name="_Toc189239012"/>
      <w:r>
        <w:t>Increase network’s net value</w:t>
      </w:r>
      <w:bookmarkEnd w:id="447"/>
      <w:bookmarkEnd w:id="448"/>
      <w:bookmarkEnd w:id="449"/>
      <w:bookmarkEnd w:id="450"/>
      <w:bookmarkEnd w:id="451"/>
      <w:bookmarkEnd w:id="452"/>
    </w:p>
    <w:p w14:paraId="05D18164" w14:textId="77777777" w:rsidR="00AF47B1" w:rsidRPr="00506F64" w:rsidRDefault="00AF47B1" w:rsidP="00AF47B1">
      <w:r w:rsidRPr="00506F64">
        <w:t>Imagine a bird’s eye view of an electrical power grid. Imagine all the substation nodes and connecting high-power lines that make up the grid. Keep that picture in mind so that you can visualize how a new substation (node) will add capacity (value) to the larger grid (network).</w:t>
      </w:r>
    </w:p>
    <w:p w14:paraId="515D9D23" w14:textId="77777777" w:rsidR="00AF47B1" w:rsidRPr="00506F64" w:rsidRDefault="00AF47B1" w:rsidP="00AF47B1">
      <w:r w:rsidRPr="00506F64">
        <w:t xml:space="preserve">Now imagine that it is possible to increase the capacity of the grid substation by substation so that new nodes or connections make immediate contributions (add value) to the grid. As the grid (network) grows, the capacity of connections to receive and transmit even more value to existing nodes from additional or new nodes grows. There is a direct – and in many ways non-linear - relationship between the net value of the network and the number of connections an </w:t>
      </w:r>
      <w:r>
        <w:t>A</w:t>
      </w:r>
      <w:r w:rsidRPr="00506F64">
        <w:t xml:space="preserve">gency generates from its source documents to the </w:t>
      </w:r>
      <w:r>
        <w:t>F</w:t>
      </w:r>
      <w:r w:rsidRPr="00506F64">
        <w:t xml:space="preserve">ederal </w:t>
      </w:r>
      <w:r>
        <w:t>G</w:t>
      </w:r>
      <w:r w:rsidRPr="00506F64">
        <w:t xml:space="preserve">overnance </w:t>
      </w:r>
      <w:r>
        <w:t>S</w:t>
      </w:r>
      <w:r w:rsidRPr="00506F64">
        <w:t>tructure.</w:t>
      </w:r>
    </w:p>
    <w:p w14:paraId="0F623051" w14:textId="77777777" w:rsidR="00AF47B1" w:rsidRPr="00506F64" w:rsidRDefault="00AF47B1" w:rsidP="00AF47B1">
      <w:r w:rsidRPr="00506F64">
        <w:t>A concrete example is working with legislative proposals. Achieving results and goals depends on policies, which rely on laws and regulations for their authority to direct action. Demonstrating how an operation can provide more value in a different regulatory and legislative environment provides an evidential basis for the rationale for changing laws and regulations.</w:t>
      </w:r>
    </w:p>
    <w:p w14:paraId="44E45CC8" w14:textId="77777777" w:rsidR="00AF47B1" w:rsidRDefault="00AF47B1" w:rsidP="00AF47B1">
      <w:r w:rsidRPr="00506F64">
        <w:t xml:space="preserve">Another method to increase the net value of the network is to identify new ways of organizing resources and people and responsibilities to collect expertise that is not currently organized in the enterprise. For example, an </w:t>
      </w:r>
      <w:r>
        <w:t>A</w:t>
      </w:r>
      <w:r w:rsidRPr="00506F64">
        <w:t xml:space="preserve">gency might be responsible for biohazard emergency preparedness, and may already have policy and planning responsibilities that require that expertise, but those experts in your organization do not report to the responsible officer for that problem domain. Building a map of how the organization of laws, regulations, goals, priorities, and measures aligns to a new </w:t>
      </w:r>
      <w:r>
        <w:t>A</w:t>
      </w:r>
      <w:r w:rsidRPr="00506F64">
        <w:t xml:space="preserve">gency officer or </w:t>
      </w:r>
      <w:r>
        <w:t>A</w:t>
      </w:r>
      <w:r w:rsidRPr="00506F64">
        <w:t xml:space="preserve">gency office provides for an evidentiary basis for re-aligning </w:t>
      </w:r>
      <w:r>
        <w:t>h</w:t>
      </w:r>
      <w:r w:rsidRPr="00506F64">
        <w:t xml:space="preserve">uman </w:t>
      </w:r>
      <w:r>
        <w:t>c</w:t>
      </w:r>
      <w:r w:rsidRPr="00506F64">
        <w:t>apital resources. Thus, realignment of resources is a complementary (low-cost) method for increasing the net value of the network where the benefits of realignment can vastly exceed those costs.</w:t>
      </w:r>
    </w:p>
    <w:p w14:paraId="717227B1" w14:textId="0152C1E3" w:rsidR="00F5506C" w:rsidRDefault="00F5506C" w:rsidP="00F5506C">
      <w:pPr>
        <w:pStyle w:val="Heading2"/>
      </w:pPr>
      <w:bookmarkStart w:id="453" w:name="_Toc177628887"/>
      <w:bookmarkStart w:id="454" w:name="_Toc177722734"/>
      <w:bookmarkStart w:id="455" w:name="_Toc181163151"/>
      <w:bookmarkStart w:id="456" w:name="_Toc181338816"/>
      <w:bookmarkStart w:id="457" w:name="_Toc181998220"/>
      <w:bookmarkStart w:id="458" w:name="_Toc189239013"/>
      <w:r>
        <w:t>Adding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Alignments from Dataset</w:t>
      </w:r>
      <w:bookmarkEnd w:id="453"/>
      <w:bookmarkEnd w:id="454"/>
      <w:bookmarkEnd w:id="455"/>
      <w:bookmarkEnd w:id="456"/>
      <w:bookmarkEnd w:id="457"/>
      <w:bookmarkEnd w:id="458"/>
    </w:p>
    <w:p w14:paraId="43699F98" w14:textId="77777777" w:rsidR="00F5506C" w:rsidRDefault="00F5506C" w:rsidP="00F5506C">
      <w:pPr>
        <w:rPr>
          <w:noProof/>
        </w:rPr>
      </w:pPr>
      <w:r w:rsidRPr="00817822">
        <w:t xml:space="preserve">Copy and paste the Source Component and its description from the </w:t>
      </w:r>
      <w:r>
        <w:t>Baseline Source</w:t>
      </w:r>
      <w:r w:rsidRPr="00817822">
        <w:t xml:space="preserve"> (in the example above, </w:t>
      </w:r>
      <w:r>
        <w:t>the Baseline Source is “</w:t>
      </w:r>
      <w:r w:rsidRPr="009867D4">
        <w:t>UN Analysis of Public Expenditure towards Food Security and Nutrition</w:t>
      </w:r>
      <w:r>
        <w:t>”, and its component is “</w:t>
      </w:r>
      <w:r w:rsidRPr="00817822">
        <w:t>UN Food Security Dimension 3: Access</w:t>
      </w:r>
      <w:r>
        <w:t>”</w:t>
      </w:r>
      <w:r w:rsidRPr="00817822">
        <w:t>).</w:t>
      </w:r>
      <w:r>
        <w:t xml:space="preserve"> Underneath that component, include the Source Components that align to it from the production dataset. </w:t>
      </w:r>
      <w:r>
        <w:rPr>
          <w:noProof/>
        </w:rPr>
        <w:t>If the Component Description in the dataset is not sufficient for you to understand the Component, revise the Component Description in the production dataset before you proceed. If you find spelling, capitalization, or grammatical errors in the production dataset content, revise the production dataset content before you proceed. If you do not understand or agree with the alignment in the dataset, do not include the alignment in the report, and delete that alignment from the production dataset before you proceed. Make sure that if you edit a source, component or its description in the production dataset, make sure that both the Enabling and Dependent versions of these fields have identical values.</w:t>
      </w:r>
    </w:p>
    <w:p w14:paraId="461C7272" w14:textId="77777777" w:rsidR="00F5506C" w:rsidRPr="004B48DE" w:rsidRDefault="00F5506C" w:rsidP="00F5506C">
      <w:r>
        <w:rPr>
          <w:noProof/>
        </w:rPr>
        <w:t>When you make these corrections, please consider suggesting revisions to the crosswalk and/or quality control inspection portions of this document to minimize the need for these corrections in future reports.</w:t>
      </w:r>
    </w:p>
    <w:p w14:paraId="4C5F4C4A" w14:textId="1C0CC8DF" w:rsidR="00F5506C" w:rsidRDefault="00F5506C" w:rsidP="00F5506C">
      <w:pPr>
        <w:pStyle w:val="Heading2"/>
      </w:pPr>
      <w:bookmarkStart w:id="459" w:name="IVN_Alignment_Recommendations"/>
      <w:bookmarkStart w:id="460" w:name="_Toc177628888"/>
      <w:bookmarkStart w:id="461" w:name="_Toc177722735"/>
      <w:bookmarkStart w:id="462" w:name="_Toc181163152"/>
      <w:bookmarkStart w:id="463" w:name="_Toc181338817"/>
      <w:bookmarkStart w:id="464" w:name="_Toc181998221"/>
      <w:bookmarkStart w:id="465" w:name="_Toc189239014"/>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Alignment</w:t>
      </w:r>
      <w:r w:rsidR="00C87D09">
        <w:fldChar w:fldCharType="begin"/>
      </w:r>
      <w:r w:rsidR="00C87D09">
        <w:instrText xml:space="preserve"> XE "</w:instrText>
      </w:r>
      <w:r w:rsidR="00C87D09" w:rsidRPr="00E77A25">
        <w:instrText>Alignment</w:instrText>
      </w:r>
      <w:r w:rsidR="00C87D09">
        <w:instrText xml:space="preserve">" \i </w:instrText>
      </w:r>
      <w:r w:rsidR="00C87D09">
        <w:fldChar w:fldCharType="end"/>
      </w:r>
      <w:r>
        <w:t xml:space="preserve"> Recommendations</w:t>
      </w:r>
      <w:bookmarkEnd w:id="459"/>
      <w:bookmarkEnd w:id="460"/>
      <w:bookmarkEnd w:id="461"/>
      <w:bookmarkEnd w:id="462"/>
      <w:bookmarkEnd w:id="463"/>
      <w:bookmarkEnd w:id="464"/>
      <w:bookmarkEnd w:id="465"/>
    </w:p>
    <w:p w14:paraId="7EFE9AA8" w14:textId="77777777" w:rsidR="00F5506C" w:rsidRPr="003C14D2" w:rsidRDefault="00F5506C" w:rsidP="00F5506C">
      <w:r>
        <w:t>For each alignment, include a recommendation to communicate, leverage, and/or transform the alignment. Whether you choose to include a recommendation for each alignment to a Baseline Component or a summary recommendation for all the alignments to one Baseline Component depends on whether the organization intends to communicate, leverage, or change the Baseline Source, or other aligned documents. For example, if the intent of the report is to guide messaging about a recently published version of the Baseline Source (Level 1), a recommendation for each alignment would support that messaging to communicate the broad, systemic effects of the Baseline Source. If the intent is to leverage the alignments as written to transact more organizational value (Level 2), this would also require a recommendation for each alignment. If the intent is to transform (or develop) the Baseline Component so that the scope of that Component transacts more value across its alignments (Level 3), this requires only a summary recommendation for each Baseline Component. If your recommendations refer to governance documents other than the sources, such as a directive, please include a link to that document and the responsible office.</w:t>
      </w:r>
    </w:p>
    <w:p w14:paraId="08800ED4" w14:textId="2FE40971" w:rsidR="00F5506C" w:rsidRPr="006059A4" w:rsidRDefault="00F5506C" w:rsidP="00F5506C">
      <w:pPr>
        <w:pStyle w:val="Heading3"/>
      </w:pPr>
      <w:bookmarkStart w:id="466" w:name="_Toc177628889"/>
      <w:bookmarkStart w:id="467" w:name="_Toc177722736"/>
      <w:bookmarkStart w:id="468" w:name="_Toc181163153"/>
      <w:bookmarkStart w:id="469" w:name="_Toc181338818"/>
      <w:bookmarkStart w:id="470" w:name="_Toc181998222"/>
      <w:bookmarkStart w:id="471" w:name="_Toc189239015"/>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Level 1 Report: Communicate the alignment</w:t>
      </w:r>
      <w:bookmarkEnd w:id="466"/>
      <w:bookmarkEnd w:id="467"/>
      <w:bookmarkEnd w:id="468"/>
      <w:bookmarkEnd w:id="469"/>
      <w:bookmarkEnd w:id="470"/>
      <w:bookmarkEnd w:id="471"/>
    </w:p>
    <w:p w14:paraId="33C58ECB" w14:textId="77777777" w:rsidR="00F5506C" w:rsidRDefault="00F5506C" w:rsidP="00F5506C">
      <w:r w:rsidRPr="003C14D2">
        <w:t xml:space="preserve">Recommend how to communicate the alignment </w:t>
      </w:r>
      <w:r>
        <w:t>from each component in the Baseline Source to components of other sources, or a summary recommendation for all the alignments to one component of the Baseline Source</w:t>
      </w:r>
      <w:r w:rsidRPr="003C14D2">
        <w:t>. Th</w:t>
      </w:r>
      <w:r>
        <w:t>e</w:t>
      </w:r>
      <w:r w:rsidRPr="003C14D2">
        <w:t>s</w:t>
      </w:r>
      <w:r>
        <w:t>e</w:t>
      </w:r>
      <w:r w:rsidRPr="003C14D2">
        <w:t xml:space="preserve"> recommendation</w:t>
      </w:r>
      <w:r>
        <w:t>s</w:t>
      </w:r>
      <w:r w:rsidRPr="003C14D2">
        <w:t xml:space="preserve"> could include public messaging, arranging an event with </w:t>
      </w:r>
      <w:r>
        <w:t xml:space="preserve">the organizations that maintain the sources </w:t>
      </w:r>
      <w:r w:rsidRPr="003C14D2">
        <w:t xml:space="preserve">to promote the message of how </w:t>
      </w:r>
      <w:r>
        <w:t>the organizations deliver value to each other</w:t>
      </w:r>
      <w:r w:rsidRPr="003C14D2">
        <w:t xml:space="preserve">, or revising the </w:t>
      </w:r>
      <w:r>
        <w:t xml:space="preserve">descriptions in updates to the source documents </w:t>
      </w:r>
      <w:r w:rsidRPr="003C14D2">
        <w:t>to mention this alignment.</w:t>
      </w:r>
    </w:p>
    <w:p w14:paraId="3D03C8EE" w14:textId="0ADFB1EF" w:rsidR="00F5506C" w:rsidRPr="006059A4" w:rsidRDefault="00F5506C" w:rsidP="00F5506C">
      <w:pPr>
        <w:pStyle w:val="Heading3"/>
      </w:pPr>
      <w:bookmarkStart w:id="472" w:name="_Toc177628890"/>
      <w:bookmarkStart w:id="473" w:name="_Toc177722737"/>
      <w:bookmarkStart w:id="474" w:name="_Toc181163154"/>
      <w:bookmarkStart w:id="475" w:name="_Toc181338819"/>
      <w:bookmarkStart w:id="476" w:name="_Toc181998223"/>
      <w:bookmarkStart w:id="477" w:name="_Toc189239016"/>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Level 2 Report: Leverage the alignment</w:t>
      </w:r>
      <w:bookmarkEnd w:id="472"/>
      <w:bookmarkEnd w:id="473"/>
      <w:bookmarkEnd w:id="474"/>
      <w:bookmarkEnd w:id="475"/>
      <w:bookmarkEnd w:id="476"/>
      <w:bookmarkEnd w:id="477"/>
    </w:p>
    <w:p w14:paraId="55401B5D" w14:textId="31B2867F" w:rsidR="00F5506C" w:rsidRPr="003C14D2" w:rsidRDefault="00F5506C" w:rsidP="00F5506C">
      <w:r w:rsidRPr="003C14D2">
        <w:t xml:space="preserve">Recommend how to </w:t>
      </w:r>
      <w:r w:rsidR="0067197E">
        <w:t xml:space="preserve">leverage </w:t>
      </w:r>
      <w:r w:rsidR="0067197E" w:rsidRPr="0067197E">
        <w:t>recommendations</w:t>
      </w:r>
      <w:r w:rsidRPr="003C14D2">
        <w:t xml:space="preserve">, </w:t>
      </w:r>
      <w:r>
        <w:t>within their scope and operational discretion as defined in the source document</w:t>
      </w:r>
      <w:r w:rsidRPr="003C14D2">
        <w:t xml:space="preserve">, to maximize the net value they deliver. This could include budget, staffing and operational changes within the current scope </w:t>
      </w:r>
      <w:r>
        <w:t xml:space="preserve">and operational discretion </w:t>
      </w:r>
      <w:r w:rsidRPr="003C14D2">
        <w:t xml:space="preserve">of the </w:t>
      </w:r>
      <w:r w:rsidR="0067197E">
        <w:t>current source documents</w:t>
      </w:r>
      <w:r w:rsidRPr="003C14D2">
        <w:t>.</w:t>
      </w:r>
    </w:p>
    <w:p w14:paraId="1766B4E0" w14:textId="5A6F687D" w:rsidR="00F5506C" w:rsidRPr="006059A4" w:rsidRDefault="00F5506C" w:rsidP="00F5506C">
      <w:pPr>
        <w:pStyle w:val="Heading3"/>
      </w:pPr>
      <w:bookmarkStart w:id="478" w:name="_Toc177628891"/>
      <w:bookmarkStart w:id="479" w:name="_Toc177722738"/>
      <w:bookmarkStart w:id="480" w:name="_Toc181163155"/>
      <w:bookmarkStart w:id="481" w:name="_Toc181338820"/>
      <w:bookmarkStart w:id="482" w:name="_Toc181998224"/>
      <w:bookmarkStart w:id="483" w:name="_Toc189239017"/>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Level 3 Report: Transform the alignment</w:t>
      </w:r>
      <w:bookmarkEnd w:id="478"/>
      <w:bookmarkEnd w:id="479"/>
      <w:bookmarkEnd w:id="480"/>
      <w:bookmarkEnd w:id="481"/>
      <w:bookmarkEnd w:id="482"/>
      <w:bookmarkEnd w:id="483"/>
    </w:p>
    <w:p w14:paraId="5A35B30A" w14:textId="77777777" w:rsidR="00F5506C" w:rsidRDefault="00F5506C" w:rsidP="00F5506C">
      <w:r>
        <w:t>R</w:t>
      </w:r>
      <w:r w:rsidRPr="002D4FB4">
        <w:t xml:space="preserve">ecommend how to change </w:t>
      </w:r>
      <w:r>
        <w:t>the source documents maintained by the client organization</w:t>
      </w:r>
      <w:r w:rsidRPr="002D4FB4">
        <w:t xml:space="preserve"> to increase the net value they </w:t>
      </w:r>
      <w:r>
        <w:t>transact across their alignments</w:t>
      </w:r>
      <w:r w:rsidRPr="002D4FB4">
        <w:t xml:space="preserve">. </w:t>
      </w:r>
      <w:r>
        <w:t>In the example above, t</w:t>
      </w:r>
      <w:r w:rsidRPr="002D4FB4">
        <w:t>h</w:t>
      </w:r>
      <w:r>
        <w:t>ese changes</w:t>
      </w:r>
      <w:r w:rsidRPr="002D4FB4">
        <w:t xml:space="preserve"> could include</w:t>
      </w:r>
      <w:r>
        <w:t>:</w:t>
      </w:r>
    </w:p>
    <w:p w14:paraId="59227347" w14:textId="0742C2A0" w:rsidR="00F5506C" w:rsidRDefault="00F5506C" w:rsidP="00D62B83">
      <w:pPr>
        <w:pStyle w:val="ListParagraph"/>
        <w:numPr>
          <w:ilvl w:val="0"/>
          <w:numId w:val="27"/>
        </w:numPr>
      </w:pPr>
      <w:r w:rsidRPr="002D4FB4">
        <w:t xml:space="preserve">Budget, staffing and operational changes beyond the current scope of the </w:t>
      </w:r>
      <w:r w:rsidR="0067197E">
        <w:t>source documents</w:t>
      </w:r>
      <w:r w:rsidRPr="002D4FB4">
        <w:t xml:space="preserve">. </w:t>
      </w:r>
      <w:r>
        <w:br/>
      </w:r>
      <w:r w:rsidRPr="002D4FB4">
        <w:t xml:space="preserve">Recommendations to reach out to </w:t>
      </w:r>
      <w:r w:rsidR="0067197E">
        <w:t>third-party owners of source documents</w:t>
      </w:r>
      <w:r w:rsidRPr="002D4FB4">
        <w:t xml:space="preserve"> to </w:t>
      </w:r>
      <w:r w:rsidR="00406C87">
        <w:t>revise those documents or their implementation</w:t>
      </w:r>
      <w:r w:rsidRPr="002D4FB4">
        <w:t xml:space="preserve"> to receive more value fr</w:t>
      </w:r>
      <w:r w:rsidR="00406C87">
        <w:t>om the source documents aligned with it</w:t>
      </w:r>
      <w:r w:rsidRPr="002D4FB4">
        <w:t>.</w:t>
      </w:r>
    </w:p>
    <w:p w14:paraId="19AD532C" w14:textId="267400AF" w:rsidR="00F5506C" w:rsidRPr="00A360AB" w:rsidRDefault="00F5506C" w:rsidP="00D62B83">
      <w:pPr>
        <w:pStyle w:val="ListParagraph"/>
        <w:numPr>
          <w:ilvl w:val="0"/>
          <w:numId w:val="27"/>
        </w:numPr>
      </w:pPr>
      <w:r w:rsidRPr="002D4FB4">
        <w:t xml:space="preserve">Creating or changing separate components in sources outside the </w:t>
      </w:r>
      <w:r w:rsidR="00406C87">
        <w:t>organization that performed the alignments</w:t>
      </w:r>
      <w:r w:rsidRPr="002D4FB4">
        <w:t xml:space="preserve">, to increase the net value, efficiency or capabilities of the network, such as a new program directive that delivers on both sources. </w:t>
      </w:r>
    </w:p>
    <w:p w14:paraId="295C7370" w14:textId="77777777" w:rsidR="00F5506C" w:rsidRPr="00A360AB" w:rsidRDefault="00F5506C" w:rsidP="00F5506C">
      <w:pPr>
        <w:pStyle w:val="Heading3"/>
      </w:pPr>
      <w:bookmarkStart w:id="484" w:name="_Toc177628892"/>
      <w:bookmarkStart w:id="485" w:name="_Toc177722739"/>
      <w:bookmarkStart w:id="486" w:name="_Toc181163156"/>
      <w:bookmarkStart w:id="487" w:name="_Toc181338821"/>
      <w:bookmarkStart w:id="488" w:name="_Toc181998225"/>
      <w:bookmarkStart w:id="489" w:name="_Toc189239018"/>
      <w:r>
        <w:t>Opportunities for realignment</w:t>
      </w:r>
      <w:bookmarkEnd w:id="484"/>
      <w:bookmarkEnd w:id="485"/>
      <w:bookmarkEnd w:id="486"/>
      <w:bookmarkEnd w:id="487"/>
      <w:bookmarkEnd w:id="488"/>
      <w:bookmarkEnd w:id="489"/>
    </w:p>
    <w:p w14:paraId="5AC548DB" w14:textId="77777777" w:rsidR="00F5506C" w:rsidRPr="00506F64" w:rsidRDefault="00F5506C" w:rsidP="00F5506C">
      <w:r w:rsidRPr="00506F64">
        <w:t xml:space="preserve">In the report, include </w:t>
      </w:r>
      <w:r>
        <w:t xml:space="preserve">a section of potential alignments that might align upon revision, </w:t>
      </w:r>
      <w:r w:rsidRPr="00506F64">
        <w:t xml:space="preserve">so that the analysts can </w:t>
      </w:r>
      <w:r>
        <w:t xml:space="preserve">review these components </w:t>
      </w:r>
      <w:r w:rsidRPr="00506F64">
        <w:t xml:space="preserve">to </w:t>
      </w:r>
      <w:r>
        <w:t xml:space="preserve">consider revising them to </w:t>
      </w:r>
      <w:r w:rsidRPr="00506F64">
        <w:t xml:space="preserve">make the alignment </w:t>
      </w:r>
      <w:r>
        <w:t xml:space="preserve">(or nonalignment) </w:t>
      </w:r>
      <w:r w:rsidRPr="00506F64">
        <w:t>more explicit</w:t>
      </w:r>
      <w:r>
        <w:t>.</w:t>
      </w:r>
    </w:p>
    <w:p w14:paraId="020EB2BE" w14:textId="77777777" w:rsidR="009B7B74" w:rsidRPr="00A47B90" w:rsidRDefault="009B7B74" w:rsidP="009B7B74">
      <w:pPr>
        <w:pStyle w:val="Heading3"/>
      </w:pPr>
      <w:bookmarkStart w:id="490" w:name="_Toc181163157"/>
      <w:bookmarkStart w:id="491" w:name="_Toc181338822"/>
      <w:bookmarkStart w:id="492" w:name="_Toc181998226"/>
      <w:bookmarkStart w:id="493" w:name="_Toc189239019"/>
      <w:r>
        <w:t>Summarize all of the requirements for the executive summary of the report</w:t>
      </w:r>
      <w:bookmarkEnd w:id="490"/>
      <w:bookmarkEnd w:id="491"/>
      <w:bookmarkEnd w:id="492"/>
      <w:bookmarkEnd w:id="493"/>
    </w:p>
    <w:p w14:paraId="08EBC904" w14:textId="56C58F3D" w:rsidR="009B7B74" w:rsidRDefault="009B7B74" w:rsidP="009B7B74">
      <w:r>
        <w:t>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Team adds a table to the Value Integration Report that maps each recommendation</w:t>
      </w:r>
      <w:r w:rsidRPr="002E524B">
        <w:t xml:space="preserve"> </w:t>
      </w:r>
      <w:r>
        <w:t xml:space="preserve">in the Report to the alignments that support that recommendation. This helps the team find opportunities to combine recommendations and create a summary of all recommendations </w:t>
      </w:r>
      <w:r w:rsidRPr="002E524B">
        <w:t>for the executive summary of the report.</w:t>
      </w:r>
    </w:p>
    <w:p w14:paraId="54630981" w14:textId="2C0E82F3" w:rsidR="009B7B74" w:rsidRDefault="009B7B74" w:rsidP="009B7B74">
      <w:pPr>
        <w:pStyle w:val="Heading1"/>
      </w:pPr>
      <w:bookmarkStart w:id="494" w:name="_Toc181163158"/>
      <w:bookmarkStart w:id="495" w:name="_Toc181338823"/>
      <w:bookmarkStart w:id="496" w:name="_Toc181998227"/>
      <w:bookmarkStart w:id="497" w:name="_Toc189239020"/>
      <w:r>
        <w:t>C</w:t>
      </w:r>
      <w:r w:rsidRPr="000F4871">
        <w:t>reate a sample excerpt of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rsidRPr="000F4871">
        <w:t xml:space="preserve"> Document for the report</w:t>
      </w:r>
      <w:bookmarkEnd w:id="494"/>
      <w:bookmarkEnd w:id="495"/>
      <w:bookmarkEnd w:id="496"/>
      <w:bookmarkEnd w:id="497"/>
    </w:p>
    <w:p w14:paraId="76706B28" w14:textId="0FF3D50B" w:rsidR="009B7B74" w:rsidRPr="000F4871" w:rsidRDefault="009B7B74" w:rsidP="009B7B74">
      <w:r w:rsidRPr="00DD3F84">
        <w:t xml:space="preserve">To </w:t>
      </w:r>
      <w:r>
        <w:t>illustrate an example of how to adapt</w:t>
      </w:r>
      <w:r w:rsidRPr="00DD3F84">
        <w:t xml:space="preserve"> the recommendations in th</w:t>
      </w:r>
      <w:r>
        <w:t>e</w:t>
      </w:r>
      <w:r w:rsidRPr="00DD3F84">
        <w:t xml:space="preserve"> </w:t>
      </w:r>
      <w:r>
        <w:t>RIR to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Document</w:t>
      </w:r>
      <w:r w:rsidRPr="00DD3F84">
        <w:t xml:space="preserve">, </w:t>
      </w:r>
      <w:r>
        <w:t xml:space="preserve">include a </w:t>
      </w:r>
      <w:r w:rsidRPr="00DD3F84">
        <w:t xml:space="preserve">notional </w:t>
      </w:r>
      <w:r>
        <w:t>example</w:t>
      </w:r>
      <w:r w:rsidRPr="00DD3F84">
        <w:t xml:space="preserve"> </w:t>
      </w:r>
      <w:r>
        <w:t>in the RIR that shows</w:t>
      </w:r>
      <w:r w:rsidRPr="00DD3F84">
        <w:t xml:space="preserve"> </w:t>
      </w:r>
      <w:r>
        <w:t>recommendations from RIR in the format, layout and style</w:t>
      </w:r>
      <w:r w:rsidRPr="00DD3F84">
        <w:t xml:space="preserve"> one of the critical “hub” governance documents </w:t>
      </w:r>
      <w:r>
        <w:t>for the RIR recommendations. Identify the “hub” document and add a link to it as a footnote.</w:t>
      </w:r>
    </w:p>
    <w:p w14:paraId="04B8D40F" w14:textId="7F7FB8FF" w:rsidR="00AA71CB" w:rsidRDefault="00AA71CB" w:rsidP="008E2CBB">
      <w:pPr>
        <w:pStyle w:val="Heading1"/>
      </w:pPr>
      <w:bookmarkStart w:id="498" w:name="_Toc177628893"/>
      <w:bookmarkStart w:id="499" w:name="_Toc177722740"/>
      <w:bookmarkStart w:id="500" w:name="_Toc181163159"/>
      <w:bookmarkStart w:id="501" w:name="_Toc181338824"/>
      <w:bookmarkStart w:id="502" w:name="_Toc181998228"/>
      <w:bookmarkStart w:id="503" w:name="_Toc189239021"/>
      <w:r w:rsidRPr="00AA71CB">
        <w:t>How to progress a VIR from the Development Phase to the Implementation Phase</w:t>
      </w:r>
      <w:bookmarkEnd w:id="498"/>
      <w:bookmarkEnd w:id="499"/>
      <w:bookmarkEnd w:id="500"/>
      <w:bookmarkEnd w:id="501"/>
      <w:bookmarkEnd w:id="502"/>
      <w:bookmarkEnd w:id="503"/>
    </w:p>
    <w:p w14:paraId="1E5BC377" w14:textId="3798422E" w:rsidR="00AA71CB" w:rsidRPr="00AA71CB" w:rsidRDefault="00495B64" w:rsidP="00AA71CB">
      <w:r w:rsidRPr="00495B64">
        <w:rPr>
          <w:highlight w:val="yellow"/>
        </w:rPr>
        <w:t>(insert text here on the difference between the Development and Implementation Phases and how that step requires completing the recommendations and the client accepting the draft to begin drafting implementation actions).</w:t>
      </w:r>
    </w:p>
    <w:p w14:paraId="573DB651" w14:textId="101442A8" w:rsidR="009B1FB7" w:rsidRPr="00A47B90" w:rsidRDefault="0090373D" w:rsidP="00D26786">
      <w:pPr>
        <w:pStyle w:val="Heading2"/>
      </w:pPr>
      <w:bookmarkStart w:id="504" w:name="_Toc177628896"/>
      <w:bookmarkStart w:id="505" w:name="_Toc177722743"/>
      <w:bookmarkStart w:id="506" w:name="_Toc181163161"/>
      <w:bookmarkStart w:id="507" w:name="_Toc181338826"/>
      <w:bookmarkStart w:id="508" w:name="_Toc181998230"/>
      <w:bookmarkStart w:id="509" w:name="_Toc189239022"/>
      <w:bookmarkStart w:id="510" w:name="_Hlk180428397"/>
      <w:r>
        <w:t>Report Manager</w:t>
      </w:r>
      <w:r w:rsidR="00BC1C15">
        <w:t xml:space="preserve"> Delivers </w:t>
      </w:r>
      <w:r w:rsidR="003D4E44">
        <w:t>Draft to</w:t>
      </w:r>
      <w:r w:rsidR="009B1FB7">
        <w:t xml:space="preserve"> Client</w:t>
      </w:r>
      <w:bookmarkEnd w:id="504"/>
      <w:bookmarkEnd w:id="505"/>
      <w:bookmarkEnd w:id="506"/>
      <w:bookmarkEnd w:id="507"/>
      <w:bookmarkEnd w:id="508"/>
      <w:bookmarkEnd w:id="509"/>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p>
    <w:p w14:paraId="75882FDE" w14:textId="2A95D85D" w:rsidR="009B1FB7" w:rsidRDefault="009B1FB7" w:rsidP="009B1FB7">
      <w:r>
        <w:t>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Team a</w:t>
      </w:r>
      <w:r w:rsidRPr="00990F07">
        <w:t>djust</w:t>
      </w:r>
      <w:r>
        <w:t>s</w:t>
      </w:r>
      <w:r w:rsidRPr="00990F07">
        <w:t xml:space="preserve"> the recommendations in the report to </w:t>
      </w:r>
      <w:r>
        <w:t xml:space="preserve">match </w:t>
      </w:r>
      <w:r w:rsidRPr="00990F07">
        <w:t>the priorities, resources and authority of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w:t>
      </w:r>
    </w:p>
    <w:p w14:paraId="242EC09E" w14:textId="6CF1FA4C" w:rsidR="009B7B74" w:rsidRDefault="0090373D" w:rsidP="00D26786">
      <w:pPr>
        <w:pStyle w:val="Heading2"/>
      </w:pPr>
      <w:bookmarkStart w:id="511" w:name="_Toc181163162"/>
      <w:bookmarkStart w:id="512" w:name="_Toc181338827"/>
      <w:bookmarkStart w:id="513" w:name="_Toc181998231"/>
      <w:bookmarkStart w:id="514" w:name="_Toc189239023"/>
      <w:bookmarkStart w:id="515" w:name="_Toc177628897"/>
      <w:bookmarkStart w:id="516" w:name="_Toc177722744"/>
      <w:r>
        <w:t>Report Manager</w:t>
      </w:r>
      <w:r w:rsidR="00BC1C15">
        <w:t xml:space="preserve"> adjusts</w:t>
      </w:r>
      <w:r w:rsidR="009B1FB7">
        <w:t xml:space="preserve"> the </w:t>
      </w:r>
      <w:r w:rsidR="00BC1C15">
        <w:t>implementation actions/recommendations/alignments</w:t>
      </w:r>
      <w:r w:rsidR="009B1FB7">
        <w:t xml:space="preserve"> in the report </w:t>
      </w:r>
      <w:r w:rsidR="00BC1C15">
        <w:t xml:space="preserve">and dataset </w:t>
      </w:r>
      <w:r w:rsidR="00431C7A">
        <w:t>based on feedback from</w:t>
      </w:r>
      <w:r w:rsidR="009B1FB7">
        <w:t xml:space="preserve"> the Client</w:t>
      </w:r>
      <w:bookmarkEnd w:id="511"/>
      <w:bookmarkEnd w:id="512"/>
      <w:bookmarkEnd w:id="513"/>
      <w:bookmarkEnd w:id="514"/>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p>
    <w:bookmarkEnd w:id="515"/>
    <w:bookmarkEnd w:id="516"/>
    <w:p w14:paraId="6945BAF8" w14:textId="44ED9978" w:rsidR="009B7B74" w:rsidRDefault="00431C7A" w:rsidP="00F065F6">
      <w:r>
        <w:t>In live meetings, t</w:t>
      </w:r>
      <w:r w:rsidR="009B1FB7">
        <w:t xml:space="preserve">he </w:t>
      </w:r>
      <w:r w:rsidR="009438F3">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9438F3">
        <w:t xml:space="preserve"> </w:t>
      </w:r>
      <w:r w:rsidR="0090373D">
        <w:t>Report Manager</w:t>
      </w:r>
      <w:r w:rsidR="009B1FB7">
        <w:t xml:space="preserve"> a</w:t>
      </w:r>
      <w:r w:rsidR="009B1FB7" w:rsidRPr="00990F07">
        <w:t>djust</w:t>
      </w:r>
      <w:r w:rsidR="009B1FB7">
        <w:t>s</w:t>
      </w:r>
      <w:r w:rsidR="009B1FB7" w:rsidRPr="00990F07">
        <w:t xml:space="preserve"> the recommendations in the report to </w:t>
      </w:r>
      <w:r w:rsidR="009B1FB7">
        <w:t xml:space="preserve">match </w:t>
      </w:r>
      <w:r w:rsidR="009B1FB7" w:rsidRPr="00990F07">
        <w:t>the priorities, resources and authority of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rsidR="009B1FB7">
        <w:t>.</w:t>
      </w:r>
      <w:r w:rsidR="00F065F6">
        <w:t xml:space="preserve"> </w:t>
      </w:r>
    </w:p>
    <w:p w14:paraId="62CCE31F" w14:textId="471C7B95" w:rsidR="009438F3" w:rsidRDefault="009438F3" w:rsidP="00F065F6">
      <w:r>
        <w:t>Based on feedback from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and Working Group in these meetings (and any offline feedback </w:t>
      </w:r>
      <w:r w:rsidR="00BC1C15">
        <w:t xml:space="preserve">from the Client </w:t>
      </w:r>
      <w:r>
        <w:t xml:space="preserve">to the </w:t>
      </w:r>
      <w:r w:rsidR="0090373D">
        <w:t>Report Manager</w:t>
      </w:r>
      <w:r>
        <w:t xml:space="preserve">), the </w:t>
      </w:r>
      <w:r w:rsidR="0090373D">
        <w:t>Report Manager</w:t>
      </w:r>
      <w:r>
        <w:t xml:space="preserve"> can make one of </w:t>
      </w:r>
      <w:r w:rsidR="00BC1C15">
        <w:t>six</w:t>
      </w:r>
      <w:r>
        <w:t xml:space="preserve"> revisions</w:t>
      </w:r>
      <w:r w:rsidR="00BC1C15">
        <w:t>, based on the complexity level of the report.</w:t>
      </w:r>
    </w:p>
    <w:p w14:paraId="67514286" w14:textId="0B6809EF" w:rsidR="009438F3" w:rsidRDefault="009438F3" w:rsidP="0073667F">
      <w:pPr>
        <w:pStyle w:val="ListParagraph"/>
        <w:numPr>
          <w:ilvl w:val="0"/>
          <w:numId w:val="55"/>
        </w:numPr>
      </w:pPr>
      <w:r>
        <w:t>Accept the Implementation Action</w:t>
      </w:r>
      <w:r w:rsidR="00BC1C15">
        <w:t xml:space="preserve"> (Level 3)</w:t>
      </w:r>
      <w:r w:rsidR="00227F5C">
        <w:t>.</w:t>
      </w:r>
    </w:p>
    <w:p w14:paraId="40492B1A" w14:textId="384D50A0" w:rsidR="009438F3" w:rsidRDefault="009438F3" w:rsidP="0073667F">
      <w:pPr>
        <w:pStyle w:val="ListParagraph"/>
        <w:numPr>
          <w:ilvl w:val="0"/>
          <w:numId w:val="55"/>
        </w:numPr>
      </w:pPr>
      <w:r>
        <w:t>Revise the Implementation Action</w:t>
      </w:r>
      <w:r w:rsidR="00BC1C15">
        <w:t xml:space="preserve"> (Level 3).</w:t>
      </w:r>
    </w:p>
    <w:p w14:paraId="1C90198A" w14:textId="54D3957C" w:rsidR="009438F3" w:rsidRDefault="009438F3" w:rsidP="0073667F">
      <w:pPr>
        <w:pStyle w:val="ListParagraph"/>
        <w:numPr>
          <w:ilvl w:val="0"/>
          <w:numId w:val="55"/>
        </w:numPr>
      </w:pPr>
      <w:r>
        <w:t>Delete the Implementation Action</w:t>
      </w:r>
      <w:r w:rsidR="00BC1C15">
        <w:t xml:space="preserve"> (Level 3)</w:t>
      </w:r>
      <w:r>
        <w:t>. This deletes the row from the report.</w:t>
      </w:r>
    </w:p>
    <w:p w14:paraId="7B02BD16" w14:textId="26E162AE" w:rsidR="009438F3" w:rsidRDefault="009438F3" w:rsidP="0073667F">
      <w:pPr>
        <w:pStyle w:val="ListParagraph"/>
        <w:numPr>
          <w:ilvl w:val="0"/>
          <w:numId w:val="55"/>
        </w:numPr>
      </w:pPr>
      <w:r>
        <w:t>Revise the recommendation, and create a new implementation action based on the revision</w:t>
      </w:r>
      <w:r w:rsidR="00BC1C15">
        <w:t xml:space="preserve"> (Level 3)</w:t>
      </w:r>
      <w:r>
        <w:t>.</w:t>
      </w:r>
    </w:p>
    <w:p w14:paraId="4CF4381E" w14:textId="07CDDF96" w:rsidR="009438F3" w:rsidRDefault="009438F3" w:rsidP="0073667F">
      <w:pPr>
        <w:pStyle w:val="ListParagraph"/>
        <w:numPr>
          <w:ilvl w:val="0"/>
          <w:numId w:val="55"/>
        </w:numPr>
      </w:pPr>
      <w:r>
        <w:t>Delete the recommendation</w:t>
      </w:r>
      <w:r w:rsidR="00BC1C15">
        <w:t xml:space="preserve"> (Levels 2 and 3)</w:t>
      </w:r>
      <w:r>
        <w:t>. This deletes the row from the report.</w:t>
      </w:r>
    </w:p>
    <w:p w14:paraId="7C9284B3" w14:textId="3A79E76F" w:rsidR="009438F3" w:rsidRDefault="009438F3" w:rsidP="0073667F">
      <w:pPr>
        <w:pStyle w:val="ListParagraph"/>
        <w:numPr>
          <w:ilvl w:val="0"/>
          <w:numId w:val="55"/>
        </w:numPr>
      </w:pPr>
      <w:r>
        <w:t>Delete the alignment</w:t>
      </w:r>
      <w:r w:rsidR="00BC1C15">
        <w:t xml:space="preserve"> (all levels)</w:t>
      </w:r>
      <w:r>
        <w:t>. This deletes the row from the report and the dataset.</w:t>
      </w:r>
    </w:p>
    <w:p w14:paraId="3A465088" w14:textId="0CA6B036" w:rsidR="009B7B74" w:rsidRPr="00A47B90" w:rsidRDefault="0090373D" w:rsidP="009B7B74">
      <w:pPr>
        <w:pStyle w:val="Heading2"/>
      </w:pPr>
      <w:bookmarkStart w:id="517" w:name="_Toc181163163"/>
      <w:bookmarkStart w:id="518" w:name="_Toc181338828"/>
      <w:bookmarkStart w:id="519" w:name="_Toc181998232"/>
      <w:bookmarkStart w:id="520" w:name="_Toc189239024"/>
      <w:r>
        <w:t>Report Manager</w:t>
      </w:r>
      <w:r w:rsidR="00BC1C15">
        <w:t xml:space="preserve"> trains</w:t>
      </w:r>
      <w:r w:rsidR="009B7B74">
        <w:t xml:space="preserve"> </w:t>
      </w:r>
      <w:r w:rsidR="00BC1C15">
        <w:t>a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rsidR="00BC1C15">
        <w:t xml:space="preserve"> Delegate </w:t>
      </w:r>
      <w:r w:rsidR="009B7B74">
        <w:t xml:space="preserve">to adopt the RIR </w:t>
      </w:r>
      <w:r>
        <w:t>Report Manager</w:t>
      </w:r>
      <w:r w:rsidR="009B7B74">
        <w:t xml:space="preserve"> role</w:t>
      </w:r>
      <w:bookmarkEnd w:id="517"/>
      <w:bookmarkEnd w:id="518"/>
      <w:bookmarkEnd w:id="519"/>
      <w:bookmarkEnd w:id="520"/>
    </w:p>
    <w:p w14:paraId="56200549" w14:textId="56E3B5A4" w:rsidR="007600F5" w:rsidRDefault="00431C7A" w:rsidP="00F065F6">
      <w:r>
        <w:t>During meetings</w:t>
      </w:r>
      <w:r w:rsidR="009B7B74">
        <w:t xml:space="preserve"> where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rsidR="009B7B74">
        <w:t xml:space="preserve"> is providing feedback</w:t>
      </w:r>
      <w:r w:rsidR="00F065F6">
        <w:t xml:space="preserve"> to </w:t>
      </w:r>
      <w:r w:rsidR="009B7B74">
        <w:t>adjust the recommendations</w:t>
      </w:r>
      <w:r>
        <w:t xml:space="preserve">, the </w:t>
      </w:r>
      <w:r w:rsidR="0090373D">
        <w:t>Report Manager</w:t>
      </w:r>
      <w:r>
        <w:t xml:space="preserve"> trains the Client Delegate to lead these adjustments</w:t>
      </w:r>
      <w:r w:rsidR="009B7B74">
        <w:t xml:space="preserve"> in subsequent </w:t>
      </w:r>
      <w:r w:rsidR="00BC1C15">
        <w:t xml:space="preserve">Client meetings and </w:t>
      </w:r>
      <w:r w:rsidR="009B7B74">
        <w:t>phases of the RIR</w:t>
      </w:r>
      <w:r w:rsidR="009B1FB7">
        <w:t>.</w:t>
      </w:r>
    </w:p>
    <w:p w14:paraId="1B151DEF" w14:textId="29406E75" w:rsidR="007600F5" w:rsidRDefault="00F065F6" w:rsidP="00F065F6">
      <w:r>
        <w:t>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w:t>
      </w:r>
      <w:r w:rsidR="00431C7A">
        <w:t>Delegate</w:t>
      </w:r>
      <w:r>
        <w:t xml:space="preserve"> learn</w:t>
      </w:r>
      <w:r w:rsidR="00431C7A">
        <w:t>s</w:t>
      </w:r>
      <w:r>
        <w:t xml:space="preserve"> the role of the </w:t>
      </w:r>
      <w:r w:rsidR="0090373D">
        <w:t>Report Manager</w:t>
      </w:r>
      <w:r w:rsidR="00431C7A">
        <w:t xml:space="preserve"> for the RIR</w:t>
      </w:r>
      <w:r>
        <w:t xml:space="preserve">, </w:t>
      </w:r>
      <w:r w:rsidR="007600F5">
        <w:t>including taking</w:t>
      </w:r>
      <w:r w:rsidR="00431C7A">
        <w:t xml:space="preserve"> over </w:t>
      </w:r>
      <w:r w:rsidR="007600F5">
        <w:t>scheduling of meetings with the Client and Working Group,</w:t>
      </w:r>
      <w:r>
        <w:t xml:space="preserve"> </w:t>
      </w:r>
      <w:r w:rsidR="00431C7A">
        <w:t>creating and editing</w:t>
      </w:r>
      <w:r>
        <w:t xml:space="preserve"> recommendations</w:t>
      </w:r>
      <w:r w:rsidR="00431C7A">
        <w:t>,</w:t>
      </w:r>
      <w:r>
        <w:t xml:space="preserve"> and assum</w:t>
      </w:r>
      <w:r w:rsidR="007600F5">
        <w:t>ing</w:t>
      </w:r>
      <w:r>
        <w:t xml:space="preserve"> th</w:t>
      </w:r>
      <w:r w:rsidR="00431C7A">
        <w:t>e rol</w:t>
      </w:r>
      <w:r>
        <w:t xml:space="preserve">e </w:t>
      </w:r>
      <w:r w:rsidR="00431C7A">
        <w:t xml:space="preserve">of </w:t>
      </w:r>
      <w:r w:rsidR="0090373D">
        <w:t>Report Manager</w:t>
      </w:r>
      <w:r w:rsidR="00431C7A">
        <w:t xml:space="preserve"> </w:t>
      </w:r>
      <w:r w:rsidR="007600F5">
        <w:t>of</w:t>
      </w:r>
      <w:r w:rsidR="00431C7A">
        <w:t xml:space="preserve"> the RIR</w:t>
      </w:r>
      <w:r>
        <w:t xml:space="preserve"> in the Monitoring Phase</w:t>
      </w:r>
      <w:r w:rsidR="007600F5">
        <w:t>, and for the remainder of the lifecycle</w:t>
      </w:r>
      <w:r>
        <w:t>.</w:t>
      </w:r>
      <w:r w:rsidR="007600F5">
        <w:t xml:space="preserve"> </w:t>
      </w:r>
    </w:p>
    <w:p w14:paraId="7C0AABB7" w14:textId="2D586FEE" w:rsidR="00F065F6" w:rsidRDefault="007600F5" w:rsidP="00F065F6">
      <w:r>
        <w:t>The Monitoring Phase may include updating the RIR based on updated versions of the governance documents that form the basis of the alignments in the report, or requesting to the ACDO that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Product Owner add a revision of the RIR to the IVN project backlog</w:t>
      </w:r>
      <w:r w:rsidR="00F065F6">
        <w:t>.</w:t>
      </w:r>
    </w:p>
    <w:p w14:paraId="59DB7CC2" w14:textId="5A15821D" w:rsidR="005D58B2" w:rsidRPr="00A47B90" w:rsidRDefault="005D58B2" w:rsidP="005D58B2">
      <w:pPr>
        <w:pStyle w:val="Heading2"/>
      </w:pPr>
      <w:bookmarkStart w:id="521" w:name="_Toc181163164"/>
      <w:bookmarkStart w:id="522" w:name="_Toc181338829"/>
      <w:bookmarkStart w:id="523" w:name="_Toc181998233"/>
      <w:bookmarkStart w:id="524" w:name="_Toc189239025"/>
      <w:bookmarkEnd w:id="510"/>
      <w:r>
        <w:t>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accepts adjusted recommendations – Level 1 and Level 2 reports</w:t>
      </w:r>
      <w:bookmarkEnd w:id="521"/>
      <w:bookmarkEnd w:id="522"/>
      <w:bookmarkEnd w:id="523"/>
      <w:bookmarkEnd w:id="524"/>
    </w:p>
    <w:p w14:paraId="58BD03CC" w14:textId="68D62A49" w:rsidR="005D58B2" w:rsidRDefault="005D58B2" w:rsidP="005D58B2">
      <w:r>
        <w:t>When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accepts the adjusted recommendations, this progresses Level 1 and Level 2 reports to M</w:t>
      </w:r>
      <w:r w:rsidR="00054732">
        <w:t>onitoring</w:t>
      </w:r>
      <w:r>
        <w:t xml:space="preserve">. </w:t>
      </w:r>
    </w:p>
    <w:p w14:paraId="4C3DA25A" w14:textId="18D7265D" w:rsidR="005D58B2" w:rsidRPr="00A47B90" w:rsidRDefault="005D58B2" w:rsidP="005D58B2">
      <w:pPr>
        <w:pStyle w:val="Heading2"/>
      </w:pPr>
      <w:bookmarkStart w:id="525" w:name="_Toc181163165"/>
      <w:bookmarkStart w:id="526" w:name="_Toc181338830"/>
      <w:bookmarkStart w:id="527" w:name="_Toc181998234"/>
      <w:bookmarkStart w:id="528" w:name="_Toc189239026"/>
      <w:r>
        <w:t>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accepts adjusted recommendations – Level 3 reports</w:t>
      </w:r>
      <w:bookmarkEnd w:id="525"/>
      <w:bookmarkEnd w:id="526"/>
      <w:bookmarkEnd w:id="527"/>
      <w:bookmarkEnd w:id="528"/>
    </w:p>
    <w:p w14:paraId="386BB13F" w14:textId="0CDC2C63" w:rsidR="005D58B2" w:rsidRDefault="005D58B2" w:rsidP="005D58B2">
      <w:r>
        <w:t xml:space="preserve">For Level 3 reports, the </w:t>
      </w:r>
      <w:r w:rsidR="0090373D">
        <w:t>Report Manager</w:t>
      </w:r>
      <w:r>
        <w:t xml:space="preserve"> books meetings with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the Working Group, any available members of the Reporting Team (optional), and a person the Client designates to </w:t>
      </w:r>
      <w:r w:rsidR="00F065F6">
        <w:t xml:space="preserve">learn the role of the </w:t>
      </w:r>
      <w:r w:rsidR="0090373D">
        <w:t>Report Manager</w:t>
      </w:r>
      <w:r w:rsidR="00F065F6">
        <w:t xml:space="preserve">, assist in the creation of the implementation actions, </w:t>
      </w:r>
      <w:r w:rsidR="00054732">
        <w:t xml:space="preserve">take over the project agenda, </w:t>
      </w:r>
      <w:r w:rsidR="00F065F6">
        <w:t>and assume th</w:t>
      </w:r>
      <w:r w:rsidR="00054732">
        <w:t xml:space="preserve">e role of </w:t>
      </w:r>
      <w:r w:rsidR="0090373D">
        <w:t>Report Manager</w:t>
      </w:r>
      <w:r w:rsidR="00F065F6">
        <w:t xml:space="preserve"> in the Monitoring Phase.</w:t>
      </w:r>
    </w:p>
    <w:p w14:paraId="30F83FFA" w14:textId="4F64D81C" w:rsidR="00C82F99" w:rsidRPr="0082301F" w:rsidRDefault="0082301F" w:rsidP="0082301F">
      <w:pPr>
        <w:pStyle w:val="Heading1"/>
      </w:pPr>
      <w:bookmarkStart w:id="529" w:name="_Toc177628898"/>
      <w:bookmarkStart w:id="530" w:name="_Toc177722745"/>
      <w:bookmarkStart w:id="531" w:name="_Toc181163166"/>
      <w:bookmarkStart w:id="532" w:name="_Toc181338831"/>
      <w:bookmarkStart w:id="533" w:name="_Toc181998235"/>
      <w:bookmarkStart w:id="534" w:name="_Toc189239027"/>
      <w:r w:rsidRPr="0082301F">
        <w:t>How to progress a VIR from the Implementation Phase to the M</w:t>
      </w:r>
      <w:r w:rsidR="00054732">
        <w:t>onitoring</w:t>
      </w:r>
      <w:r w:rsidR="005D58B2">
        <w:t xml:space="preserve"> </w:t>
      </w:r>
      <w:r w:rsidRPr="0082301F">
        <w:t>Phase</w:t>
      </w:r>
      <w:bookmarkEnd w:id="529"/>
      <w:bookmarkEnd w:id="530"/>
      <w:bookmarkEnd w:id="531"/>
      <w:bookmarkEnd w:id="532"/>
      <w:bookmarkEnd w:id="533"/>
      <w:bookmarkEnd w:id="534"/>
    </w:p>
    <w:p w14:paraId="400078E3" w14:textId="0009E26E" w:rsidR="00054732" w:rsidRDefault="00054732" w:rsidP="004459BE">
      <w:pPr>
        <w:pStyle w:val="ListParagraph"/>
        <w:numPr>
          <w:ilvl w:val="0"/>
          <w:numId w:val="53"/>
        </w:numPr>
      </w:pPr>
      <w:r>
        <w:t>Train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’s PM to develop implementations actions (Level 3 only)</w:t>
      </w:r>
      <w:r w:rsidR="004459BE">
        <w:t>.</w:t>
      </w:r>
    </w:p>
    <w:p w14:paraId="0765326A" w14:textId="08763978" w:rsidR="00054732" w:rsidRDefault="00054732" w:rsidP="004459BE">
      <w:pPr>
        <w:pStyle w:val="ListParagraph"/>
        <w:numPr>
          <w:ilvl w:val="0"/>
          <w:numId w:val="53"/>
        </w:numPr>
      </w:pPr>
      <w:r>
        <w:t>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’s PM accepts RIR to continue implementations actions (Level 3 only)</w:t>
      </w:r>
      <w:r w:rsidR="004459BE">
        <w:t>.</w:t>
      </w:r>
    </w:p>
    <w:p w14:paraId="3AB3E256" w14:textId="6E15B8A5" w:rsidR="00054732" w:rsidRDefault="00054732" w:rsidP="004459BE">
      <w:pPr>
        <w:pStyle w:val="ListParagraph"/>
        <w:numPr>
          <w:ilvl w:val="0"/>
          <w:numId w:val="53"/>
        </w:numPr>
      </w:pPr>
      <w:r>
        <w:t>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’s PM accepts RIR to track implementation of the RIR</w:t>
      </w:r>
      <w:r w:rsidR="004459BE">
        <w:t>.</w:t>
      </w:r>
    </w:p>
    <w:p w14:paraId="0E6CBF6C" w14:textId="11DE52BF" w:rsidR="00054732" w:rsidRDefault="00054732" w:rsidP="004459BE">
      <w:pPr>
        <w:pStyle w:val="ListParagraph"/>
        <w:numPr>
          <w:ilvl w:val="0"/>
          <w:numId w:val="53"/>
        </w:numPr>
      </w:pPr>
      <w:r>
        <w:t>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’s PM accepts management of Project Agenda and updates the agenda to add and prioritize new analysis and reporting to support the Client Document or updates to the Client Document.</w:t>
      </w:r>
    </w:p>
    <w:p w14:paraId="43116C18" w14:textId="18553096" w:rsidR="00054732" w:rsidRDefault="00054732" w:rsidP="004459BE">
      <w:pPr>
        <w:pStyle w:val="ListParagraph"/>
        <w:numPr>
          <w:ilvl w:val="0"/>
          <w:numId w:val="53"/>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Program Owner works with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and Client’s PM to identify opportunities to improve the RIR, analysis and/or reporting operations to improve the feasibility </w:t>
      </w:r>
      <w:r w:rsidR="004511AC">
        <w:t xml:space="preserve">of implementing the recommendations </w:t>
      </w:r>
      <w:r>
        <w:t xml:space="preserve">and </w:t>
      </w:r>
      <w:r w:rsidR="004511AC">
        <w:t xml:space="preserve">the </w:t>
      </w:r>
      <w:r>
        <w:t>utility of the RIR.</w:t>
      </w:r>
    </w:p>
    <w:p w14:paraId="6C6D3AD7" w14:textId="3F9ACD77" w:rsidR="0082301F" w:rsidRDefault="004511AC" w:rsidP="004459BE">
      <w:pPr>
        <w:pStyle w:val="ListParagraph"/>
        <w:numPr>
          <w:ilvl w:val="0"/>
          <w:numId w:val="53"/>
        </w:numPr>
      </w:pP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Program Owner works with 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and Client’s PM to monitor the effects of the RIR and the IVN process on the stakeholders of the RIR and the Client Document, including the effect on the gap as defined in the RIR Gap Statement. This monitoring also provides quality assurance to the IVN Research Team about the value of their research, and tangible evidence of that value.</w:t>
      </w:r>
    </w:p>
    <w:p w14:paraId="39990AD5" w14:textId="7CA9D2AE" w:rsidR="0082301F" w:rsidRDefault="00A67594" w:rsidP="005D58B2">
      <w:pPr>
        <w:pStyle w:val="Heading1"/>
      </w:pPr>
      <w:bookmarkStart w:id="535" w:name="_Toc177628899"/>
      <w:bookmarkStart w:id="536" w:name="_Toc177722746"/>
      <w:bookmarkStart w:id="537" w:name="_Toc181163167"/>
      <w:bookmarkStart w:id="538" w:name="_Toc181338832"/>
      <w:bookmarkStart w:id="539" w:name="_Toc181998236"/>
      <w:bookmarkStart w:id="540" w:name="_Toc189239028"/>
      <w:r w:rsidRPr="00A67594">
        <w:t>How to gather initial requirements for a VIR</w:t>
      </w:r>
      <w:bookmarkEnd w:id="535"/>
      <w:bookmarkEnd w:id="536"/>
      <w:bookmarkEnd w:id="537"/>
      <w:bookmarkEnd w:id="538"/>
      <w:bookmarkEnd w:id="539"/>
      <w:bookmarkEnd w:id="540"/>
    </w:p>
    <w:p w14:paraId="354114AA" w14:textId="06A191A8" w:rsidR="00A67594" w:rsidRDefault="00A67594" w:rsidP="00C82F99">
      <w:r>
        <w:t>(Show the swim lane diagram here and explain the initial steps before developing the research agenda.)</w:t>
      </w:r>
    </w:p>
    <w:p w14:paraId="097317C3" w14:textId="77777777" w:rsidR="00A67594" w:rsidRDefault="00A67594" w:rsidP="00C82F99"/>
    <w:p w14:paraId="01F38FEA" w14:textId="3A0530E2" w:rsidR="0082301F" w:rsidRDefault="00A67594" w:rsidP="00A67594">
      <w:pPr>
        <w:pStyle w:val="Heading1"/>
      </w:pPr>
      <w:bookmarkStart w:id="541" w:name="_Toc177628900"/>
      <w:bookmarkStart w:id="542" w:name="_Toc177722747"/>
      <w:bookmarkStart w:id="543" w:name="_Toc181163168"/>
      <w:bookmarkStart w:id="544" w:name="_Toc181338833"/>
      <w:bookmarkStart w:id="545" w:name="_Toc181998237"/>
      <w:bookmarkStart w:id="546" w:name="_Toc189239029"/>
      <w:r w:rsidRPr="00A67594">
        <w:t>How to develop a VIR Research Agenda</w:t>
      </w:r>
      <w:bookmarkEnd w:id="541"/>
      <w:bookmarkEnd w:id="542"/>
      <w:bookmarkEnd w:id="543"/>
      <w:bookmarkEnd w:id="544"/>
      <w:bookmarkEnd w:id="545"/>
      <w:bookmarkEnd w:id="546"/>
    </w:p>
    <w:p w14:paraId="51EE967A" w14:textId="7DDC26CD" w:rsidR="00A67594" w:rsidRDefault="00A67594" w:rsidP="00A67594">
      <w:r>
        <w:t xml:space="preserve">(Show the swim lane diagram here and explain the steps starting with developing the research agenda and before assigning </w:t>
      </w:r>
      <w:r w:rsidR="00A26AC0">
        <w:t>research and development tasks</w:t>
      </w:r>
      <w:r>
        <w:t>.)</w:t>
      </w:r>
    </w:p>
    <w:p w14:paraId="19F8BD66" w14:textId="77777777" w:rsidR="0082301F" w:rsidRDefault="0082301F" w:rsidP="00C82F99"/>
    <w:p w14:paraId="4C6103E2" w14:textId="77777777" w:rsidR="0082301F" w:rsidRDefault="0082301F" w:rsidP="00C82F99"/>
    <w:p w14:paraId="2EAF0BD5" w14:textId="77777777" w:rsidR="0082301F" w:rsidRDefault="0082301F" w:rsidP="00C82F99"/>
    <w:p w14:paraId="595F80B4" w14:textId="04755229" w:rsidR="00367085" w:rsidRPr="00506F64" w:rsidRDefault="00314C87" w:rsidP="339FB5AA">
      <w:pPr>
        <w:pStyle w:val="Heading1"/>
        <w:rPr>
          <w:b w:val="0"/>
          <w:bCs w:val="0"/>
        </w:rPr>
      </w:pPr>
      <w:bookmarkStart w:id="547" w:name="_Toc177628901"/>
      <w:bookmarkStart w:id="548" w:name="_Toc177722748"/>
      <w:bookmarkStart w:id="549" w:name="_Toc181163169"/>
      <w:bookmarkStart w:id="550" w:name="_Toc181338834"/>
      <w:bookmarkStart w:id="551" w:name="_Toc181998238"/>
      <w:bookmarkStart w:id="552" w:name="_Toc189239030"/>
      <w:r>
        <w:t>Broad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Database Analysis</w:t>
      </w:r>
      <w:bookmarkEnd w:id="547"/>
      <w:bookmarkEnd w:id="548"/>
      <w:bookmarkEnd w:id="549"/>
      <w:bookmarkEnd w:id="550"/>
      <w:bookmarkEnd w:id="551"/>
      <w:bookmarkEnd w:id="552"/>
    </w:p>
    <w:p w14:paraId="3FD96DAE" w14:textId="269414BD" w:rsidR="00367085" w:rsidRPr="00506F64" w:rsidRDefault="00367085" w:rsidP="2CD7C5F4">
      <w:pPr>
        <w:pStyle w:val="Heading2"/>
        <w:rPr>
          <w:b w:val="0"/>
          <w:bCs w:val="0"/>
          <w:i w:val="0"/>
          <w:iCs w:val="0"/>
        </w:rPr>
      </w:pPr>
      <w:bookmarkStart w:id="553" w:name="_Toc119568564"/>
      <w:bookmarkStart w:id="554" w:name="_Toc177628902"/>
      <w:bookmarkStart w:id="555" w:name="_Toc177722749"/>
      <w:bookmarkStart w:id="556" w:name="_Toc181163170"/>
      <w:bookmarkStart w:id="557" w:name="_Toc181338835"/>
      <w:bookmarkStart w:id="558" w:name="_Toc181998239"/>
      <w:bookmarkStart w:id="559" w:name="_Toc189239031"/>
      <w:r>
        <w:t xml:space="preserve">How to </w:t>
      </w:r>
      <w:r w:rsidR="002D4580">
        <w:t>trace</w:t>
      </w:r>
      <w:r>
        <w:t xml:space="preserve"> value </w:t>
      </w:r>
      <w:r w:rsidR="002D4580">
        <w:t xml:space="preserve">paths </w:t>
      </w:r>
      <w:r>
        <w:t>across three or more sources</w:t>
      </w:r>
      <w:bookmarkEnd w:id="553"/>
      <w:bookmarkEnd w:id="554"/>
      <w:bookmarkEnd w:id="555"/>
      <w:bookmarkEnd w:id="556"/>
      <w:bookmarkEnd w:id="557"/>
      <w:bookmarkEnd w:id="558"/>
      <w:bookmarkEnd w:id="559"/>
    </w:p>
    <w:p w14:paraId="13518275" w14:textId="5A72B357" w:rsidR="00367085" w:rsidRPr="00506F64" w:rsidRDefault="007A639D" w:rsidP="00367085">
      <w:r w:rsidRPr="00506F64">
        <w:t>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uses crosswalks to identify relationships between two (2) sources at a time. Together these crosswalks create a network that show</w:t>
      </w:r>
      <w:r w:rsidR="00416C77" w:rsidRPr="00506F64">
        <w:t>s</w:t>
      </w:r>
      <w:r w:rsidRPr="00506F64">
        <w:t xml:space="preserve"> how multiple sources relate to each other through value conne</w:t>
      </w:r>
      <w:r w:rsidR="00045DAE" w:rsidRPr="00506F64">
        <w:t>c</w:t>
      </w:r>
      <w:r w:rsidRPr="00506F64">
        <w:t>tions between and among their components. Some components</w:t>
      </w:r>
      <w:r w:rsidR="00972616" w:rsidRPr="00506F64">
        <w:t xml:space="preserve"> add value directly; some add value indirectly. For example, strategic plan objectives relate to </w:t>
      </w:r>
      <w:r w:rsidR="00A57434" w:rsidRPr="00506F64">
        <w:t>enterprise</w:t>
      </w:r>
      <w:r w:rsidR="00972616" w:rsidRPr="00506F64">
        <w:t xml:space="preserve"> risks as well as performance measures. </w:t>
      </w:r>
      <w:r w:rsidR="002805A3" w:rsidRPr="00506F64">
        <w:t>T</w:t>
      </w:r>
      <w:r w:rsidR="00972616" w:rsidRPr="00506F64">
        <w:t>he IVN can identify (make visible</w:t>
      </w:r>
      <w:r w:rsidR="00753323" w:rsidRPr="00506F64">
        <w:t xml:space="preserve"> and apparent</w:t>
      </w:r>
      <w:r w:rsidR="00972616" w:rsidRPr="00506F64">
        <w:t>) how effectively the performance measures indicate</w:t>
      </w:r>
      <w:r w:rsidR="004250BA" w:rsidRPr="00506F64">
        <w:t xml:space="preserve"> or correlate to</w:t>
      </w:r>
      <w:r w:rsidR="00972616" w:rsidRPr="00506F64">
        <w:t xml:space="preserve"> the </w:t>
      </w:r>
      <w:r w:rsidR="00A6179C" w:rsidRPr="00506F64">
        <w:t xml:space="preserve">likelihood </w:t>
      </w:r>
      <w:r w:rsidR="00753323" w:rsidRPr="00506F64">
        <w:t>and</w:t>
      </w:r>
      <w:r w:rsidR="00A6179C" w:rsidRPr="00506F64">
        <w:t xml:space="preserve"> impact of a particular (enterprise) risk by </w:t>
      </w:r>
      <w:r w:rsidR="005735AE" w:rsidRPr="00506F64">
        <w:t>considering</w:t>
      </w:r>
      <w:r w:rsidR="00A6179C" w:rsidRPr="00506F64">
        <w:t xml:space="preserve"> how performance measures connect to enterprise risks by way</w:t>
      </w:r>
      <w:r w:rsidR="00DC11C4" w:rsidRPr="00506F64">
        <w:t xml:space="preserve"> </w:t>
      </w:r>
      <w:r w:rsidR="00753323" w:rsidRPr="00506F64">
        <w:t xml:space="preserve">of </w:t>
      </w:r>
      <w:r w:rsidR="00DC11C4" w:rsidRPr="00506F64">
        <w:t>the common strategic plan objective they share.</w:t>
      </w:r>
    </w:p>
    <w:p w14:paraId="1B4A70AB" w14:textId="258ABD4F" w:rsidR="00416C77" w:rsidRPr="00506F64" w:rsidRDefault="00982CC1" w:rsidP="00367085">
      <w:r w:rsidRPr="00506F64">
        <w:rPr>
          <w:noProof/>
        </w:rPr>
        <mc:AlternateContent>
          <mc:Choice Requires="wps">
            <w:drawing>
              <wp:anchor distT="91440" distB="91440" distL="114300" distR="114300" simplePos="0" relativeHeight="251634688" behindDoc="0" locked="0" layoutInCell="1" allowOverlap="1" wp14:anchorId="6D01AF59" wp14:editId="40397C4A">
                <wp:simplePos x="0" y="0"/>
                <wp:positionH relativeFrom="margin">
                  <wp:align>center</wp:align>
                </wp:positionH>
                <wp:positionV relativeFrom="paragraph">
                  <wp:posOffset>2640330</wp:posOffset>
                </wp:positionV>
                <wp:extent cx="6502400" cy="387350"/>
                <wp:effectExtent l="0" t="0" r="0" b="0"/>
                <wp:wrapTopAndBottom/>
                <wp:docPr id="28" name="Text Box 28"/>
                <wp:cNvGraphicFramePr/>
                <a:graphic xmlns:a="http://schemas.openxmlformats.org/drawingml/2006/main">
                  <a:graphicData uri="http://schemas.microsoft.com/office/word/2010/wordprocessingShape">
                    <wps:wsp>
                      <wps:cNvSpPr txBox="1"/>
                      <wps:spPr>
                        <a:xfrm>
                          <a:off x="0" y="0"/>
                          <a:ext cx="6502400" cy="387350"/>
                        </a:xfrm>
                        <a:prstGeom prst="rect">
                          <a:avLst/>
                        </a:prstGeom>
                        <a:solidFill>
                          <a:prstClr val="white"/>
                        </a:solidFill>
                        <a:ln>
                          <a:noFill/>
                        </a:ln>
                      </wps:spPr>
                      <wps:txbx>
                        <w:txbxContent>
                          <w:p w14:paraId="68364C66" w14:textId="185CF9FF" w:rsidR="0034062B" w:rsidRPr="0034062B" w:rsidRDefault="0034062B" w:rsidP="0034062B">
                            <w:pPr>
                              <w:jc w:val="center"/>
                              <w:rPr>
                                <w:i/>
                                <w:iCs/>
                              </w:rPr>
                            </w:pPr>
                            <w:bookmarkStart w:id="560" w:name="_Toc181338882"/>
                            <w:bookmarkStart w:id="561" w:name="_Toc181998286"/>
                            <w:bookmarkStart w:id="562" w:name="_Toc199324635"/>
                            <w:r w:rsidRPr="0034062B">
                              <w:rPr>
                                <w:i/>
                                <w:iCs/>
                              </w:rPr>
                              <w:t xml:space="preserve">Figure </w:t>
                            </w:r>
                            <w:r w:rsidRPr="0034062B">
                              <w:rPr>
                                <w:i/>
                                <w:iCs/>
                              </w:rPr>
                              <w:fldChar w:fldCharType="begin"/>
                            </w:r>
                            <w:r w:rsidRPr="0034062B">
                              <w:rPr>
                                <w:i/>
                                <w:iCs/>
                              </w:rPr>
                              <w:instrText xml:space="preserve"> SEQ Figure \* ARABIC </w:instrText>
                            </w:r>
                            <w:r w:rsidRPr="0034062B">
                              <w:rPr>
                                <w:i/>
                                <w:iCs/>
                              </w:rPr>
                              <w:fldChar w:fldCharType="separate"/>
                            </w:r>
                            <w:r w:rsidR="00A95858">
                              <w:rPr>
                                <w:i/>
                                <w:iCs/>
                                <w:noProof/>
                              </w:rPr>
                              <w:t>12</w:t>
                            </w:r>
                            <w:r w:rsidRPr="0034062B">
                              <w:rPr>
                                <w:i/>
                                <w:iCs/>
                              </w:rPr>
                              <w:fldChar w:fldCharType="end"/>
                            </w:r>
                            <w:r w:rsidRPr="0034062B">
                              <w:rPr>
                                <w:i/>
                                <w:iCs/>
                              </w:rPr>
                              <w:t>: Example of relationships among strategic goals, objectives, performance measures, and enterprise risks</w:t>
                            </w:r>
                            <w:bookmarkEnd w:id="560"/>
                            <w:bookmarkEnd w:id="561"/>
                            <w:bookmarkEnd w:id="56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01AF59" id="Text Box 28" o:spid="_x0000_s1029" type="#_x0000_t202" style="position:absolute;margin-left:0;margin-top:207.9pt;width:512pt;height:30.5pt;z-index:251634688;visibility:visible;mso-wrap-style:square;mso-width-percent:0;mso-height-percent:0;mso-wrap-distance-left:9pt;mso-wrap-distance-top:7.2pt;mso-wrap-distance-right:9pt;mso-wrap-distance-bottom:7.2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" stroked="f">
                <v:textbox inset="0,0,0,0">
                  <w:txbxContent>
                    <w:p w14:paraId="68364C66" w14:textId="185CF9FF" w:rsidR="0034062B" w:rsidRPr="0034062B" w:rsidRDefault="0034062B" w:rsidP="0034062B">
                      <w:pPr>
                        <w:jc w:val="center"/>
                        <w:rPr>
                          <w:i/>
                          <w:iCs/>
                        </w:rPr>
                      </w:pPr>
                      <w:bookmarkStart w:id="525" w:name="_Toc181338882"/>
                      <w:bookmarkStart w:id="526" w:name="_Toc181998286"/>
                      <w:bookmarkStart w:id="527" w:name="_Toc199324635"/>
                      <w:r w:rsidRPr="0034062B">
                        <w:rPr>
                          <w:i/>
                          <w:iCs/>
                        </w:rPr>
                        <w:t xml:space="preserve">Figure </w:t>
                      </w:r>
                      <w:r w:rsidRPr="0034062B">
                        <w:rPr>
                          <w:i/>
                          <w:iCs/>
                        </w:rPr>
                        <w:fldChar w:fldCharType="begin"/>
                      </w:r>
                      <w:r w:rsidRPr="0034062B">
                        <w:rPr>
                          <w:i/>
                          <w:iCs/>
                        </w:rPr>
                        <w:instrText xml:space="preserve"> SEQ Figure \* ARABIC </w:instrText>
                      </w:r>
                      <w:r w:rsidRPr="0034062B">
                        <w:rPr>
                          <w:i/>
                          <w:iCs/>
                        </w:rPr>
                        <w:fldChar w:fldCharType="separate"/>
                      </w:r>
                      <w:r w:rsidR="00A95858">
                        <w:rPr>
                          <w:i/>
                          <w:iCs/>
                          <w:noProof/>
                        </w:rPr>
                        <w:t>12</w:t>
                      </w:r>
                      <w:r w:rsidRPr="0034062B">
                        <w:rPr>
                          <w:i/>
                          <w:iCs/>
                        </w:rPr>
                        <w:fldChar w:fldCharType="end"/>
                      </w:r>
                      <w:r w:rsidRPr="0034062B">
                        <w:rPr>
                          <w:i/>
                          <w:iCs/>
                        </w:rPr>
                        <w:t>: Example of relationships among strategic goals, objectives, performance measures, and enterprise risks</w:t>
                      </w:r>
                      <w:bookmarkEnd w:id="525"/>
                      <w:bookmarkEnd w:id="526"/>
                      <w:bookmarkEnd w:id="527"/>
                    </w:p>
                  </w:txbxContent>
                </v:textbox>
                <w10:wrap type="topAndBottom" anchorx="margin"/>
              </v:shape>
            </w:pict>
          </mc:Fallback>
        </mc:AlternateContent>
      </w:r>
      <w:r w:rsidR="00D47E2E" w:rsidRPr="00506F64">
        <w:rPr>
          <w:noProof/>
        </w:rPr>
        <w:drawing>
          <wp:anchor distT="91440" distB="91440" distL="114300" distR="114300" simplePos="0" relativeHeight="251632640" behindDoc="0" locked="0" layoutInCell="1" allowOverlap="1" wp14:anchorId="400C4C32" wp14:editId="4CE9CD56">
            <wp:simplePos x="0" y="0"/>
            <wp:positionH relativeFrom="margin">
              <wp:align>center</wp:align>
            </wp:positionH>
            <wp:positionV relativeFrom="paragraph">
              <wp:posOffset>139700</wp:posOffset>
            </wp:positionV>
            <wp:extent cx="3739896" cy="2468880"/>
            <wp:effectExtent l="0" t="0" r="0" b="0"/>
            <wp:wrapTopAndBottom/>
            <wp:docPr id="1" name="Picture 1" descr="graphic depicting alignment of strategic goal to strategic objective to performance measure and how these then relate to a relevant enterprise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 depicting alignment of strategic goal to strategic objective to performance measure and how these then relate to a relevant enterprise risk"/>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739896" cy="2468880"/>
                    </a:xfrm>
                    <a:prstGeom prst="rect">
                      <a:avLst/>
                    </a:prstGeom>
                    <a:noFill/>
                  </pic:spPr>
                </pic:pic>
              </a:graphicData>
            </a:graphic>
            <wp14:sizeRelH relativeFrom="page">
              <wp14:pctWidth>0</wp14:pctWidth>
            </wp14:sizeRelH>
            <wp14:sizeRelV relativeFrom="page">
              <wp14:pctHeight>0</wp14:pctHeight>
            </wp14:sizeRelV>
          </wp:anchor>
        </w:drawing>
      </w:r>
      <w:r w:rsidR="00416C77" w:rsidRPr="00506F64">
        <w:t>These indirect connections serve the three goals of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416C77" w:rsidRPr="00506F64">
        <w:t xml:space="preserve"> (</w:t>
      </w:r>
      <w:r w:rsidR="00BD0592" w:rsidRPr="00506F64">
        <w:t>communicate value, increase value, adjust network to receive more value).</w:t>
      </w:r>
      <w:r w:rsidR="00105B35" w:rsidRPr="00506F64">
        <w:t xml:space="preserve"> Indirect connections (value) allow </w:t>
      </w:r>
      <w:r w:rsidR="00127780" w:rsidRPr="00506F64">
        <w:t>communication on</w:t>
      </w:r>
      <w:r w:rsidR="003B21A5" w:rsidRPr="00506F64">
        <w:t xml:space="preserve"> how governance documents align in ways that were never intended or anticipated.</w:t>
      </w:r>
      <w:r w:rsidR="00127780" w:rsidRPr="00506F64">
        <w:t xml:space="preserve"> The connections also allow adjustments to governance content to increase its indirect value downrange. Also, these indirect connections can influence downstream recipients of value to look at or consider enabling components as early indicators of value and process improvements.</w:t>
      </w:r>
    </w:p>
    <w:p w14:paraId="4C032CD1" w14:textId="518CFCCD" w:rsidR="6B7DB509" w:rsidRPr="00506F64" w:rsidRDefault="6B7DB509" w:rsidP="00314C87">
      <w:pPr>
        <w:pStyle w:val="Heading2"/>
      </w:pPr>
      <w:bookmarkStart w:id="563" w:name="_Toc177628903"/>
      <w:bookmarkStart w:id="564" w:name="_Toc177722750"/>
      <w:bookmarkStart w:id="565" w:name="_Toc181163171"/>
      <w:bookmarkStart w:id="566" w:name="_Toc181338836"/>
      <w:bookmarkStart w:id="567" w:name="_Toc181998240"/>
      <w:bookmarkStart w:id="568" w:name="_Toc189239032"/>
      <w:r>
        <w:t>Reverse-</w:t>
      </w:r>
      <w:r w:rsidR="006B0408">
        <w:t>e</w:t>
      </w:r>
      <w:r>
        <w:t xml:space="preserve">ngineering </w:t>
      </w:r>
      <w:r w:rsidR="00916425">
        <w:t>n</w:t>
      </w:r>
      <w:r>
        <w:t xml:space="preserve">ew </w:t>
      </w:r>
      <w:r w:rsidR="1E8E1E40">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1E8E1E40">
        <w:t xml:space="preserve"> </w:t>
      </w:r>
      <w:r w:rsidR="00916425">
        <w:t>s</w:t>
      </w:r>
      <w:r>
        <w:t>ources</w:t>
      </w:r>
      <w:bookmarkEnd w:id="563"/>
      <w:bookmarkEnd w:id="564"/>
      <w:bookmarkEnd w:id="565"/>
      <w:bookmarkEnd w:id="566"/>
      <w:bookmarkEnd w:id="567"/>
      <w:bookmarkEnd w:id="568"/>
      <w:r>
        <w:t xml:space="preserve"> </w:t>
      </w:r>
    </w:p>
    <w:p w14:paraId="484D8B54" w14:textId="4447998D" w:rsidR="00367085" w:rsidRPr="00506F64" w:rsidRDefault="002F7D1E" w:rsidP="00367085">
      <w:r w:rsidRPr="00506F64">
        <w:t>Enterprises</w:t>
      </w:r>
      <w:r w:rsidR="003D1BC1" w:rsidRPr="00506F64">
        <w:t xml:space="preserve"> assimilate</w:t>
      </w:r>
      <w:r w:rsidR="005F1D89" w:rsidRPr="00506F64">
        <w:t>, advance,</w:t>
      </w:r>
      <w:r w:rsidR="003D1BC1" w:rsidRPr="00506F64">
        <w:t xml:space="preserve"> and accommodate goals, capabilities, skills, responsibilities, budgets</w:t>
      </w:r>
      <w:r w:rsidR="005F1D89" w:rsidRPr="00506F64">
        <w:t>,</w:t>
      </w:r>
      <w:r w:rsidR="00031821" w:rsidRPr="00506F64">
        <w:t xml:space="preserve"> and opportunities to provide value. In some cases</w:t>
      </w:r>
      <w:r w:rsidR="009E29F2" w:rsidRPr="00506F64">
        <w:t>,</w:t>
      </w:r>
      <w:r w:rsidR="00031821" w:rsidRPr="00506F64">
        <w:t xml:space="preserve"> this requires original development of policies, plans, objectives, </w:t>
      </w:r>
      <w:r w:rsidR="00FE6022" w:rsidRPr="00506F64">
        <w:t xml:space="preserve">performance </w:t>
      </w:r>
      <w:r w:rsidR="00031821" w:rsidRPr="00506F64">
        <w:t xml:space="preserve">metrics, and operations that </w:t>
      </w:r>
      <w:r w:rsidR="00737C3F" w:rsidRPr="00506F64">
        <w:t xml:space="preserve">have no direct equivalent in the current state of the enterprise. </w:t>
      </w:r>
      <w:r w:rsidR="00FE6022" w:rsidRPr="00506F64">
        <w:t xml:space="preserve">Using </w:t>
      </w:r>
      <w:r w:rsidR="00737C3F" w:rsidRPr="00506F64">
        <w:t>the current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737C3F" w:rsidRPr="00506F64">
        <w:t xml:space="preserve"> for an enterprise</w:t>
      </w:r>
      <w:r w:rsidR="00FE6022" w:rsidRPr="00506F64">
        <w:t xml:space="preserve"> as a guide or starting point</w:t>
      </w:r>
      <w:r w:rsidR="00737C3F" w:rsidRPr="00506F64">
        <w:t xml:space="preserve">, analysts can build an inventory of </w:t>
      </w:r>
      <w:r w:rsidR="00A51DDC" w:rsidRPr="00506F64">
        <w:t xml:space="preserve">new, unmet goals, regulations, performance metrics, </w:t>
      </w:r>
      <w:r w:rsidR="004A4A2F" w:rsidRPr="00506F64">
        <w:t>objectives</w:t>
      </w:r>
      <w:r w:rsidR="00B219B3" w:rsidRPr="00506F64">
        <w:t>, or plans</w:t>
      </w:r>
      <w:r w:rsidR="00A51DDC" w:rsidRPr="00506F64">
        <w:t xml:space="preserve"> and use this inventory as a new sub</w:t>
      </w:r>
      <w:r w:rsidR="00D64730" w:rsidRPr="00506F64">
        <w:t>network</w:t>
      </w:r>
      <w:r w:rsidR="003E5E07" w:rsidRPr="00506F64">
        <w:t xml:space="preserve"> to uncover new value sources for the enterprise (</w:t>
      </w:r>
      <w:r w:rsidR="00B219B3" w:rsidRPr="00506F64">
        <w:t>uncover</w:t>
      </w:r>
      <w:r w:rsidR="003E5E07" w:rsidRPr="00506F64">
        <w:t xml:space="preserve"> more </w:t>
      </w:r>
      <w:r w:rsidR="00B219B3" w:rsidRPr="00506F64">
        <w:t xml:space="preserve">opportunities to add </w:t>
      </w:r>
      <w:r w:rsidR="003E5E07" w:rsidRPr="00506F64">
        <w:t>value). One way to do this is to create “placeholder”</w:t>
      </w:r>
      <w:r w:rsidR="00A74CAC" w:rsidRPr="00506F64">
        <w:t xml:space="preserve"> sources that may not have any current scope, mission, or vision and build crosswalks that align the “as is” components to this placeholder source as well as new sources and components that define the currently unmet need or requirement.</w:t>
      </w:r>
      <w:r w:rsidR="003E7ED0" w:rsidRPr="00506F64">
        <w:t xml:space="preserve"> This new sub</w:t>
      </w:r>
      <w:r w:rsidR="00D64730" w:rsidRPr="00506F64">
        <w:t>network</w:t>
      </w:r>
      <w:r w:rsidR="003E7ED0" w:rsidRPr="00506F64">
        <w:t xml:space="preserve"> then becomes the criteria that defines the scope of the placeholder sources, including plans, concept</w:t>
      </w:r>
      <w:r w:rsidR="009E29F2" w:rsidRPr="00506F64">
        <w:t>s</w:t>
      </w:r>
      <w:r w:rsidR="003E7ED0" w:rsidRPr="00506F64">
        <w:t xml:space="preserve"> of operations, staffing models, training, budgets, </w:t>
      </w:r>
      <w:r w:rsidR="009E29F2" w:rsidRPr="00506F64">
        <w:t>and</w:t>
      </w:r>
      <w:r w:rsidR="003E7ED0" w:rsidRPr="00506F64">
        <w:t xml:space="preserve"> legislative proposals.</w:t>
      </w:r>
    </w:p>
    <w:p w14:paraId="7AC7B2FD" w14:textId="2588D085" w:rsidR="00314C87" w:rsidRPr="009626BC" w:rsidRDefault="009626BC" w:rsidP="009626BC">
      <w:pPr>
        <w:pStyle w:val="Heading1"/>
      </w:pPr>
      <w:bookmarkStart w:id="569" w:name="_Toc177628904"/>
      <w:bookmarkStart w:id="570" w:name="_Toc177722751"/>
      <w:bookmarkStart w:id="571" w:name="_Toc181163172"/>
      <w:bookmarkStart w:id="572" w:name="_Toc181338837"/>
      <w:bookmarkStart w:id="573" w:name="_Toc181998241"/>
      <w:bookmarkStart w:id="574" w:name="_Toc189239033"/>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Roles and Responsibilities</w:t>
      </w:r>
      <w:bookmarkEnd w:id="569"/>
      <w:bookmarkEnd w:id="570"/>
      <w:bookmarkEnd w:id="571"/>
      <w:bookmarkEnd w:id="572"/>
      <w:bookmarkEnd w:id="573"/>
      <w:bookmarkEnd w:id="574"/>
    </w:p>
    <w:p w14:paraId="39F76A3D" w14:textId="51E6E2D2" w:rsidR="00AF28A7" w:rsidRPr="00506F64" w:rsidRDefault="00AF28A7" w:rsidP="00AF28A7">
      <w:pPr>
        <w:pStyle w:val="Heading2"/>
      </w:pPr>
      <w:bookmarkStart w:id="575" w:name="_Toc177628905"/>
      <w:bookmarkStart w:id="576" w:name="_Toc177722752"/>
      <w:bookmarkStart w:id="577" w:name="_Toc181163173"/>
      <w:bookmarkStart w:id="578" w:name="_Toc181338838"/>
      <w:bookmarkStart w:id="579" w:name="_Toc181998242"/>
      <w:bookmarkStart w:id="580" w:name="_Toc189239034"/>
      <w:r>
        <w:t>R</w:t>
      </w:r>
      <w:r w:rsidR="00D37926">
        <w:t>esponsibilities</w:t>
      </w:r>
      <w:r>
        <w:t xml:space="preserve"> of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Working Group</w:t>
      </w:r>
      <w:r w:rsidR="00A73D72">
        <w:t>s</w:t>
      </w:r>
      <w:bookmarkEnd w:id="575"/>
      <w:bookmarkEnd w:id="576"/>
      <w:bookmarkEnd w:id="577"/>
      <w:bookmarkEnd w:id="578"/>
      <w:bookmarkEnd w:id="579"/>
      <w:bookmarkEnd w:id="580"/>
    </w:p>
    <w:p w14:paraId="13DDEF2D" w14:textId="67346057" w:rsidR="00957F37" w:rsidRDefault="00AF28A7" w:rsidP="00AF28A7">
      <w:r w:rsidRPr="00951B13">
        <w:rPr>
          <w:highlight w:val="yellow"/>
        </w:rPr>
        <w:t>TBD</w:t>
      </w:r>
      <w:r w:rsidR="00D10E01" w:rsidRPr="00951B13">
        <w:rPr>
          <w:highlight w:val="yellow"/>
        </w:rPr>
        <w:t xml:space="preserve">, please </w:t>
      </w:r>
      <w:r w:rsidR="00F83409">
        <w:rPr>
          <w:highlight w:val="yellow"/>
        </w:rPr>
        <w:t xml:space="preserve">edit, comment or </w:t>
      </w:r>
      <w:r w:rsidR="00951B13" w:rsidRPr="00951B13">
        <w:rPr>
          <w:highlight w:val="yellow"/>
        </w:rPr>
        <w:t>add</w:t>
      </w:r>
      <w:r w:rsidR="00983016">
        <w:rPr>
          <w:highlight w:val="yellow"/>
        </w:rPr>
        <w:t xml:space="preserve"> your own topics</w:t>
      </w:r>
      <w:r w:rsidR="00D37926">
        <w:rPr>
          <w:highlight w:val="yellow"/>
        </w:rPr>
        <w:t xml:space="preserve"> for consideration</w:t>
      </w:r>
      <w:r w:rsidR="00951B13" w:rsidRPr="00951B13">
        <w:rPr>
          <w:highlight w:val="yellow"/>
        </w:rPr>
        <w:t>!</w:t>
      </w:r>
      <w:r>
        <w:t xml:space="preserve"> </w:t>
      </w:r>
    </w:p>
    <w:p w14:paraId="2129A1C4" w14:textId="15BBDDA8" w:rsidR="00A0654B" w:rsidRDefault="26ED4D70" w:rsidP="00AF28A7">
      <w:r>
        <w:t>R</w:t>
      </w:r>
      <w:r w:rsidR="6CFAFBC5">
        <w:t>ole</w:t>
      </w:r>
      <w:r>
        <w:t>s</w:t>
      </w:r>
      <w:r w:rsidR="6CFAFBC5">
        <w:t xml:space="preserve"> f</w:t>
      </w:r>
      <w:r w:rsidR="497B16F9">
        <w:t>or</w:t>
      </w:r>
      <w:r w:rsidR="0069089D">
        <w:t xml:space="preserv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69089D">
        <w:t xml:space="preserve"> Working Groups will </w:t>
      </w:r>
      <w:r w:rsidR="6CFAFBC5">
        <w:t>e</w:t>
      </w:r>
      <w:r w:rsidR="3B2ED4EF">
        <w:t>volve</w:t>
      </w:r>
      <w:r w:rsidR="0069089D">
        <w:t xml:space="preserve"> based on </w:t>
      </w:r>
      <w:r w:rsidR="135BD96C">
        <w:t xml:space="preserve">group </w:t>
      </w:r>
      <w:r w:rsidR="0069089D">
        <w:t>decisions</w:t>
      </w:r>
      <w:r w:rsidR="5D297A0C">
        <w:t>.  Also,</w:t>
      </w:r>
      <w:r w:rsidR="00D61C7B">
        <w:t xml:space="preserve"> changes to this IVN Working Groups </w:t>
      </w:r>
      <w:r w:rsidR="6D69C46F">
        <w:t xml:space="preserve">description </w:t>
      </w:r>
      <w:r w:rsidR="7D100163">
        <w:t>facilitate</w:t>
      </w:r>
      <w:r w:rsidR="34AE73DE">
        <w:t>s</w:t>
      </w:r>
      <w:r w:rsidR="657B5887">
        <w:t xml:space="preserve"> </w:t>
      </w:r>
      <w:r w:rsidR="40B99619">
        <w:t>both</w:t>
      </w:r>
      <w:r w:rsidR="006D1410">
        <w:t xml:space="preserve"> group agendas and </w:t>
      </w:r>
      <w:r w:rsidR="009C4CBB">
        <w:t>deliverables.</w:t>
      </w:r>
    </w:p>
    <w:p w14:paraId="11A29B9F" w14:textId="651AD2D6" w:rsidR="00BE4F8C" w:rsidRDefault="00BE4F8C" w:rsidP="00D62B83">
      <w:pPr>
        <w:pStyle w:val="ListParagraph"/>
        <w:numPr>
          <w:ilvl w:val="0"/>
          <w:numId w:val="35"/>
        </w:numPr>
        <w:rPr>
          <w:szCs w:val="24"/>
        </w:rPr>
      </w:pPr>
      <w:r>
        <w:t>Recruit subject</w:t>
      </w:r>
      <w:r w:rsidR="71FFF655">
        <w:t xml:space="preserve"> </w:t>
      </w:r>
      <w:r>
        <w:t xml:space="preserve">matter experts </w:t>
      </w:r>
      <w:r w:rsidR="283313B9">
        <w:t xml:space="preserve">(SMEs) </w:t>
      </w:r>
      <w:r>
        <w:t xml:space="preserve">and </w:t>
      </w:r>
      <w:r w:rsidR="44497FFF">
        <w:t>r</w:t>
      </w:r>
      <w:r w:rsidR="0AB8F6E1">
        <w:t>espective</w:t>
      </w:r>
      <w:r w:rsidR="00B146F3">
        <w:t xml:space="preserve"> </w:t>
      </w:r>
      <w:r w:rsidR="008C5D61">
        <w:t>stakeholders to the Working Group</w:t>
      </w:r>
      <w:r w:rsidR="7D9958FE">
        <w:t>.</w:t>
      </w:r>
    </w:p>
    <w:p w14:paraId="465C1E2F" w14:textId="4B18EF21" w:rsidR="004B7690" w:rsidRDefault="000D65AD" w:rsidP="00D62B83">
      <w:pPr>
        <w:pStyle w:val="ListParagraph"/>
        <w:numPr>
          <w:ilvl w:val="0"/>
          <w:numId w:val="35"/>
        </w:numPr>
      </w:pPr>
      <w:r>
        <w:t>Request</w:t>
      </w:r>
      <w:r w:rsidR="004B7690">
        <w:t xml:space="preserve"> </w:t>
      </w:r>
      <w:r w:rsidR="44BFD9A9">
        <w:t>c</w:t>
      </w:r>
      <w:r w:rsidR="1B36A08B">
        <w:t xml:space="preserve">lient </w:t>
      </w:r>
      <w:r w:rsidR="65304EEB">
        <w:t>points</w:t>
      </w:r>
      <w:r w:rsidR="3A17C7AC">
        <w:t xml:space="preserve"> </w:t>
      </w:r>
      <w:r w:rsidR="65304EEB">
        <w:t>of</w:t>
      </w:r>
      <w:r w:rsidR="7A3274BF">
        <w:t xml:space="preserve"> </w:t>
      </w:r>
      <w:r w:rsidR="65304EEB">
        <w:t>contact (</w:t>
      </w:r>
      <w:r w:rsidR="004B7690">
        <w:t>POC</w:t>
      </w:r>
      <w:r w:rsidR="4DF5D1E7">
        <w:t>)</w:t>
      </w:r>
      <w:r w:rsidR="004B7690">
        <w:t xml:space="preserve"> from responsible </w:t>
      </w:r>
      <w:r w:rsidR="1B36A08B">
        <w:t xml:space="preserve">office </w:t>
      </w:r>
      <w:r w:rsidR="004B7690">
        <w:t xml:space="preserve">for making policy </w:t>
      </w:r>
      <w:r w:rsidR="41D60F45">
        <w:t>using</w:t>
      </w:r>
      <w:r w:rsidR="004B7690">
        <w:t xml:space="preserve"> evidence from VIRs and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4B7690">
        <w:t xml:space="preserve"> research.</w:t>
      </w:r>
    </w:p>
    <w:p w14:paraId="73DFFE8D" w14:textId="05934B03" w:rsidR="00406E45" w:rsidRDefault="00406E45" w:rsidP="00D62B83">
      <w:pPr>
        <w:pStyle w:val="ListParagraph"/>
        <w:numPr>
          <w:ilvl w:val="0"/>
          <w:numId w:val="35"/>
        </w:numPr>
      </w:pPr>
      <w:r>
        <w:t>Set preliminary research agenda for each Value Integration Report (VIR) and revise research agendas with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xml:space="preserve"> PoC</w:t>
      </w:r>
      <w:r w:rsidR="003D7F65">
        <w:t xml:space="preserve">, </w:t>
      </w:r>
      <w:r w:rsidR="003D7F65" w:rsidRPr="003D7F65">
        <w:rPr>
          <w:highlight w:val="yellow"/>
        </w:rPr>
        <w:t xml:space="preserve">including policies, plans, goals, laws, regulations, and any other research and analysis </w:t>
      </w:r>
      <w:r w:rsidR="00977E31">
        <w:rPr>
          <w:highlight w:val="yellow"/>
        </w:rPr>
        <w:t>t</w:t>
      </w:r>
      <w:r w:rsidR="003D7F65" w:rsidRPr="003D7F65">
        <w:rPr>
          <w:highlight w:val="yellow"/>
        </w:rPr>
        <w:t>hat should inform the research and recommendations</w:t>
      </w:r>
      <w:r w:rsidRPr="003D7F65">
        <w:rPr>
          <w:highlight w:val="yellow"/>
        </w:rPr>
        <w:t>.</w:t>
      </w:r>
    </w:p>
    <w:p w14:paraId="21BC87B5" w14:textId="663942F1" w:rsidR="00E13352" w:rsidRDefault="00E13352" w:rsidP="00D62B83">
      <w:pPr>
        <w:pStyle w:val="ListParagraph"/>
        <w:numPr>
          <w:ilvl w:val="0"/>
          <w:numId w:val="35"/>
        </w:numPr>
      </w:pPr>
      <w:r>
        <w:t xml:space="preserve">Work with the POC to </w:t>
      </w:r>
      <w:r w:rsidR="00E5719E">
        <w:t xml:space="preserve">define the </w:t>
      </w:r>
      <w:r w:rsidR="00331DC0">
        <w:t>gap between the body of program management knowledge we have and the body of knowledge we need to provide a sufficient basis of evidence to support program integration discoveries, recommendations and improvements.</w:t>
      </w:r>
    </w:p>
    <w:p w14:paraId="115B5675" w14:textId="32F30216" w:rsidR="001E0CA9" w:rsidRDefault="005C2E1D" w:rsidP="00D62B83">
      <w:pPr>
        <w:pStyle w:val="ListParagraph"/>
        <w:numPr>
          <w:ilvl w:val="0"/>
          <w:numId w:val="35"/>
        </w:numPr>
        <w:rPr>
          <w:szCs w:val="24"/>
        </w:rPr>
      </w:pPr>
      <w:r>
        <w:t>Appoint Research Director for each Value Integration Report (VIR).</w:t>
      </w:r>
    </w:p>
    <w:p w14:paraId="2CE426F1" w14:textId="2768CD6C" w:rsidR="005C2E1D" w:rsidRDefault="3F270A06" w:rsidP="00D62B83">
      <w:pPr>
        <w:pStyle w:val="ListParagraph"/>
        <w:numPr>
          <w:ilvl w:val="0"/>
          <w:numId w:val="35"/>
        </w:numPr>
        <w:rPr>
          <w:szCs w:val="24"/>
        </w:rPr>
      </w:pPr>
      <w:r>
        <w:t>Initially and iteratively p</w:t>
      </w:r>
      <w:r w:rsidR="0CA55F7A">
        <w:t>opulate</w:t>
      </w:r>
      <w:r w:rsidR="002E7DB5">
        <w:t xml:space="preserve"> VIR </w:t>
      </w:r>
      <w:r w:rsidR="00CF77BA">
        <w:t>template</w:t>
      </w:r>
      <w:r w:rsidR="001E0CA9">
        <w:t xml:space="preserve"> </w:t>
      </w:r>
      <w:r w:rsidR="00583B8B">
        <w:t xml:space="preserve">with </w:t>
      </w:r>
      <w:r w:rsidR="00CF77BA">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CF77BA">
        <w:t xml:space="preserve"> </w:t>
      </w:r>
      <w:r w:rsidR="002F0560">
        <w:t>inventories and crosswalks</w:t>
      </w:r>
      <w:r w:rsidR="00CE1400">
        <w:t>.</w:t>
      </w:r>
    </w:p>
    <w:p w14:paraId="0DCDAEC9" w14:textId="43325317" w:rsidR="00D759FE" w:rsidRDefault="00D759FE" w:rsidP="00D62B83">
      <w:pPr>
        <w:pStyle w:val="ListParagraph"/>
        <w:numPr>
          <w:ilvl w:val="0"/>
          <w:numId w:val="35"/>
        </w:numPr>
        <w:rPr>
          <w:szCs w:val="24"/>
        </w:rPr>
      </w:pPr>
      <w:r>
        <w:t>Collaborate</w:t>
      </w:r>
      <w:r w:rsidR="0024363E">
        <w:t xml:space="preserve"> </w:t>
      </w:r>
      <w:r w:rsidR="003A47AD">
        <w:t>an</w:t>
      </w:r>
      <w:r w:rsidR="001A0545">
        <w:t>d</w:t>
      </w:r>
      <w:r w:rsidR="003A47AD">
        <w:t xml:space="preserve"> participate in </w:t>
      </w:r>
      <w:r w:rsidR="10467022">
        <w:t xml:space="preserve">VIR </w:t>
      </w:r>
      <w:r w:rsidR="0024363E">
        <w:t>briefings</w:t>
      </w:r>
      <w:r w:rsidR="003A47AD">
        <w:t>.</w:t>
      </w:r>
    </w:p>
    <w:p w14:paraId="4D33294A" w14:textId="31DEE7C8" w:rsidR="00AD17F9" w:rsidRDefault="00AD17F9" w:rsidP="00D62B83">
      <w:pPr>
        <w:pStyle w:val="ListParagraph"/>
        <w:numPr>
          <w:ilvl w:val="0"/>
          <w:numId w:val="35"/>
        </w:numPr>
      </w:pPr>
      <w:r>
        <w:t xml:space="preserve">Review research </w:t>
      </w:r>
      <w:r w:rsidR="19874770">
        <w:t>assignment</w:t>
      </w:r>
      <w:r w:rsidR="547E9793">
        <w:t xml:space="preserve"> </w:t>
      </w:r>
      <w:r w:rsidR="19874770">
        <w:t>s</w:t>
      </w:r>
      <w:r w:rsidR="547E9793">
        <w:t>tatuses</w:t>
      </w:r>
      <w:r>
        <w:t xml:space="preserve"> for VIRs.</w:t>
      </w:r>
    </w:p>
    <w:p w14:paraId="1268DAE8" w14:textId="445F5FFA" w:rsidR="00FD760C" w:rsidRDefault="00FD760C" w:rsidP="00D62B83">
      <w:pPr>
        <w:pStyle w:val="ListParagraph"/>
        <w:numPr>
          <w:ilvl w:val="0"/>
          <w:numId w:val="35"/>
        </w:numPr>
      </w:pPr>
      <w:r>
        <w:t>P</w:t>
      </w:r>
      <w:r w:rsidR="007F6761">
        <w:t xml:space="preserve">rioritize research projects </w:t>
      </w:r>
      <w:r w:rsidR="360A3E05">
        <w:t>using</w:t>
      </w:r>
      <w:r w:rsidR="001A0545">
        <w:t xml:space="preserve"> research agendas</w:t>
      </w:r>
      <w:r w:rsidR="1563B95A">
        <w:t>.  Also,</w:t>
      </w:r>
      <w:r w:rsidR="007F6761">
        <w:t xml:space="preserve"> define </w:t>
      </w:r>
      <w:r w:rsidR="00B46203">
        <w:t xml:space="preserve">subset of research projects with </w:t>
      </w:r>
      <w:r w:rsidR="007F6761">
        <w:t xml:space="preserve">data </w:t>
      </w:r>
      <w:r w:rsidR="74B62BF2">
        <w:t>requirements</w:t>
      </w:r>
      <w:r w:rsidR="1E6E5580">
        <w:t xml:space="preserve"> </w:t>
      </w:r>
      <w:r w:rsidR="738DD520">
        <w:t>prior to</w:t>
      </w:r>
      <w:r w:rsidR="0ADF428F">
        <w:t xml:space="preserve"> </w:t>
      </w:r>
      <w:r w:rsidR="16196788">
        <w:t>distributi</w:t>
      </w:r>
      <w:r w:rsidR="2CF47AC0">
        <w:t>on of</w:t>
      </w:r>
      <w:r w:rsidR="0098572C">
        <w:t xml:space="preserve"> VIR drafts for comment.</w:t>
      </w:r>
    </w:p>
    <w:p w14:paraId="0486C1A1" w14:textId="586F8972" w:rsidR="00FD760C" w:rsidRDefault="00FD760C" w:rsidP="00D62B83">
      <w:pPr>
        <w:pStyle w:val="ListParagraph"/>
        <w:numPr>
          <w:ilvl w:val="0"/>
          <w:numId w:val="35"/>
        </w:numPr>
      </w:pPr>
      <w:r>
        <w:t>R</w:t>
      </w:r>
      <w:r w:rsidR="446D63D6">
        <w:t xml:space="preserve">eview </w:t>
      </w:r>
      <w:r w:rsidR="7411F51D">
        <w:t xml:space="preserve">backlog </w:t>
      </w:r>
      <w:r w:rsidR="446D63D6">
        <w:t xml:space="preserve">unassigned sources </w:t>
      </w:r>
      <w:r w:rsidR="53B27C1F">
        <w:t xml:space="preserve">for </w:t>
      </w:r>
      <w:r w:rsidR="54D776B1">
        <w:t>research</w:t>
      </w:r>
      <w:r w:rsidR="446D63D6">
        <w:t xml:space="preserve"> consideration</w:t>
      </w:r>
      <w:r w:rsidR="701EFF3E">
        <w:t>.</w:t>
      </w:r>
    </w:p>
    <w:p w14:paraId="4A2798F0" w14:textId="3E43FA37" w:rsidR="00A72000" w:rsidRDefault="00FD760C" w:rsidP="00D62B83">
      <w:pPr>
        <w:pStyle w:val="ListParagraph"/>
        <w:numPr>
          <w:ilvl w:val="0"/>
          <w:numId w:val="35"/>
        </w:numPr>
      </w:pPr>
      <w:r>
        <w:t>D</w:t>
      </w:r>
      <w:r w:rsidR="00AF28A7">
        <w:t xml:space="preserve">evelop </w:t>
      </w:r>
      <w:r w:rsidR="631ACB9A">
        <w:t xml:space="preserve">a </w:t>
      </w:r>
      <w:r w:rsidR="7FFDF2B2">
        <w:t>VIR</w:t>
      </w:r>
      <w:r w:rsidR="00AF28A7">
        <w:t xml:space="preserve"> implementation and </w:t>
      </w:r>
      <w:r w:rsidR="00333868">
        <w:t>tracking</w:t>
      </w:r>
      <w:r w:rsidR="06047F89">
        <w:t xml:space="preserve"> </w:t>
      </w:r>
      <w:r>
        <w:t>plan</w:t>
      </w:r>
      <w:r w:rsidR="003C43C3">
        <w:t>, including research, development and implementation metrics</w:t>
      </w:r>
      <w:r w:rsidR="00F81B7A">
        <w:t xml:space="preserve">, including: </w:t>
      </w:r>
    </w:p>
    <w:p w14:paraId="3B942794" w14:textId="14662CFC" w:rsidR="0009796B" w:rsidRDefault="1F4C89F3" w:rsidP="00D62B83">
      <w:pPr>
        <w:pStyle w:val="ListParagraph"/>
        <w:numPr>
          <w:ilvl w:val="0"/>
          <w:numId w:val="35"/>
        </w:numPr>
      </w:pPr>
      <w:r>
        <w:t>Any additional</w:t>
      </w:r>
      <w:r w:rsidR="06047F89">
        <w:t xml:space="preserve"> content from </w:t>
      </w:r>
      <w:r>
        <w:t>the Working Group agendas</w:t>
      </w:r>
      <w:r w:rsidR="008813AA">
        <w:t>.</w:t>
      </w:r>
    </w:p>
    <w:p w14:paraId="14368D65" w14:textId="22FE1AD1" w:rsidR="00AF28A7" w:rsidRPr="00506F64" w:rsidRDefault="00333868" w:rsidP="00AF28A7">
      <w:pPr>
        <w:pStyle w:val="Heading2"/>
      </w:pPr>
      <w:bookmarkStart w:id="581" w:name="_Toc177628906"/>
      <w:bookmarkStart w:id="582" w:name="_Toc177722753"/>
      <w:bookmarkStart w:id="583" w:name="_Toc181163174"/>
      <w:bookmarkStart w:id="584" w:name="_Toc181338839"/>
      <w:bookmarkStart w:id="585" w:name="_Toc181998243"/>
      <w:bookmarkStart w:id="586" w:name="_Toc189239035"/>
      <w:r>
        <w:t>Role of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Product Lead</w:t>
      </w:r>
      <w:bookmarkEnd w:id="581"/>
      <w:bookmarkEnd w:id="582"/>
      <w:bookmarkEnd w:id="583"/>
      <w:bookmarkEnd w:id="584"/>
      <w:bookmarkEnd w:id="585"/>
      <w:bookmarkEnd w:id="586"/>
    </w:p>
    <w:p w14:paraId="031C47B4" w14:textId="576092AF" w:rsidR="00333868" w:rsidRPr="00506F64" w:rsidRDefault="009725C4" w:rsidP="00333868">
      <w:r>
        <w:t>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Product Lead maintains editorial control of VIRs, </w:t>
      </w:r>
      <w:r w:rsidR="00FB7F14">
        <w:t xml:space="preserve">follow direction of </w:t>
      </w:r>
      <w:r w:rsidR="00A31844">
        <w:t>IVN Working Group</w:t>
      </w:r>
      <w:r w:rsidR="00333868">
        <w:t xml:space="preserve">, </w:t>
      </w:r>
      <w:r w:rsidR="00A31844">
        <w:t xml:space="preserve">develop product, </w:t>
      </w:r>
      <w:r w:rsidR="002E4326">
        <w:t>edit product with client, co-present product to client</w:t>
      </w:r>
    </w:p>
    <w:p w14:paraId="0FA0627A" w14:textId="6563A81E" w:rsidR="00201804" w:rsidRPr="00A360AB" w:rsidRDefault="5897C3AF" w:rsidP="00193B46">
      <w:pPr>
        <w:pStyle w:val="Heading2"/>
      </w:pPr>
      <w:bookmarkStart w:id="587" w:name="_Toc177628907"/>
      <w:bookmarkStart w:id="588" w:name="_Toc177722754"/>
      <w:bookmarkStart w:id="589" w:name="_Toc181163175"/>
      <w:bookmarkStart w:id="590" w:name="_Toc181338840"/>
      <w:bookmarkStart w:id="591" w:name="_Toc181998244"/>
      <w:bookmarkStart w:id="592" w:name="_Toc189239036"/>
      <w:r>
        <w:t>R</w:t>
      </w:r>
      <w:r w:rsidR="3BB1BDBC">
        <w:t>ole</w:t>
      </w:r>
      <w:r w:rsidR="00201804">
        <w:t xml:space="preserve"> of </w:t>
      </w:r>
      <w:r w:rsidR="00193B46">
        <w:t xml:space="preserve">the </w:t>
      </w:r>
      <w:r w:rsidR="00201804">
        <w:t>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rsidR="00201804">
        <w:t xml:space="preserve"> P</w:t>
      </w:r>
      <w:r w:rsidR="00112C04">
        <w:t>oint of Contact (PoC)</w:t>
      </w:r>
      <w:bookmarkEnd w:id="587"/>
      <w:bookmarkEnd w:id="588"/>
      <w:bookmarkEnd w:id="589"/>
      <w:bookmarkEnd w:id="590"/>
      <w:bookmarkEnd w:id="591"/>
      <w:bookmarkEnd w:id="592"/>
    </w:p>
    <w:p w14:paraId="16EE9460" w14:textId="5D6BD55C" w:rsidR="00201804" w:rsidRDefault="00807B5F" w:rsidP="00201804">
      <w:r>
        <w:t>T</w:t>
      </w:r>
      <w:r w:rsidR="001A09E8">
        <w:t>he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rsidR="001A09E8">
        <w:t xml:space="preserve"> Point of Contact (PoC)</w:t>
      </w:r>
      <w:r>
        <w:t xml:space="preserve"> sets the research agenda</w:t>
      </w:r>
      <w:r w:rsidR="00123DE7">
        <w:t xml:space="preserve">, </w:t>
      </w:r>
      <w:r w:rsidR="00873E7D">
        <w:t>commit</w:t>
      </w:r>
      <w:r w:rsidR="00CC5F3D">
        <w:t xml:space="preserve"> to sending</w:t>
      </w:r>
      <w:r w:rsidR="00873E7D" w:rsidRPr="00873E7D">
        <w:t xml:space="preserve"> a</w:t>
      </w:r>
      <w:r w:rsidR="00873E7D">
        <w:t xml:space="preserve"> primary and secondary</w:t>
      </w:r>
      <w:r w:rsidR="00873E7D" w:rsidRPr="00873E7D">
        <w:t xml:space="preserve"> </w:t>
      </w:r>
      <w:r w:rsidR="00873E7D">
        <w:t>representative</w:t>
      </w:r>
      <w:r w:rsidR="00873E7D" w:rsidRPr="00873E7D">
        <w:t xml:space="preserve"> for meetings</w:t>
      </w:r>
      <w:r w:rsidR="00CC5F3D">
        <w:t xml:space="preserve"> </w:t>
      </w:r>
      <w:r w:rsidR="00873E7D" w:rsidRPr="00873E7D">
        <w:t xml:space="preserve">so </w:t>
      </w:r>
      <w:r w:rsidR="00CC5F3D">
        <w:t xml:space="preserve">that </w:t>
      </w:r>
      <w:r w:rsidR="00873E7D" w:rsidRPr="00873E7D">
        <w:t>at least one person is available to update the report and its research agenda and make decisions about implementation of the report</w:t>
      </w:r>
      <w:r w:rsidR="00CC5F3D">
        <w:t xml:space="preserve">, </w:t>
      </w:r>
      <w:r w:rsidR="00873E7D" w:rsidRPr="00873E7D">
        <w:t xml:space="preserve"> </w:t>
      </w:r>
      <w:r w:rsidR="00123DE7">
        <w:t xml:space="preserve">validate the </w:t>
      </w:r>
      <w:r w:rsidR="007C631D">
        <w:t xml:space="preserve">alignments in the </w:t>
      </w:r>
      <w:r w:rsidR="00123DE7">
        <w:t>VIRs</w:t>
      </w:r>
      <w:r w:rsidR="007C631D">
        <w:t xml:space="preserve">, </w:t>
      </w:r>
      <w:r w:rsidR="00D021D4">
        <w:t>report on</w:t>
      </w:r>
      <w:r w:rsidR="00953C30">
        <w:t xml:space="preserve"> implementation</w:t>
      </w:r>
      <w:r w:rsidR="00D021D4">
        <w:t xml:space="preserve"> of the VIR recommendations</w:t>
      </w:r>
      <w:r w:rsidR="00CC390F">
        <w:t xml:space="preserve">, </w:t>
      </w:r>
      <w:r w:rsidR="00FF778C">
        <w:t xml:space="preserve">and </w:t>
      </w:r>
      <w:r w:rsidR="00D021D4">
        <w:t xml:space="preserve">assist the Working Group in developing </w:t>
      </w:r>
      <w:r w:rsidR="00FF778C">
        <w:t xml:space="preserve">strategies for communicating the product, implementing the product, and using the product as a basis of evidence for </w:t>
      </w:r>
      <w:r w:rsidR="00B76EF4">
        <w:t>policy transformation.</w:t>
      </w:r>
      <w:r w:rsidR="00873E7D">
        <w:t xml:space="preserve"> </w:t>
      </w:r>
    </w:p>
    <w:p w14:paraId="7165F94F" w14:textId="77777777" w:rsidR="00193B46" w:rsidRDefault="00193B46" w:rsidP="00201804"/>
    <w:p w14:paraId="31AAEE74" w14:textId="77777777" w:rsidR="00193B46" w:rsidRDefault="00193B46" w:rsidP="00201804"/>
    <w:p w14:paraId="53DBCD79" w14:textId="77777777" w:rsidR="00193B46" w:rsidRDefault="00193B46" w:rsidP="00201804"/>
    <w:p w14:paraId="287AFACF" w14:textId="77777777" w:rsidR="00193B46" w:rsidRPr="00506F64" w:rsidRDefault="00193B46" w:rsidP="00201804"/>
    <w:p w14:paraId="209382FB" w14:textId="0AC7704C" w:rsidR="00367085" w:rsidRPr="00506F64" w:rsidRDefault="00367085" w:rsidP="00E32CF5">
      <w:pPr>
        <w:pStyle w:val="Heading1"/>
      </w:pPr>
      <w:bookmarkStart w:id="593" w:name="_Toc177628908"/>
      <w:bookmarkStart w:id="594" w:name="_Toc177722755"/>
      <w:bookmarkStart w:id="595" w:name="_Toc181163176"/>
      <w:bookmarkStart w:id="596" w:name="_Toc181338841"/>
      <w:bookmarkStart w:id="597" w:name="_Toc181998245"/>
      <w:bookmarkStart w:id="598" w:name="_Toc189239037"/>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w:t>
      </w:r>
      <w:r w:rsidR="00661659">
        <w:t>p</w:t>
      </w:r>
      <w:r>
        <w:t xml:space="preserve">roduct </w:t>
      </w:r>
      <w:r w:rsidR="00661659">
        <w:t>b</w:t>
      </w:r>
      <w:r>
        <w:t>riefings</w:t>
      </w:r>
      <w:bookmarkEnd w:id="593"/>
      <w:bookmarkEnd w:id="594"/>
      <w:bookmarkEnd w:id="595"/>
      <w:bookmarkEnd w:id="596"/>
      <w:bookmarkEnd w:id="597"/>
      <w:bookmarkEnd w:id="598"/>
    </w:p>
    <w:p w14:paraId="564B2FD2" w14:textId="18FC3380" w:rsidR="00FF794E" w:rsidRPr="00506F64" w:rsidRDefault="00FF794E" w:rsidP="00FF794E">
      <w:r w:rsidRPr="00506F64">
        <w:t>The overarching goal of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product briefings </w:t>
      </w:r>
      <w:r w:rsidR="00A10A2F" w:rsidRPr="00506F64">
        <w:t>is</w:t>
      </w:r>
      <w:r w:rsidRPr="00506F64">
        <w:t xml:space="preserve"> to increase the likelihood that IVN recommendations are implemented by the </w:t>
      </w:r>
      <w:r w:rsidR="005E017A">
        <w:t>Baseline Source organization</w:t>
      </w:r>
      <w:r w:rsidRPr="00506F64">
        <w:t xml:space="preserve"> and their chain of command. Product briefings provide the requestor of the product and their chain of command </w:t>
      </w:r>
      <w:r w:rsidR="002A7073" w:rsidRPr="00506F64">
        <w:t>the</w:t>
      </w:r>
      <w:r w:rsidR="00777457" w:rsidRPr="00506F64">
        <w:t xml:space="preserve"> information that makes</w:t>
      </w:r>
      <w:r w:rsidRPr="00506F64">
        <w:t xml:space="preserve"> the product and its recommendations more specific, measurable, achievable, relevant, and time-bound (SMART). The IVN team works with the requestor to verify that the requestor agrees with the recommendations, and that they meet the SMART criteria, including that </w:t>
      </w:r>
      <w:r w:rsidR="000025BB" w:rsidRPr="00506F64">
        <w:t>stakeholders</w:t>
      </w:r>
      <w:r w:rsidRPr="00506F64">
        <w:t xml:space="preserve"> directed to implement the recommendations have sufficient authority</w:t>
      </w:r>
      <w:r w:rsidR="00CC62BE" w:rsidRPr="00506F64">
        <w:t xml:space="preserve"> to do so</w:t>
      </w:r>
      <w:r w:rsidRPr="00506F64">
        <w:t>.</w:t>
      </w:r>
    </w:p>
    <w:p w14:paraId="1D766402" w14:textId="4D2F6002" w:rsidR="00FF794E" w:rsidRDefault="00FF794E" w:rsidP="00FF794E">
      <w:r w:rsidRPr="00506F64">
        <w:t xml:space="preserve">The first briefing to the </w:t>
      </w:r>
      <w:r w:rsidR="005E017A">
        <w:t>Baseline Source organization</w:t>
      </w:r>
      <w:r w:rsidRPr="00506F64">
        <w:t xml:space="preserve"> </w:t>
      </w:r>
      <w:r w:rsidR="005E017A">
        <w:t xml:space="preserve">Point of Contact (PoC) </w:t>
      </w:r>
      <w:r w:rsidRPr="00506F64">
        <w:t>should include the product and presentation media for the product with enough time in advance for the requestor and their colleagues to review the product and make changes prior to the briefing. To increase the likelihood that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recommendations are implemented, </w:t>
      </w:r>
      <w:r w:rsidR="00B46495" w:rsidRPr="00506F64">
        <w:t>it is recommended that the IVN team finds</w:t>
      </w:r>
      <w:r w:rsidRPr="00506F64">
        <w:t xml:space="preserve"> multiple opportunities to work with the requestor and their colleagues to validate their agreement with the recommendations.</w:t>
      </w:r>
    </w:p>
    <w:p w14:paraId="2DD10247" w14:textId="3BD37C41" w:rsidR="00D60385" w:rsidRPr="00506F64" w:rsidRDefault="00D60385" w:rsidP="00FF794E">
      <w:r>
        <w:rPr>
          <w:noProof/>
        </w:rPr>
        <w:t xml:space="preserve">If </w:t>
      </w:r>
      <w:r w:rsidR="005E017A">
        <w:t>Baseline Source organization</w:t>
      </w:r>
      <w:r w:rsidR="005E017A" w:rsidRPr="00506F64">
        <w:t xml:space="preserve"> </w:t>
      </w:r>
      <w:r w:rsidR="005E017A">
        <w:t>Point of Contact (PoC) does not</w:t>
      </w:r>
      <w:r>
        <w:rPr>
          <w:noProof/>
        </w:rPr>
        <w:t xml:space="preserve"> agree with </w:t>
      </w:r>
      <w:r w:rsidR="005E017A">
        <w:rPr>
          <w:noProof/>
        </w:rPr>
        <w:t>an</w:t>
      </w:r>
      <w:r>
        <w:rPr>
          <w:noProof/>
        </w:rPr>
        <w:t xml:space="preserve"> alignment in the </w:t>
      </w:r>
      <w:r w:rsidR="005E017A">
        <w:rPr>
          <w:noProof/>
        </w:rPr>
        <w:t>report</w:t>
      </w:r>
      <w:r>
        <w:rPr>
          <w:noProof/>
        </w:rPr>
        <w:t xml:space="preserve">, </w:t>
      </w:r>
      <w:r w:rsidR="005E017A">
        <w:rPr>
          <w:noProof/>
        </w:rPr>
        <w:t>remove that</w:t>
      </w:r>
      <w:r>
        <w:rPr>
          <w:noProof/>
        </w:rPr>
        <w:t xml:space="preserve"> alignment </w:t>
      </w:r>
      <w:r w:rsidR="005E017A">
        <w:rPr>
          <w:noProof/>
        </w:rPr>
        <w:t>from</w:t>
      </w:r>
      <w:r>
        <w:rPr>
          <w:noProof/>
        </w:rPr>
        <w:t xml:space="preserve"> the report, and delete that alignment from the production dataset.</w:t>
      </w:r>
    </w:p>
    <w:p w14:paraId="3054B2F7" w14:textId="37DF450F" w:rsidR="008C54E7" w:rsidRPr="00506F64" w:rsidRDefault="00FF794E" w:rsidP="00FF794E">
      <w:r w:rsidRPr="00506F64">
        <w:t xml:space="preserve">Briefing materials consist of the product and presentation media that wholly consists of content from the product. </w:t>
      </w:r>
      <w:r w:rsidR="0046440D" w:rsidRPr="00506F64">
        <w:t xml:space="preserve">It is </w:t>
      </w:r>
      <w:r w:rsidR="00655E91" w:rsidRPr="00506F64">
        <w:t>appropriate and desirable to</w:t>
      </w:r>
      <w:r w:rsidRPr="00506F64">
        <w:t xml:space="preserve"> include additional content in the discussion at the </w:t>
      </w:r>
      <w:r w:rsidR="00B46495" w:rsidRPr="00506F64">
        <w:t>meeting but</w:t>
      </w:r>
      <w:r w:rsidRPr="00506F64">
        <w:t xml:space="preserve"> </w:t>
      </w:r>
      <w:r w:rsidRPr="00506F64">
        <w:rPr>
          <w:u w:val="single"/>
        </w:rPr>
        <w:t xml:space="preserve">confine the presentation media content to the content from the product. This </w:t>
      </w:r>
      <w:r w:rsidR="005509A7" w:rsidRPr="00506F64">
        <w:rPr>
          <w:u w:val="single"/>
        </w:rPr>
        <w:t>constraint</w:t>
      </w:r>
      <w:r w:rsidRPr="00506F64">
        <w:rPr>
          <w:u w:val="single"/>
        </w:rPr>
        <w:t xml:space="preserve"> prevents stakeholders from using the briefing deck as a planning document.</w:t>
      </w:r>
    </w:p>
    <w:p w14:paraId="6D9508D6" w14:textId="0B6910AB" w:rsidR="00172591" w:rsidRPr="00506F64" w:rsidRDefault="00377145" w:rsidP="00FF794E">
      <w:r w:rsidRPr="00506F64">
        <w:t>Do not</w:t>
      </w:r>
      <w:r w:rsidR="00FF794E" w:rsidRPr="00506F64">
        <w:t xml:space="preserve"> edit the planning document </w:t>
      </w:r>
      <w:r w:rsidR="00426FA0" w:rsidRPr="00506F64">
        <w:t>in a way that could</w:t>
      </w:r>
      <w:r w:rsidR="00FF794E" w:rsidRPr="00506F64">
        <w:t xml:space="preserve"> reflect </w:t>
      </w:r>
      <w:r w:rsidR="00426FA0" w:rsidRPr="00506F64">
        <w:t xml:space="preserve">on </w:t>
      </w:r>
      <w:r w:rsidR="00FF794E" w:rsidRPr="00506F64">
        <w:t>the product</w:t>
      </w:r>
      <w:r w:rsidR="00426FA0" w:rsidRPr="00506F64">
        <w:t>.</w:t>
      </w:r>
      <w:r w:rsidR="00FF794E" w:rsidRPr="00506F64">
        <w:t xml:space="preserve"> </w:t>
      </w:r>
      <w:r w:rsidR="00426FA0" w:rsidRPr="00506F64">
        <w:t>This is to prevent</w:t>
      </w:r>
      <w:r w:rsidR="00FF794E" w:rsidRPr="00506F64">
        <w:t xml:space="preserve"> </w:t>
      </w:r>
      <w:r w:rsidR="00426FA0" w:rsidRPr="00506F64">
        <w:t>editing</w:t>
      </w:r>
      <w:r w:rsidR="00FF794E" w:rsidRPr="00506F64">
        <w:t xml:space="preserve"> the product or </w:t>
      </w:r>
      <w:r w:rsidR="00426FA0" w:rsidRPr="00506F64">
        <w:t xml:space="preserve">modifying </w:t>
      </w:r>
      <w:r w:rsidR="00FF794E" w:rsidRPr="00506F64">
        <w:t xml:space="preserve">the implementation of the product based on </w:t>
      </w:r>
      <w:r w:rsidR="00AD1898" w:rsidRPr="00506F64">
        <w:t>edits made to the</w:t>
      </w:r>
      <w:r w:rsidR="00FF794E" w:rsidRPr="00506F64">
        <w:t xml:space="preserve"> </w:t>
      </w:r>
      <w:r w:rsidR="00AD1898" w:rsidRPr="00506F64">
        <w:t xml:space="preserve">presentation </w:t>
      </w:r>
      <w:r w:rsidR="00E1419A" w:rsidRPr="00506F64">
        <w:t>document (slide deck)</w:t>
      </w:r>
      <w:r w:rsidR="003A5A2A" w:rsidRPr="00506F64">
        <w:t>.</w:t>
      </w:r>
    </w:p>
    <w:p w14:paraId="5614A7F5" w14:textId="58B116C8" w:rsidR="00367085" w:rsidRPr="00506F64" w:rsidRDefault="00FF794E" w:rsidP="00FF794E">
      <w:r w:rsidRPr="00506F64">
        <w:t xml:space="preserve">Once the briefing </w:t>
      </w:r>
      <w:r w:rsidR="00D365E0" w:rsidRPr="00506F64">
        <w:t xml:space="preserve">has been </w:t>
      </w:r>
      <w:r w:rsidR="00831224" w:rsidRPr="00506F64">
        <w:t xml:space="preserve">scheduled, </w:t>
      </w:r>
      <w:r w:rsidRPr="00506F64">
        <w:t xml:space="preserve">part of the first briefing to the requestor of the product is to develop a plan </w:t>
      </w:r>
      <w:r w:rsidR="00096E28" w:rsidRPr="00506F64">
        <w:t>based around the</w:t>
      </w:r>
      <w:r w:rsidRPr="00506F64">
        <w:t xml:space="preserve"> appointment. To assist the requestor in a briefing to their chain of command</w:t>
      </w:r>
      <w:r w:rsidR="00123AC1" w:rsidRPr="00506F64">
        <w:t>, first</w:t>
      </w:r>
      <w:r w:rsidR="00F35722" w:rsidRPr="00506F64">
        <w:t xml:space="preserve"> e</w:t>
      </w:r>
      <w:r w:rsidRPr="00506F64">
        <w:t>xplain the recommendations</w:t>
      </w:r>
      <w:r w:rsidR="00F35722" w:rsidRPr="00506F64">
        <w:t xml:space="preserve"> – why these recommendations</w:t>
      </w:r>
      <w:r w:rsidR="008D6A84" w:rsidRPr="00506F64">
        <w:t xml:space="preserve"> and how the </w:t>
      </w:r>
      <w:r w:rsidRPr="00506F64">
        <w:t xml:space="preserve">plan for implementing them </w:t>
      </w:r>
      <w:r w:rsidR="00722B51" w:rsidRPr="00506F64">
        <w:t>is anchored to</w:t>
      </w:r>
      <w:r w:rsidR="000A46B3" w:rsidRPr="00506F64">
        <w:t xml:space="preserve"> </w:t>
      </w:r>
      <w:r w:rsidR="0062713B" w:rsidRPr="00506F64">
        <w:t xml:space="preserve">policy and operations. Then </w:t>
      </w:r>
      <w:r w:rsidR="00396252" w:rsidRPr="00506F64">
        <w:t xml:space="preserve">branch into the mechanics of </w:t>
      </w:r>
      <w:r w:rsidRPr="00506F64">
        <w:t>receiving</w:t>
      </w:r>
      <w:r w:rsidR="00396252" w:rsidRPr="00506F64">
        <w:t xml:space="preserve"> </w:t>
      </w:r>
      <w:r w:rsidRPr="00506F64">
        <w:t xml:space="preserve">agreement from their chain of command to develop a plan to implement the recommendations </w:t>
      </w:r>
      <w:r w:rsidR="00396252" w:rsidRPr="00506F64">
        <w:t xml:space="preserve">outlined and described </w:t>
      </w:r>
      <w:r w:rsidRPr="00506F64">
        <w:t>in the product</w:t>
      </w:r>
      <w:r w:rsidR="00396252" w:rsidRPr="00506F64">
        <w:t>.</w:t>
      </w:r>
      <w:r w:rsidRPr="00506F64">
        <w:t xml:space="preserve"> This allows for multiple refinements of the product and its recommendations</w:t>
      </w:r>
      <w:r w:rsidR="00801A69" w:rsidRPr="00506F64">
        <w:t>: o</w:t>
      </w:r>
      <w:r w:rsidRPr="00506F64">
        <w:t xml:space="preserve">nce with the requestor before you deliver the product for the briefing to the </w:t>
      </w:r>
      <w:r w:rsidR="00801A69" w:rsidRPr="00506F64">
        <w:t>r</w:t>
      </w:r>
      <w:r w:rsidRPr="00506F64">
        <w:t>equestor</w:t>
      </w:r>
      <w:r w:rsidR="009C6ED1" w:rsidRPr="00506F64">
        <w:t>, once d</w:t>
      </w:r>
      <w:r w:rsidRPr="00506F64">
        <w:t xml:space="preserve">uring the briefing with the requestor, and then before the briefing that the requestor provides to their </w:t>
      </w:r>
      <w:r w:rsidR="00B52640" w:rsidRPr="00506F64">
        <w:t>chain of command.</w:t>
      </w:r>
    </w:p>
    <w:p w14:paraId="717C347F" w14:textId="2459C605" w:rsidR="00367085" w:rsidRPr="00506F64" w:rsidRDefault="00E32CF5" w:rsidP="2CD7C5F4">
      <w:pPr>
        <w:pStyle w:val="Heading1"/>
        <w:rPr>
          <w:b w:val="0"/>
          <w:bCs w:val="0"/>
          <w:i/>
          <w:iCs/>
        </w:rPr>
      </w:pPr>
      <w:bookmarkStart w:id="599" w:name="_Toc119568567"/>
      <w:bookmarkStart w:id="600" w:name="_Toc177628909"/>
      <w:bookmarkStart w:id="601" w:name="_Toc177722756"/>
      <w:bookmarkStart w:id="602" w:name="_Toc181163177"/>
      <w:bookmarkStart w:id="603" w:name="_Toc181338842"/>
      <w:bookmarkStart w:id="604" w:name="_Toc181998246"/>
      <w:bookmarkStart w:id="605" w:name="_Toc189239038"/>
      <w:r>
        <w:t>Tracking</w:t>
      </w:r>
      <w:r w:rsidR="00367085">
        <w:t xml:space="preserve"> </w:t>
      </w:r>
      <w:r w:rsidR="009D5E55">
        <w:t>I</w:t>
      </w:r>
      <w:r w:rsidR="00367085">
        <w:t xml:space="preserve">mplementation of </w:t>
      </w:r>
      <w:bookmarkEnd w:id="599"/>
      <w:r w:rsidR="009D5E55">
        <w:t>VIR Recommendations</w:t>
      </w:r>
      <w:bookmarkEnd w:id="600"/>
      <w:bookmarkEnd w:id="601"/>
      <w:bookmarkEnd w:id="602"/>
      <w:bookmarkEnd w:id="603"/>
      <w:bookmarkEnd w:id="604"/>
      <w:bookmarkEnd w:id="605"/>
    </w:p>
    <w:p w14:paraId="7DC1187E" w14:textId="56152894" w:rsidR="009B1FB7" w:rsidRDefault="009B1FB7" w:rsidP="009B1FB7">
      <w:r>
        <w:t>Regular follow-ups every 4-6 months maintain a positive long-term relationship with the client. It demonstrates our commitment to their success beyond the immediate project. These touchpoints allow us to assess implementation progress, address any concerns, and adapt as needed.</w:t>
      </w:r>
    </w:p>
    <w:p w14:paraId="44F6EBD1" w14:textId="1F72150D" w:rsidR="00367085" w:rsidRPr="00506F64" w:rsidRDefault="00984AE7" w:rsidP="00367085">
      <w:r w:rsidRPr="00506F64">
        <w:t>Once there is a product</w:t>
      </w:r>
      <w:r w:rsidR="004B78D6" w:rsidRPr="00506F64">
        <w:t>,</w:t>
      </w:r>
      <w:r w:rsidR="00CF6AEB" w:rsidRPr="00506F64">
        <w:t xml:space="preserve"> research and analysis </w:t>
      </w:r>
      <w:r w:rsidR="00CD5EAD" w:rsidRPr="00506F64">
        <w:t>need</w:t>
      </w:r>
      <w:r w:rsidR="00CF6AEB" w:rsidRPr="00506F64">
        <w:t xml:space="preserve"> to be communicated to </w:t>
      </w:r>
      <w:r w:rsidR="00FB7876" w:rsidRPr="00506F64">
        <w:t xml:space="preserve">appropriate stakeholders to </w:t>
      </w:r>
      <w:r w:rsidR="00CF6AEB" w:rsidRPr="00506F64">
        <w:t xml:space="preserve">relate value. </w:t>
      </w:r>
      <w:r w:rsidR="00C67ADD" w:rsidRPr="00506F64">
        <w:t>Through</w:t>
      </w:r>
      <w:r w:rsidR="00CF6AEB" w:rsidRPr="00506F64">
        <w:t xml:space="preserve"> the research on </w:t>
      </w:r>
      <w:r w:rsidR="00C67ADD" w:rsidRPr="00506F64">
        <w:t>determining how</w:t>
      </w:r>
      <w:r w:rsidR="00CF6AEB" w:rsidRPr="00506F64">
        <w:t xml:space="preserve"> sources add value, alignments have been identified, and </w:t>
      </w:r>
      <w:r w:rsidR="00C67ADD" w:rsidRPr="00506F64">
        <w:t>these alignments</w:t>
      </w:r>
      <w:r w:rsidR="00CF6AEB" w:rsidRPr="00506F64">
        <w:t xml:space="preserve"> need to be communicated for </w:t>
      </w:r>
      <w:r w:rsidR="00F66C6C" w:rsidRPr="00506F64">
        <w:t xml:space="preserve">subsequent </w:t>
      </w:r>
      <w:r w:rsidR="00CF6AEB" w:rsidRPr="00506F64">
        <w:t xml:space="preserve">policy alignment and integration and to change </w:t>
      </w:r>
      <w:r w:rsidR="003D6A73" w:rsidRPr="00506F64">
        <w:t xml:space="preserve">the </w:t>
      </w:r>
      <w:r w:rsidR="00CF6AEB" w:rsidRPr="00506F64">
        <w:t xml:space="preserve">governing structure – </w:t>
      </w:r>
      <w:r w:rsidR="003D6A73" w:rsidRPr="00506F64">
        <w:t xml:space="preserve">while remaining </w:t>
      </w:r>
      <w:r w:rsidR="00CF6AEB" w:rsidRPr="00506F64">
        <w:t>mindful of the context of the (cumulative) network effects</w:t>
      </w:r>
      <w:r w:rsidR="00C0068F" w:rsidRPr="00506F64">
        <w:t>.</w:t>
      </w:r>
    </w:p>
    <w:p w14:paraId="026D216E" w14:textId="0259CF44" w:rsidR="00CF6AEB" w:rsidRPr="00506F64" w:rsidRDefault="00CF6AEB" w:rsidP="00367085">
      <w:r w:rsidRPr="00506F64">
        <w:t>Develop implementable products that are stored in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Implementation of research and analysis (</w:t>
      </w:r>
      <w:r w:rsidR="00254A0B" w:rsidRPr="00506F64">
        <w:t xml:space="preserve">through </w:t>
      </w:r>
      <w:r w:rsidRPr="00506F64">
        <w:t xml:space="preserve">recommendations) is the crucial turn that provides value from the IVN. Therefore, build </w:t>
      </w:r>
      <w:r w:rsidR="004C41D3" w:rsidRPr="00506F64">
        <w:t xml:space="preserve">“defense-in-depth” to make the recommendations in the IVN products as implementable and trustworthy as possible. </w:t>
      </w:r>
      <w:r w:rsidR="00484892" w:rsidRPr="00506F64">
        <w:t>This effort p</w:t>
      </w:r>
      <w:r w:rsidR="004C41D3" w:rsidRPr="00506F64">
        <w:t xml:space="preserve">rovides clarification and proof of evidence of the </w:t>
      </w:r>
      <w:r w:rsidR="00EB2025" w:rsidRPr="00506F64">
        <w:t xml:space="preserve">analysis of the </w:t>
      </w:r>
      <w:r w:rsidR="004C41D3" w:rsidRPr="00506F64">
        <w:t>risks and impacts</w:t>
      </w:r>
      <w:r w:rsidR="009F1A9D" w:rsidRPr="00506F64">
        <w:t xml:space="preserve"> of applying these insights.</w:t>
      </w:r>
    </w:p>
    <w:p w14:paraId="1E3402A2" w14:textId="149FFC58" w:rsidR="009F1A9D" w:rsidRPr="00506F64" w:rsidRDefault="009F1A9D" w:rsidP="00367085">
      <w:r w:rsidRPr="00506F64">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data and its subsequent reporting provides evidence-based </w:t>
      </w:r>
      <w:r w:rsidR="00DE7992" w:rsidRPr="00506F64">
        <w:t xml:space="preserve">foundations for change. </w:t>
      </w:r>
      <w:r w:rsidR="00DC677F" w:rsidRPr="00506F64">
        <w:t>It is important to a</w:t>
      </w:r>
      <w:r w:rsidR="00304837" w:rsidRPr="00506F64">
        <w:t xml:space="preserve">ddress sensitivities </w:t>
      </w:r>
      <w:r w:rsidR="006150BE" w:rsidRPr="00506F64">
        <w:t xml:space="preserve">that </w:t>
      </w:r>
      <w:r w:rsidR="00304837" w:rsidRPr="00506F64">
        <w:t xml:space="preserve">organizations </w:t>
      </w:r>
      <w:r w:rsidR="00185105" w:rsidRPr="00506F64">
        <w:t>must</w:t>
      </w:r>
      <w:r w:rsidR="00304837" w:rsidRPr="00506F64">
        <w:t xml:space="preserve"> </w:t>
      </w:r>
      <w:r w:rsidR="0056391A" w:rsidRPr="00506F64">
        <w:t xml:space="preserve">change in general and how </w:t>
      </w:r>
      <w:r w:rsidR="00304837" w:rsidRPr="00506F64">
        <w:t>change</w:t>
      </w:r>
      <w:r w:rsidR="00D23537" w:rsidRPr="00506F64">
        <w:t>s</w:t>
      </w:r>
      <w:r w:rsidR="00304837" w:rsidRPr="00506F64">
        <w:t xml:space="preserve"> </w:t>
      </w:r>
      <w:r w:rsidR="00FA6188" w:rsidRPr="00506F64">
        <w:t>are managed in the organization</w:t>
      </w:r>
      <w:r w:rsidR="00304837" w:rsidRPr="00506F64">
        <w:t xml:space="preserve">. </w:t>
      </w:r>
      <w:r w:rsidR="009740E4" w:rsidRPr="00506F64">
        <w:t xml:space="preserve">Through its </w:t>
      </w:r>
      <w:r w:rsidR="000A6561" w:rsidRPr="00506F64">
        <w:t xml:space="preserve">organizational policy, office, </w:t>
      </w:r>
      <w:r w:rsidR="00FD597E" w:rsidRPr="00506F64">
        <w:t xml:space="preserve">program, </w:t>
      </w:r>
      <w:r w:rsidR="000A6561" w:rsidRPr="00506F64">
        <w:t xml:space="preserve">and directives </w:t>
      </w:r>
      <w:r w:rsidR="009740E4" w:rsidRPr="00506F64">
        <w:t>alignments and linkages, t</w:t>
      </w:r>
      <w:r w:rsidR="00FA6188" w:rsidRPr="00506F64">
        <w:t xml:space="preserve">he </w:t>
      </w:r>
      <w:r w:rsidR="00304837" w:rsidRPr="00506F64">
        <w:t xml:space="preserve">IVN provides </w:t>
      </w:r>
      <w:r w:rsidR="003B18DE" w:rsidRPr="00506F64">
        <w:t xml:space="preserve">a </w:t>
      </w:r>
      <w:r w:rsidR="00FD597E" w:rsidRPr="00506F64">
        <w:t xml:space="preserve">relatively comprehensive </w:t>
      </w:r>
      <w:r w:rsidR="00304837" w:rsidRPr="00506F64">
        <w:t>change management framework.</w:t>
      </w:r>
    </w:p>
    <w:p w14:paraId="4FC1782F" w14:textId="4ACD6F9A" w:rsidR="00367085" w:rsidRPr="00506F64" w:rsidRDefault="00573550" w:rsidP="00367085">
      <w:r w:rsidRPr="00506F64">
        <w:t xml:space="preserve">The bottom line is </w:t>
      </w:r>
      <w:r w:rsidR="008B5442" w:rsidRPr="00506F64">
        <w:t xml:space="preserve">that </w:t>
      </w:r>
      <w:r w:rsidR="00047934" w:rsidRPr="00506F64">
        <w:t>the business value of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047934" w:rsidRPr="00506F64">
        <w:t xml:space="preserve"> occurs after a significant amount of labor and work. </w:t>
      </w:r>
      <w:r w:rsidR="00AF5097" w:rsidRPr="00506F64">
        <w:t xml:space="preserve">However, </w:t>
      </w:r>
      <w:r w:rsidR="00047934" w:rsidRPr="00506F64">
        <w:t xml:space="preserve">IVN work is vulnerable to </w:t>
      </w:r>
      <w:r w:rsidR="003B2339" w:rsidRPr="00506F64">
        <w:t xml:space="preserve">its acceptance and implementation. People want to see </w:t>
      </w:r>
      <w:r w:rsidR="00AF5097" w:rsidRPr="00506F64">
        <w:t xml:space="preserve">the </w:t>
      </w:r>
      <w:r w:rsidR="003B2339" w:rsidRPr="00506F64">
        <w:t xml:space="preserve">results of </w:t>
      </w:r>
      <w:r w:rsidR="00AF5097" w:rsidRPr="00506F64">
        <w:t xml:space="preserve">a </w:t>
      </w:r>
      <w:r w:rsidR="003B2339" w:rsidRPr="00506F64">
        <w:t>survey</w:t>
      </w:r>
      <w:r w:rsidR="00966DDA" w:rsidRPr="00506F64">
        <w:t xml:space="preserve"> but need to commit to </w:t>
      </w:r>
      <w:r w:rsidR="00F30666" w:rsidRPr="00506F64">
        <w:t xml:space="preserve">actionable results </w:t>
      </w:r>
      <w:r w:rsidR="00AF5097" w:rsidRPr="00506F64">
        <w:t xml:space="preserve">derived </w:t>
      </w:r>
      <w:r w:rsidR="00F30666" w:rsidRPr="00506F64">
        <w:t xml:space="preserve">from </w:t>
      </w:r>
      <w:r w:rsidR="00AF5097" w:rsidRPr="00506F64">
        <w:t xml:space="preserve">the </w:t>
      </w:r>
      <w:r w:rsidR="00F30666" w:rsidRPr="00506F64">
        <w:t xml:space="preserve">survey first. </w:t>
      </w:r>
      <w:r w:rsidR="001E06A3" w:rsidRPr="00506F64">
        <w:t xml:space="preserve">Work with the product requesters to </w:t>
      </w:r>
      <w:r w:rsidR="00303C37" w:rsidRPr="00506F64">
        <w:t>obtain leadership commitment</w:t>
      </w:r>
      <w:r w:rsidR="00F30666" w:rsidRPr="00506F64">
        <w:t xml:space="preserve"> to the implementable recommendations from the IVN products. </w:t>
      </w:r>
      <w:r w:rsidR="00F4487E" w:rsidRPr="00506F64">
        <w:t>A c</w:t>
      </w:r>
      <w:r w:rsidR="00F30666" w:rsidRPr="00506F64">
        <w:t>ommit</w:t>
      </w:r>
      <w:r w:rsidR="00F4487E" w:rsidRPr="00506F64">
        <w:t xml:space="preserve">ment </w:t>
      </w:r>
      <w:r w:rsidR="00F30666" w:rsidRPr="00506F64">
        <w:t xml:space="preserve">to </w:t>
      </w:r>
      <w:r w:rsidR="008E5860" w:rsidRPr="00506F64">
        <w:t xml:space="preserve">not just consider but implement </w:t>
      </w:r>
      <w:r w:rsidR="00F30666" w:rsidRPr="00506F64">
        <w:t xml:space="preserve">the policy changes </w:t>
      </w:r>
      <w:r w:rsidR="00F4487E" w:rsidRPr="00506F64">
        <w:t xml:space="preserve">and </w:t>
      </w:r>
      <w:r w:rsidR="00F30666" w:rsidRPr="00506F64">
        <w:t>recommendations that the IVN uncovers</w:t>
      </w:r>
      <w:r w:rsidR="00F4487E" w:rsidRPr="00506F64">
        <w:t xml:space="preserve"> is </w:t>
      </w:r>
      <w:r w:rsidR="005A17CC" w:rsidRPr="00506F64">
        <w:t>critical</w:t>
      </w:r>
      <w:r w:rsidR="00F30666" w:rsidRPr="00506F64">
        <w:t>.</w:t>
      </w:r>
      <w:r w:rsidR="009D2F16" w:rsidRPr="00506F64">
        <w:t xml:space="preserve"> </w:t>
      </w:r>
      <w:r w:rsidR="005A17CC" w:rsidRPr="00506F64">
        <w:t xml:space="preserve">In other words, the thing that provides (ultimate) </w:t>
      </w:r>
      <w:r w:rsidR="009D2F16" w:rsidRPr="00506F64">
        <w:t xml:space="preserve">value is implementation. Recommendations should be as implementable (concrete </w:t>
      </w:r>
      <w:r w:rsidR="00FF76A1" w:rsidRPr="00506F64">
        <w:t>and</w:t>
      </w:r>
      <w:r w:rsidR="009D2F16" w:rsidRPr="00506F64">
        <w:t xml:space="preserve"> </w:t>
      </w:r>
      <w:r w:rsidR="00CE3CCD" w:rsidRPr="00506F64">
        <w:t>explicit</w:t>
      </w:r>
      <w:r w:rsidR="009D2F16" w:rsidRPr="00506F64">
        <w:t xml:space="preserve">) </w:t>
      </w:r>
      <w:r w:rsidR="00917091" w:rsidRPr="00506F64">
        <w:t xml:space="preserve">as possible. </w:t>
      </w:r>
      <w:r w:rsidR="00A57A1B" w:rsidRPr="00506F64">
        <w:t xml:space="preserve">Shorten timelines for policy recommendations or policy changes that require integration of information that is not currently </w:t>
      </w:r>
      <w:r w:rsidR="005A17CC" w:rsidRPr="00506F64">
        <w:t>on hand</w:t>
      </w:r>
      <w:r w:rsidR="00A57A1B" w:rsidRPr="00506F64">
        <w:t xml:space="preserve">. </w:t>
      </w:r>
      <w:r w:rsidR="005A17CC" w:rsidRPr="00506F64">
        <w:t xml:space="preserve">The </w:t>
      </w:r>
      <w:r w:rsidR="00A57A1B" w:rsidRPr="00506F64">
        <w:t xml:space="preserve">IVN </w:t>
      </w:r>
      <w:r w:rsidR="005A17CC" w:rsidRPr="00506F64">
        <w:t>can and should</w:t>
      </w:r>
      <w:r w:rsidR="00A57A1B" w:rsidRPr="00506F64">
        <w:t xml:space="preserve"> make that information available.</w:t>
      </w:r>
      <w:r w:rsidR="00A4726C" w:rsidRPr="00506F64">
        <w:t xml:space="preserve"> What drives additional crosswalks and additional reporting </w:t>
      </w:r>
      <w:r w:rsidR="00CA2D0C" w:rsidRPr="00506F64">
        <w:t xml:space="preserve">are </w:t>
      </w:r>
      <w:r w:rsidR="00A4726C" w:rsidRPr="00506F64">
        <w:t>short-fused, high-impact policy analyses from customers.</w:t>
      </w:r>
    </w:p>
    <w:p w14:paraId="60429FE1" w14:textId="55473F56" w:rsidR="00367085" w:rsidRPr="00506F64" w:rsidRDefault="00367085" w:rsidP="00DF003F">
      <w:pPr>
        <w:pStyle w:val="Heading1"/>
        <w:rPr>
          <w:b w:val="0"/>
          <w:bCs w:val="0"/>
        </w:rPr>
      </w:pPr>
      <w:bookmarkStart w:id="606" w:name="_Toc177628910"/>
      <w:bookmarkStart w:id="607" w:name="_Toc177722757"/>
      <w:bookmarkStart w:id="608" w:name="_Toc181163178"/>
      <w:bookmarkStart w:id="609" w:name="_Toc181338843"/>
      <w:bookmarkStart w:id="610" w:name="_Toc181998247"/>
      <w:bookmarkStart w:id="611" w:name="_Toc189239039"/>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w:t>
      </w:r>
      <w:r w:rsidR="00661659">
        <w:t>d</w:t>
      </w:r>
      <w:r>
        <w:t>emonstrations</w:t>
      </w:r>
      <w:bookmarkEnd w:id="606"/>
      <w:bookmarkEnd w:id="607"/>
      <w:bookmarkEnd w:id="608"/>
      <w:bookmarkEnd w:id="609"/>
      <w:bookmarkEnd w:id="610"/>
      <w:bookmarkEnd w:id="611"/>
    </w:p>
    <w:p w14:paraId="76FC5F24" w14:textId="6460FC9C" w:rsidR="00367085" w:rsidRPr="00506F64" w:rsidRDefault="00367085" w:rsidP="2CD7C5F4">
      <w:pPr>
        <w:pStyle w:val="Heading2"/>
        <w:rPr>
          <w:b w:val="0"/>
          <w:bCs w:val="0"/>
          <w:i w:val="0"/>
          <w:iCs w:val="0"/>
        </w:rPr>
      </w:pPr>
      <w:bookmarkStart w:id="612" w:name="_Toc177628911"/>
      <w:bookmarkStart w:id="613" w:name="_Toc177722758"/>
      <w:bookmarkStart w:id="614" w:name="_Toc181163179"/>
      <w:bookmarkStart w:id="615" w:name="_Toc181338844"/>
      <w:bookmarkStart w:id="616" w:name="_Toc181998248"/>
      <w:bookmarkStart w:id="617" w:name="_Toc189239040"/>
      <w:r>
        <w:t>How to demo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to new stakeholders</w:t>
      </w:r>
      <w:bookmarkEnd w:id="612"/>
      <w:bookmarkEnd w:id="613"/>
      <w:bookmarkEnd w:id="614"/>
      <w:bookmarkEnd w:id="615"/>
      <w:bookmarkEnd w:id="616"/>
      <w:bookmarkEnd w:id="617"/>
    </w:p>
    <w:p w14:paraId="4ADAD134" w14:textId="04078ABC" w:rsidR="00367085" w:rsidRPr="00506F64" w:rsidRDefault="001672FE" w:rsidP="00367085">
      <w:r w:rsidRPr="00506F64">
        <w:t>Typically,</w:t>
      </w:r>
      <w:r w:rsidR="00324B5D" w:rsidRPr="00506F64">
        <w:t xml:space="preserve"> stakeholders are members of the organization or entity who have editorial or content control of an enabling data source in the data</w:t>
      </w:r>
      <w:r w:rsidR="00A71590" w:rsidRPr="00506F64">
        <w:t>set</w:t>
      </w:r>
      <w:r w:rsidR="00324B5D" w:rsidRPr="00506F64">
        <w:t xml:space="preserve">. (Exceptions to this statement </w:t>
      </w:r>
      <w:r w:rsidR="000A613D" w:rsidRPr="00506F64">
        <w:t xml:space="preserve">should be </w:t>
      </w:r>
      <w:r w:rsidR="003509EA" w:rsidRPr="00506F64">
        <w:t>anticipated</w:t>
      </w:r>
      <w:r w:rsidR="00324B5D" w:rsidRPr="00506F64">
        <w:t>.)</w:t>
      </w:r>
      <w:r w:rsidR="00A30CB5" w:rsidRPr="00506F64">
        <w:t xml:space="preserve"> </w:t>
      </w:r>
      <w:r w:rsidR="001D49B6" w:rsidRPr="00506F64">
        <w:t>Briefings to stakeholders will occur for any number of reasons that require insights and perspectives provided by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1D49B6" w:rsidRPr="00506F64">
        <w:t>.</w:t>
      </w:r>
      <w:r w:rsidR="002D1875" w:rsidRPr="00506F64">
        <w:t xml:space="preserve"> </w:t>
      </w:r>
      <w:r w:rsidR="00746484" w:rsidRPr="00506F64">
        <w:t>Stakeholder briefi</w:t>
      </w:r>
      <w:r w:rsidR="000F1934" w:rsidRPr="00506F64">
        <w:t xml:space="preserve">ngs are generally geared toward </w:t>
      </w:r>
      <w:r w:rsidR="00C65341" w:rsidRPr="00506F64">
        <w:t xml:space="preserve">“dependent” source </w:t>
      </w:r>
      <w:r w:rsidR="00582FFC" w:rsidRPr="00506F64">
        <w:t xml:space="preserve">value recipients </w:t>
      </w:r>
      <w:r w:rsidR="002B4194" w:rsidRPr="00506F64">
        <w:t>(that may</w:t>
      </w:r>
      <w:r w:rsidR="00BC165D" w:rsidRPr="00506F64">
        <w:t xml:space="preserve"> include </w:t>
      </w:r>
      <w:r w:rsidR="00EB5026" w:rsidRPr="00506F64">
        <w:t xml:space="preserve">White House </w:t>
      </w:r>
      <w:r w:rsidR="007238D2" w:rsidRPr="00506F64">
        <w:t>staff</w:t>
      </w:r>
      <w:r w:rsidR="00DC5BE4" w:rsidRPr="00506F64">
        <w:t>)</w:t>
      </w:r>
      <w:r w:rsidR="00D00647" w:rsidRPr="00506F64">
        <w:t xml:space="preserve"> or </w:t>
      </w:r>
      <w:r w:rsidR="008B3BA7" w:rsidRPr="00506F64">
        <w:t>agencies with</w:t>
      </w:r>
      <w:r w:rsidR="001E0850" w:rsidRPr="00506F64">
        <w:t xml:space="preserve"> shared strategic goals (cross-</w:t>
      </w:r>
      <w:r w:rsidR="00506F64">
        <w:t>APGs</w:t>
      </w:r>
      <w:r w:rsidR="009D6EC2" w:rsidRPr="00506F64">
        <w:t>) or performance measures.</w:t>
      </w:r>
    </w:p>
    <w:p w14:paraId="01C93E7A" w14:textId="67D57351" w:rsidR="005768B2" w:rsidRPr="00506F64" w:rsidRDefault="004A6627" w:rsidP="00367085">
      <w:r w:rsidRPr="00506F64">
        <w:t xml:space="preserve">The first </w:t>
      </w:r>
      <w:r w:rsidR="0091101E" w:rsidRPr="00506F64">
        <w:t xml:space="preserve">step in briefing stakeholders </w:t>
      </w:r>
      <w:r w:rsidR="00ED3734" w:rsidRPr="00506F64">
        <w:t>requires developing</w:t>
      </w:r>
      <w:r w:rsidR="00C848F2" w:rsidRPr="00506F64">
        <w:t xml:space="preserve"> the description of the </w:t>
      </w:r>
      <w:r w:rsidR="0091101E" w:rsidRPr="00506F64">
        <w:t xml:space="preserve">(stakeholders’) </w:t>
      </w:r>
      <w:r w:rsidR="00C848F2" w:rsidRPr="00506F64">
        <w:t>problem that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C848F2" w:rsidRPr="00506F64">
        <w:t xml:space="preserve"> can solve. </w:t>
      </w:r>
      <w:r w:rsidR="00EA48D6" w:rsidRPr="00506F64">
        <w:t xml:space="preserve">The problem can be </w:t>
      </w:r>
      <w:r w:rsidR="007167DB" w:rsidRPr="00506F64">
        <w:t xml:space="preserve">articulated as a </w:t>
      </w:r>
      <w:r w:rsidR="00560E85" w:rsidRPr="00506F64">
        <w:t xml:space="preserve">need for more </w:t>
      </w:r>
      <w:r w:rsidR="007167DB" w:rsidRPr="00506F64">
        <w:t xml:space="preserve">situational awareness of the interdependencies in the </w:t>
      </w:r>
      <w:r w:rsidR="00506F64">
        <w:t>F</w:t>
      </w:r>
      <w:r w:rsidR="007167DB" w:rsidRPr="00506F64">
        <w:t xml:space="preserve">ederal </w:t>
      </w:r>
      <w:r w:rsidR="00506F64">
        <w:t>G</w:t>
      </w:r>
      <w:r w:rsidR="007167DB" w:rsidRPr="00506F64">
        <w:t xml:space="preserve">overnance </w:t>
      </w:r>
      <w:r w:rsidR="00506F64">
        <w:t>S</w:t>
      </w:r>
      <w:r w:rsidR="007167DB" w:rsidRPr="00506F64">
        <w:t>tructure</w:t>
      </w:r>
      <w:r w:rsidR="00EF6306" w:rsidRPr="00506F64">
        <w:t xml:space="preserve"> or </w:t>
      </w:r>
      <w:r w:rsidR="00560E85" w:rsidRPr="00506F64">
        <w:t xml:space="preserve">for </w:t>
      </w:r>
      <w:r w:rsidR="00A2798E" w:rsidRPr="00506F64">
        <w:t>how</w:t>
      </w:r>
      <w:r w:rsidR="00C848F2" w:rsidRPr="00506F64">
        <w:t xml:space="preserve"> policies, plans, </w:t>
      </w:r>
      <w:r w:rsidR="00A2798E" w:rsidRPr="00506F64">
        <w:t xml:space="preserve">directives, </w:t>
      </w:r>
      <w:r w:rsidR="00C848F2" w:rsidRPr="00506F64">
        <w:t xml:space="preserve">budgets, goals, </w:t>
      </w:r>
      <w:r w:rsidR="00A2798E" w:rsidRPr="00506F64">
        <w:t xml:space="preserve">or </w:t>
      </w:r>
      <w:r w:rsidR="00C848F2" w:rsidRPr="00506F64">
        <w:t>metrics</w:t>
      </w:r>
      <w:r w:rsidR="005768B2" w:rsidRPr="00506F64">
        <w:t xml:space="preserve"> can be better integrated to create more value for the organization.</w:t>
      </w:r>
    </w:p>
    <w:p w14:paraId="558C5347" w14:textId="149BCA9C" w:rsidR="00116463" w:rsidRPr="00506F64" w:rsidRDefault="00C848F2" w:rsidP="00367085">
      <w:r w:rsidRPr="00506F64">
        <w:t xml:space="preserve">There has not been an indexed source of cross-referenced documents that the government uses to coordinate and </w:t>
      </w:r>
      <w:r w:rsidR="00796663" w:rsidRPr="00506F64">
        <w:t xml:space="preserve">report on work. </w:t>
      </w:r>
      <w:r w:rsidR="00F46A39" w:rsidRPr="00506F64">
        <w:t>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F46A39" w:rsidRPr="00506F64">
        <w:t xml:space="preserve"> is the indexed source because t</w:t>
      </w:r>
      <w:r w:rsidR="00796663" w:rsidRPr="00506F64">
        <w:t>he primary content for the IV</w:t>
      </w:r>
      <w:r w:rsidR="00906298" w:rsidRPr="00506F64">
        <w:t>N</w:t>
      </w:r>
      <w:r w:rsidR="00796663" w:rsidRPr="00506F64">
        <w:t xml:space="preserve"> is a set of </w:t>
      </w:r>
      <w:r w:rsidR="005B165B" w:rsidRPr="00506F64">
        <w:t xml:space="preserve">mandated governance documents with mandated relationships across them. When there is a set of objects with mandated </w:t>
      </w:r>
      <w:r w:rsidR="00F46A39" w:rsidRPr="00506F64">
        <w:t xml:space="preserve">connections (or </w:t>
      </w:r>
      <w:r w:rsidR="00463772" w:rsidRPr="00506F64">
        <w:t>linkages</w:t>
      </w:r>
      <w:r w:rsidR="00F46A39" w:rsidRPr="00506F64">
        <w:t>)</w:t>
      </w:r>
      <w:r w:rsidR="00463772" w:rsidRPr="00506F64">
        <w:t xml:space="preserve">, there is a network. </w:t>
      </w:r>
      <w:r w:rsidR="00E43157" w:rsidRPr="00506F64">
        <w:t xml:space="preserve">The IVN </w:t>
      </w:r>
      <w:r w:rsidR="00F46A39" w:rsidRPr="00506F64">
        <w:t>depicts</w:t>
      </w:r>
      <w:r w:rsidR="00E43157" w:rsidRPr="00506F64">
        <w:t xml:space="preserve"> that network so</w:t>
      </w:r>
      <w:r w:rsidR="00C534AC" w:rsidRPr="00506F64">
        <w:t xml:space="preserve"> </w:t>
      </w:r>
      <w:r w:rsidR="00590A70" w:rsidRPr="00506F64">
        <w:t>the transactional value</w:t>
      </w:r>
      <w:r w:rsidR="009C4473" w:rsidRPr="00506F64">
        <w:t xml:space="preserve"> </w:t>
      </w:r>
      <w:r w:rsidR="00BD265E" w:rsidRPr="00506F64">
        <w:t>between entities (enabling and dependent sources)</w:t>
      </w:r>
      <w:r w:rsidR="009C4473" w:rsidRPr="00506F64">
        <w:t xml:space="preserve"> can be</w:t>
      </w:r>
      <w:r w:rsidR="00A72765" w:rsidRPr="00506F64">
        <w:t xml:space="preserve"> demonstrated and articulated</w:t>
      </w:r>
      <w:r w:rsidR="00116463" w:rsidRPr="00506F64">
        <w:t xml:space="preserve"> in briefings that support achieving the following three objectives:</w:t>
      </w:r>
    </w:p>
    <w:p w14:paraId="1A40933F" w14:textId="177F2660" w:rsidR="00496910" w:rsidRPr="00506F64" w:rsidRDefault="00116463" w:rsidP="00367085">
      <w:r w:rsidRPr="00506F64">
        <w:t xml:space="preserve">(1) </w:t>
      </w:r>
      <w:r w:rsidR="000246B2" w:rsidRPr="00506F64">
        <w:t>Demonstrate how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0246B2" w:rsidRPr="00506F64">
        <w:t xml:space="preserve"> can be used</w:t>
      </w:r>
      <w:r w:rsidR="005336FC" w:rsidRPr="00506F64">
        <w:t xml:space="preserve"> to i</w:t>
      </w:r>
      <w:r w:rsidR="00A72765" w:rsidRPr="00506F64">
        <w:t xml:space="preserve">dentify and communicate the network </w:t>
      </w:r>
      <w:r w:rsidR="005336FC" w:rsidRPr="00506F64">
        <w:t xml:space="preserve">(interdependence) </w:t>
      </w:r>
      <w:r w:rsidR="00A72765" w:rsidRPr="00506F64">
        <w:t xml:space="preserve">of the </w:t>
      </w:r>
      <w:r w:rsidR="00506F64">
        <w:t>F</w:t>
      </w:r>
      <w:r w:rsidR="00A72765" w:rsidRPr="00506F64">
        <w:t>ed</w:t>
      </w:r>
      <w:r w:rsidR="005336FC" w:rsidRPr="00506F64">
        <w:t>eral</w:t>
      </w:r>
      <w:r w:rsidR="00A72765" w:rsidRPr="00506F64">
        <w:t xml:space="preserve"> </w:t>
      </w:r>
      <w:r w:rsidR="00506F64">
        <w:t>G</w:t>
      </w:r>
      <w:r w:rsidR="00A72765" w:rsidRPr="00506F64">
        <w:t xml:space="preserve">overnance </w:t>
      </w:r>
      <w:r w:rsidR="00506F64">
        <w:t>S</w:t>
      </w:r>
      <w:r w:rsidR="005336FC" w:rsidRPr="00506F64">
        <w:t xml:space="preserve">tructure </w:t>
      </w:r>
      <w:r w:rsidR="00A72765" w:rsidRPr="00506F64">
        <w:t>and the role of stakeholders in it.</w:t>
      </w:r>
      <w:r w:rsidR="000246B2" w:rsidRPr="00506F64">
        <w:t xml:space="preserve"> This objective includes identifying and understanding the transactional value</w:t>
      </w:r>
      <w:r w:rsidR="00862DAF" w:rsidRPr="00506F64">
        <w:t xml:space="preserve"> that is realized through the connections between enabling and dependent sources.</w:t>
      </w:r>
    </w:p>
    <w:p w14:paraId="61BE7DDE" w14:textId="04610B97" w:rsidR="00496910" w:rsidRPr="00506F64" w:rsidRDefault="00862DAF" w:rsidP="00367085">
      <w:r w:rsidRPr="00506F64">
        <w:t>(2)</w:t>
      </w:r>
      <w:r w:rsidR="00653F55" w:rsidRPr="00506F64">
        <w:t xml:space="preserve"> </w:t>
      </w:r>
      <w:r w:rsidR="00C90AD0" w:rsidRPr="00506F64">
        <w:t>Use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C90AD0" w:rsidRPr="00506F64">
        <w:t xml:space="preserve"> as a basis of evidence to </w:t>
      </w:r>
      <w:r w:rsidR="00F960B5" w:rsidRPr="00506F64">
        <w:t xml:space="preserve">communicate and implement </w:t>
      </w:r>
      <w:r w:rsidR="00C90AD0" w:rsidRPr="00506F64">
        <w:t>change</w:t>
      </w:r>
      <w:r w:rsidR="00F960B5" w:rsidRPr="00506F64">
        <w:t>(s)</w:t>
      </w:r>
      <w:r w:rsidR="00257F41" w:rsidRPr="00506F64">
        <w:t xml:space="preserve"> </w:t>
      </w:r>
      <w:r w:rsidR="00F960B5" w:rsidRPr="00506F64">
        <w:t>to a</w:t>
      </w:r>
      <w:r w:rsidR="00257F41" w:rsidRPr="00506F64">
        <w:t xml:space="preserve"> </w:t>
      </w:r>
      <w:r w:rsidR="00F960B5" w:rsidRPr="00506F64">
        <w:t>(sub)</w:t>
      </w:r>
      <w:r w:rsidR="00257F41" w:rsidRPr="00506F64">
        <w:t xml:space="preserve">set of </w:t>
      </w:r>
      <w:r w:rsidR="00F960B5" w:rsidRPr="00506F64">
        <w:t xml:space="preserve">the </w:t>
      </w:r>
      <w:r w:rsidR="00257F41" w:rsidRPr="00506F64">
        <w:t xml:space="preserve">governance </w:t>
      </w:r>
      <w:r w:rsidR="00F960B5" w:rsidRPr="00506F64">
        <w:t xml:space="preserve">structure </w:t>
      </w:r>
      <w:r w:rsidR="00257F41" w:rsidRPr="00506F64">
        <w:t xml:space="preserve">to increase </w:t>
      </w:r>
      <w:r w:rsidR="00F960B5" w:rsidRPr="00506F64">
        <w:t xml:space="preserve">or create more </w:t>
      </w:r>
      <w:r w:rsidR="00257F41" w:rsidRPr="00506F64">
        <w:t>value within an organizational boundary.</w:t>
      </w:r>
    </w:p>
    <w:p w14:paraId="39141F9D" w14:textId="5C172F78" w:rsidR="00496910" w:rsidRPr="00506F64" w:rsidRDefault="00F960B5" w:rsidP="00367085">
      <w:r w:rsidRPr="00506F64">
        <w:t xml:space="preserve">(3) </w:t>
      </w:r>
      <w:r w:rsidR="00CE59E9" w:rsidRPr="00506F64">
        <w:t>Use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CE59E9" w:rsidRPr="00506F64">
        <w:t xml:space="preserve"> as a basis of evidence to support </w:t>
      </w:r>
      <w:r w:rsidRPr="00506F64">
        <w:t xml:space="preserve">recommended </w:t>
      </w:r>
      <w:r w:rsidR="00CE59E9" w:rsidRPr="00506F64">
        <w:t xml:space="preserve">changes external to the organization so that the </w:t>
      </w:r>
      <w:r w:rsidRPr="00506F64">
        <w:t>entities</w:t>
      </w:r>
      <w:r w:rsidR="0001247E" w:rsidRPr="00506F64">
        <w:t xml:space="preserve"> outside</w:t>
      </w:r>
      <w:r w:rsidR="00CE59E9" w:rsidRPr="00506F64">
        <w:t xml:space="preserve"> </w:t>
      </w:r>
      <w:r w:rsidRPr="00506F64">
        <w:t xml:space="preserve">the organization </w:t>
      </w:r>
      <w:r w:rsidR="00CE59E9" w:rsidRPr="00506F64">
        <w:t xml:space="preserve">can achieve </w:t>
      </w:r>
      <w:r w:rsidR="0001247E" w:rsidRPr="00506F64">
        <w:t xml:space="preserve">(receive) </w:t>
      </w:r>
      <w:r w:rsidR="00CE59E9" w:rsidRPr="00506F64">
        <w:t>greater net value.</w:t>
      </w:r>
    </w:p>
    <w:p w14:paraId="4A7454A5" w14:textId="1F0BEEA3" w:rsidR="003E4FBB" w:rsidRPr="00506F64" w:rsidRDefault="00B14EC1" w:rsidP="00367085">
      <w:r w:rsidRPr="00506F64">
        <w:t xml:space="preserve">IVNs, by design, contain the content needed to achieve the first goal above. </w:t>
      </w:r>
      <w:r w:rsidR="00D748BC" w:rsidRPr="00506F64">
        <w:t>By creating 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D748BC" w:rsidRPr="00506F64">
        <w:t xml:space="preserve"> and applying data from it to policymaking and strategic planning, Federal agencies and other stakeholders can improve transparency, accountability, and public trust in government,</w:t>
      </w:r>
      <w:r w:rsidR="00DF100B" w:rsidRPr="00506F64">
        <w:t xml:space="preserve"> </w:t>
      </w:r>
      <w:r w:rsidR="00D748BC" w:rsidRPr="00506F64">
        <w:t>and</w:t>
      </w:r>
      <w:r w:rsidR="00DF100B" w:rsidRPr="00506F64">
        <w:t xml:space="preserve"> demonstrat</w:t>
      </w:r>
      <w:r w:rsidR="00D748BC" w:rsidRPr="00506F64">
        <w:t>e</w:t>
      </w:r>
      <w:r w:rsidR="00DF100B" w:rsidRPr="00506F64">
        <w:t xml:space="preserve"> the value and impact of their work. </w:t>
      </w:r>
      <w:r w:rsidR="00A81B97" w:rsidRPr="00506F64">
        <w:t>Consider p</w:t>
      </w:r>
      <w:r w:rsidRPr="00506F64">
        <w:t>repar</w:t>
      </w:r>
      <w:r w:rsidR="00A81B97" w:rsidRPr="00506F64">
        <w:t>ing</w:t>
      </w:r>
      <w:r w:rsidRPr="00506F64">
        <w:t xml:space="preserve"> the data </w:t>
      </w:r>
      <w:r w:rsidR="00384455" w:rsidRPr="00506F64">
        <w:t>so that t</w:t>
      </w:r>
      <w:r w:rsidRPr="00506F64">
        <w:t xml:space="preserve">he stakeholders </w:t>
      </w:r>
      <w:r w:rsidR="004F7D2C" w:rsidRPr="00506F64">
        <w:t>being briefed</w:t>
      </w:r>
      <w:r w:rsidRPr="00506F64">
        <w:t xml:space="preserve"> </w:t>
      </w:r>
      <w:r w:rsidR="00F960B5" w:rsidRPr="00506F64">
        <w:t>observe</w:t>
      </w:r>
      <w:r w:rsidRPr="00506F64">
        <w:t xml:space="preserve"> the outputs</w:t>
      </w:r>
      <w:r w:rsidR="00384455" w:rsidRPr="00506F64">
        <w:t xml:space="preserve"> </w:t>
      </w:r>
      <w:r w:rsidR="004F7D2C" w:rsidRPr="00506F64">
        <w:t xml:space="preserve">or products </w:t>
      </w:r>
      <w:r w:rsidR="00384455" w:rsidRPr="00506F64">
        <w:t xml:space="preserve">from their enabling sources </w:t>
      </w:r>
      <w:r w:rsidR="004F7D2C" w:rsidRPr="00506F64">
        <w:t xml:space="preserve">creating value </w:t>
      </w:r>
      <w:r w:rsidR="00384455" w:rsidRPr="00506F64">
        <w:t xml:space="preserve">and possibly </w:t>
      </w:r>
      <w:r w:rsidR="00991C0E" w:rsidRPr="00506F64">
        <w:t xml:space="preserve">perceive </w:t>
      </w:r>
      <w:r w:rsidR="00384455" w:rsidRPr="00506F64">
        <w:t>the value they receive from dependent sources.</w:t>
      </w:r>
    </w:p>
    <w:p w14:paraId="5A0151DD" w14:textId="1D69A06B" w:rsidR="008A3BEA" w:rsidRPr="00506F64" w:rsidRDefault="00C8428B" w:rsidP="00367085">
      <w:r w:rsidRPr="00506F64">
        <w:t>For a briefing to achieve goal 2 (</w:t>
      </w:r>
      <w:r w:rsidR="003E4FBB" w:rsidRPr="00506F64">
        <w:t>support</w:t>
      </w:r>
      <w:r w:rsidRPr="00506F64">
        <w:t xml:space="preserve"> internal change management) </w:t>
      </w:r>
      <w:r w:rsidR="003E4FBB" w:rsidRPr="00506F64">
        <w:t>it is necessary to</w:t>
      </w:r>
      <w:r w:rsidRPr="00506F64">
        <w:t xml:space="preserve"> identify the enabling sources within the discretion of the organization sorted by external organizations that receive value to serve as a basis of evidence for a plan</w:t>
      </w:r>
      <w:r w:rsidR="008A3BEA" w:rsidRPr="00506F64">
        <w:t xml:space="preserve"> to revise the policies of the owning organization to add more value to the receiving organizations (create more net value). </w:t>
      </w:r>
      <w:r w:rsidR="002A053F" w:rsidRPr="00506F64">
        <w:t>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2A053F" w:rsidRPr="00506F64">
        <w:t xml:space="preserve"> approach can help Federal agencies and other stakeholders create value for all Americans by identifying and leveraging opportunities for innovation, growth, and improvement.</w:t>
      </w:r>
    </w:p>
    <w:p w14:paraId="6DB81373" w14:textId="11F5943C" w:rsidR="00194686" w:rsidRPr="00506F64" w:rsidRDefault="008A3BEA" w:rsidP="00367085">
      <w:r w:rsidRPr="00506F64">
        <w:t>For a briefing to achieve goal 3 (promote external change), briefers should consider the value paths</w:t>
      </w:r>
      <w:r w:rsidR="00FD788C" w:rsidRPr="00506F64">
        <w:t xml:space="preserve"> in the network to support the external stakeholder changing their governance to receive more value from the</w:t>
      </w:r>
      <w:r w:rsidR="00265DCC" w:rsidRPr="00506F64">
        <w:t xml:space="preserve"> enabling source documents (organization). </w:t>
      </w:r>
      <w:r w:rsidR="00A84D15" w:rsidRPr="00506F64">
        <w:t>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A84D15" w:rsidRPr="00506F64">
        <w:t xml:space="preserve"> approach can help Federal agencies and other stakeholders identify and address systemic issues and root causes of problems, rather than just treating symptoms.</w:t>
      </w:r>
    </w:p>
    <w:p w14:paraId="3613C8D0" w14:textId="78751182" w:rsidR="008258FD" w:rsidRPr="00506F64" w:rsidRDefault="00194686" w:rsidP="00367085">
      <w:r w:rsidRPr="00506F64">
        <w:t>A hybrid briefing of goals 2 and 3 would include a re</w:t>
      </w:r>
      <w:r w:rsidR="00C6424D" w:rsidRPr="00506F64">
        <w:t>organization</w:t>
      </w:r>
      <w:r w:rsidRPr="00506F64">
        <w:t xml:space="preserve"> plan</w:t>
      </w:r>
      <w:r w:rsidR="000405D3" w:rsidRPr="00506F64">
        <w:t>. For that briefing</w:t>
      </w:r>
      <w:r w:rsidR="003E4FBB" w:rsidRPr="00506F64">
        <w:t>,</w:t>
      </w:r>
      <w:r w:rsidR="000405D3" w:rsidRPr="00506F64">
        <w:t xml:space="preserve"> include </w:t>
      </w:r>
      <w:r w:rsidR="00885616" w:rsidRPr="00506F64">
        <w:t xml:space="preserve">and use those dependent components shared by the reorganizing groups to re-draw the lines of responsibility. Analyzing </w:t>
      </w:r>
      <w:r w:rsidR="003E4FBB" w:rsidRPr="00506F64">
        <w:t xml:space="preserve">and articulating </w:t>
      </w:r>
      <w:r w:rsidR="00885616" w:rsidRPr="00506F64">
        <w:t xml:space="preserve">the net value that all stakeholders provide to a single component enables viewing </w:t>
      </w:r>
      <w:r w:rsidR="000D486A" w:rsidRPr="00506F64">
        <w:t xml:space="preserve">value as a single source that can be normalized to realize net value from the reorganization (new </w:t>
      </w:r>
      <w:r w:rsidR="008258FD" w:rsidRPr="00506F64">
        <w:t>thing).</w:t>
      </w:r>
    </w:p>
    <w:p w14:paraId="47988BBC" w14:textId="56FDD575" w:rsidR="00367085" w:rsidRPr="00506F64" w:rsidRDefault="00367085" w:rsidP="003341C3">
      <w:pPr>
        <w:pStyle w:val="Heading2"/>
      </w:pPr>
      <w:bookmarkStart w:id="618" w:name="_Toc177628912"/>
      <w:bookmarkStart w:id="619" w:name="_Toc177722759"/>
      <w:bookmarkStart w:id="620" w:name="_Toc181163180"/>
      <w:bookmarkStart w:id="621" w:name="_Toc181338845"/>
      <w:bookmarkStart w:id="622" w:name="_Toc181998249"/>
      <w:bookmarkStart w:id="623" w:name="_Toc189239041"/>
      <w:r>
        <w:t>How to train new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 analysts</w:t>
      </w:r>
      <w:bookmarkEnd w:id="618"/>
      <w:bookmarkEnd w:id="619"/>
      <w:bookmarkEnd w:id="620"/>
      <w:bookmarkEnd w:id="621"/>
      <w:bookmarkEnd w:id="622"/>
      <w:bookmarkEnd w:id="623"/>
    </w:p>
    <w:p w14:paraId="42358EF4" w14:textId="180CD091" w:rsidR="00367085" w:rsidRPr="00506F64" w:rsidRDefault="00997F89" w:rsidP="00367085">
      <w:r w:rsidRPr="00506F64">
        <w:t>Integrated value networking</w:t>
      </w:r>
      <w:r w:rsidR="00345350" w:rsidRPr="00506F64">
        <w:t xml:space="preserve"> requires an understanding of the concept of scope as defined in the fields of project management, program management, and business analysis. </w:t>
      </w:r>
      <w:r w:rsidR="002C286A" w:rsidRPr="00506F64">
        <w:t>The Project Management Institute (</w:t>
      </w:r>
      <w:r w:rsidR="00345350" w:rsidRPr="00506F64">
        <w:t>PMI</w:t>
      </w:r>
      <w:r w:rsidR="002C286A" w:rsidRPr="00506F64">
        <w:t>)</w:t>
      </w:r>
      <w:r w:rsidR="00345350" w:rsidRPr="00506F64">
        <w:t xml:space="preserve"> defines </w:t>
      </w:r>
      <w:r w:rsidR="002C286A" w:rsidRPr="00506F64">
        <w:t xml:space="preserve">project </w:t>
      </w:r>
      <w:r w:rsidR="00345350" w:rsidRPr="00506F64">
        <w:t>scope as</w:t>
      </w:r>
      <w:r w:rsidR="000E74E0" w:rsidRPr="00506F64">
        <w:t xml:space="preserve"> </w:t>
      </w:r>
      <w:r w:rsidR="00556774" w:rsidRPr="00506F64">
        <w:t>the work performed to deliver a product, service, or result (capability) with the specified features and functions</w:t>
      </w:r>
      <w:r w:rsidR="000E74E0" w:rsidRPr="00506F64">
        <w:t>. For the purposes of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0E74E0" w:rsidRPr="00506F64">
        <w:t xml:space="preserve">, we adapt this concept of </w:t>
      </w:r>
      <w:r w:rsidR="008629B8" w:rsidRPr="00506F64">
        <w:t xml:space="preserve">project </w:t>
      </w:r>
      <w:r w:rsidR="000E74E0" w:rsidRPr="00506F64">
        <w:t xml:space="preserve">scope as our definition of value. In other words, the scope of a goal, measure, or </w:t>
      </w:r>
      <w:r w:rsidR="00887242" w:rsidRPr="00506F64">
        <w:t>regulation</w:t>
      </w:r>
      <w:r w:rsidR="000E74E0" w:rsidRPr="00506F64">
        <w:t>, or order is the definition of the end state of that governance document. So</w:t>
      </w:r>
      <w:r w:rsidR="00887242" w:rsidRPr="00506F64">
        <w:t>,</w:t>
      </w:r>
      <w:r w:rsidR="000E74E0" w:rsidRPr="00506F64">
        <w:t xml:space="preserve"> when governance sources and their components add value to each other in a network, </w:t>
      </w:r>
      <w:r w:rsidR="001B2574" w:rsidRPr="00506F64">
        <w:t>it means</w:t>
      </w:r>
      <w:r w:rsidR="000E74E0" w:rsidRPr="00506F64">
        <w:t xml:space="preserve"> </w:t>
      </w:r>
      <w:r w:rsidR="005D74A0" w:rsidRPr="00506F64">
        <w:t xml:space="preserve">that delivering the scope of the governing source component delivers some objectively </w:t>
      </w:r>
      <w:r w:rsidR="00887242" w:rsidRPr="00506F64">
        <w:t>measurable</w:t>
      </w:r>
      <w:r w:rsidR="005D74A0" w:rsidRPr="00506F64">
        <w:t xml:space="preserve"> feature of the scope of another </w:t>
      </w:r>
      <w:r w:rsidR="00704066" w:rsidRPr="00506F64">
        <w:t>governance document.</w:t>
      </w:r>
    </w:p>
    <w:p w14:paraId="4643FAA7" w14:textId="6A6CA717" w:rsidR="00704066" w:rsidRPr="00506F64" w:rsidRDefault="00704066" w:rsidP="00367085">
      <w:r w:rsidRPr="00506F64">
        <w:t>Therefore, to train new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data analysts, </w:t>
      </w:r>
      <w:r w:rsidR="00B73230" w:rsidRPr="00506F64">
        <w:t xml:space="preserve">the analysts </w:t>
      </w:r>
      <w:r w:rsidR="002F4126" w:rsidRPr="00506F64">
        <w:t xml:space="preserve">should </w:t>
      </w:r>
      <w:r w:rsidR="00B73230" w:rsidRPr="00506F64">
        <w:t>have these fundamental concepts down so that that they will understand</w:t>
      </w:r>
      <w:r w:rsidR="00A24CB2" w:rsidRPr="00506F64">
        <w:t xml:space="preserve"> how they are related</w:t>
      </w:r>
      <w:r w:rsidR="00663A8B" w:rsidRPr="00506F64">
        <w:t>:</w:t>
      </w:r>
    </w:p>
    <w:p w14:paraId="525E12D6" w14:textId="24D10305" w:rsidR="00B73230" w:rsidRPr="00506F64" w:rsidRDefault="00B73230" w:rsidP="00D62B83">
      <w:pPr>
        <w:pStyle w:val="ListParagraph"/>
        <w:numPr>
          <w:ilvl w:val="0"/>
          <w:numId w:val="25"/>
        </w:numPr>
      </w:pPr>
      <w:r w:rsidRPr="00506F64">
        <w:t>Value</w:t>
      </w:r>
    </w:p>
    <w:p w14:paraId="2A71AFF5" w14:textId="59FFBCEC" w:rsidR="00B73230" w:rsidRPr="00506F64" w:rsidRDefault="00B73230" w:rsidP="00D62B83">
      <w:pPr>
        <w:pStyle w:val="ListParagraph"/>
        <w:numPr>
          <w:ilvl w:val="0"/>
          <w:numId w:val="25"/>
        </w:numPr>
      </w:pPr>
      <w:r w:rsidRPr="00506F64">
        <w:t>Scope</w:t>
      </w:r>
    </w:p>
    <w:p w14:paraId="4487E20C" w14:textId="7A5A21BF" w:rsidR="00B73230" w:rsidRPr="00506F64" w:rsidRDefault="002B53F0" w:rsidP="00D62B83">
      <w:pPr>
        <w:pStyle w:val="ListParagraph"/>
        <w:numPr>
          <w:ilvl w:val="0"/>
          <w:numId w:val="25"/>
        </w:numPr>
      </w:pPr>
      <w:r w:rsidRPr="00506F64">
        <w:t>Policy</w:t>
      </w:r>
    </w:p>
    <w:p w14:paraId="5D8D862D" w14:textId="461C2850" w:rsidR="002B53F0" w:rsidRPr="00506F64" w:rsidRDefault="002B53F0" w:rsidP="00D62B83">
      <w:pPr>
        <w:pStyle w:val="ListParagraph"/>
        <w:numPr>
          <w:ilvl w:val="0"/>
          <w:numId w:val="25"/>
        </w:numPr>
      </w:pPr>
      <w:r w:rsidRPr="00506F64">
        <w:t>Directive</w:t>
      </w:r>
    </w:p>
    <w:p w14:paraId="529F1E71" w14:textId="0A6BAF50" w:rsidR="002B53F0" w:rsidRPr="00506F64" w:rsidRDefault="002B53F0" w:rsidP="00D62B83">
      <w:pPr>
        <w:pStyle w:val="ListParagraph"/>
        <w:numPr>
          <w:ilvl w:val="0"/>
          <w:numId w:val="25"/>
        </w:numPr>
      </w:pPr>
      <w:r w:rsidRPr="00506F64">
        <w:t>Regulation</w:t>
      </w:r>
    </w:p>
    <w:p w14:paraId="5EB382E3" w14:textId="40ED4059" w:rsidR="002B53F0" w:rsidRPr="00506F64" w:rsidRDefault="002B53F0" w:rsidP="00D62B83">
      <w:pPr>
        <w:pStyle w:val="ListParagraph"/>
        <w:numPr>
          <w:ilvl w:val="0"/>
          <w:numId w:val="25"/>
        </w:numPr>
      </w:pPr>
      <w:r w:rsidRPr="00506F64">
        <w:t>Strategy</w:t>
      </w:r>
    </w:p>
    <w:p w14:paraId="37E8090C" w14:textId="7DE0A763" w:rsidR="002B53F0" w:rsidRPr="00506F64" w:rsidRDefault="002B53F0" w:rsidP="00D62B83">
      <w:pPr>
        <w:pStyle w:val="ListParagraph"/>
        <w:numPr>
          <w:ilvl w:val="0"/>
          <w:numId w:val="25"/>
        </w:numPr>
      </w:pPr>
      <w:r w:rsidRPr="00506F64">
        <w:t>Goal (strategic)</w:t>
      </w:r>
    </w:p>
    <w:p w14:paraId="5EEFE862" w14:textId="64BA5491" w:rsidR="002B53F0" w:rsidRPr="00506F64" w:rsidRDefault="002B53F0" w:rsidP="00D62B83">
      <w:pPr>
        <w:pStyle w:val="ListParagraph"/>
        <w:numPr>
          <w:ilvl w:val="0"/>
          <w:numId w:val="25"/>
        </w:numPr>
      </w:pPr>
      <w:r w:rsidRPr="00506F64">
        <w:t>Objective</w:t>
      </w:r>
    </w:p>
    <w:p w14:paraId="11EED3AE" w14:textId="3130CC6E" w:rsidR="002B53F0" w:rsidRPr="00506F64" w:rsidRDefault="002B53F0" w:rsidP="00D62B83">
      <w:pPr>
        <w:pStyle w:val="ListParagraph"/>
        <w:numPr>
          <w:ilvl w:val="0"/>
          <w:numId w:val="25"/>
        </w:numPr>
      </w:pPr>
      <w:r w:rsidRPr="00506F64">
        <w:t>Performance measure</w:t>
      </w:r>
    </w:p>
    <w:p w14:paraId="74267B7E" w14:textId="282E68D2" w:rsidR="00F43259" w:rsidRPr="00506F64" w:rsidRDefault="00F43259" w:rsidP="00D62B83">
      <w:pPr>
        <w:pStyle w:val="ListParagraph"/>
        <w:numPr>
          <w:ilvl w:val="0"/>
          <w:numId w:val="25"/>
        </w:numPr>
      </w:pPr>
      <w:r w:rsidRPr="00506F64">
        <w:t>Relationships between laws and regulations (public laws affect US code and CFR)</w:t>
      </w:r>
    </w:p>
    <w:p w14:paraId="70B56D87" w14:textId="7B32D601" w:rsidR="00F43259" w:rsidRPr="00506F64" w:rsidRDefault="00F43259" w:rsidP="00367085">
      <w:r w:rsidRPr="00506F64">
        <w:t xml:space="preserve">Sources for understanding these concepts include </w:t>
      </w:r>
      <w:r w:rsidR="001F291B" w:rsidRPr="00506F64">
        <w:rPr>
          <w:u w:val="single"/>
        </w:rPr>
        <w:t>A</w:t>
      </w:r>
      <w:r w:rsidRPr="00506F64">
        <w:rPr>
          <w:u w:val="single"/>
        </w:rPr>
        <w:t xml:space="preserve"> </w:t>
      </w:r>
      <w:r w:rsidR="00E16B6A" w:rsidRPr="00506F64">
        <w:rPr>
          <w:u w:val="single"/>
        </w:rPr>
        <w:t>Guide to the Project Management Body of Knowledge</w:t>
      </w:r>
      <w:r w:rsidR="00E16B6A" w:rsidRPr="00506F64">
        <w:t xml:space="preserve"> (PMBOK)</w:t>
      </w:r>
      <w:r w:rsidRPr="00506F64">
        <w:t xml:space="preserve">, </w:t>
      </w:r>
      <w:r w:rsidR="004568EE" w:rsidRPr="00506F64">
        <w:t>other PMI references (</w:t>
      </w:r>
      <w:r w:rsidR="001F291B" w:rsidRPr="00506F64">
        <w:rPr>
          <w:u w:val="single"/>
        </w:rPr>
        <w:t>The Standard for Project Management</w:t>
      </w:r>
      <w:r w:rsidR="004568EE" w:rsidRPr="00506F64">
        <w:t xml:space="preserve">) that support the PMBOK, and </w:t>
      </w:r>
      <w:hyperlink r:id="rId43" w:history="1">
        <w:r w:rsidR="00B20134" w:rsidRPr="00B20134">
          <w:rPr>
            <w:rStyle w:val="Hyperlink"/>
          </w:rPr>
          <w:t xml:space="preserve">OMB’s Circular </w:t>
        </w:r>
        <w:r w:rsidR="00AB6F31">
          <w:rPr>
            <w:rStyle w:val="Hyperlink"/>
          </w:rPr>
          <w:t xml:space="preserve">No. </w:t>
        </w:r>
        <w:r w:rsidR="00B20134" w:rsidRPr="00B20134">
          <w:rPr>
            <w:rStyle w:val="Hyperlink"/>
          </w:rPr>
          <w:t>A-11</w:t>
        </w:r>
      </w:hyperlink>
      <w:r w:rsidR="00AB6F31" w:rsidRPr="00506F64">
        <w:t xml:space="preserve"> (2022)</w:t>
      </w:r>
      <w:r w:rsidR="00671602" w:rsidRPr="00506F64">
        <w:t xml:space="preserve">. </w:t>
      </w:r>
      <w:r w:rsidR="00AA2951" w:rsidRPr="00506F64">
        <w:t xml:space="preserve">Additional amplifying information for these concepts can be found in the </w:t>
      </w:r>
      <w:hyperlink r:id="rId44" w:history="1">
        <w:r w:rsidR="00AA2951" w:rsidRPr="00AA2951">
          <w:rPr>
            <w:rStyle w:val="Hyperlink"/>
          </w:rPr>
          <w:t>Program Management Improvement Accountability Act</w:t>
        </w:r>
      </w:hyperlink>
      <w:r w:rsidR="00AA2951" w:rsidRPr="00506F64">
        <w:t xml:space="preserve"> </w:t>
      </w:r>
      <w:r w:rsidR="00671602" w:rsidRPr="00506F64">
        <w:t xml:space="preserve">(PMIAA) </w:t>
      </w:r>
      <w:r w:rsidR="008D3DCC" w:rsidRPr="00506F64">
        <w:t xml:space="preserve">and the </w:t>
      </w:r>
      <w:hyperlink r:id="rId45" w:history="1">
        <w:r w:rsidR="008D3DCC" w:rsidRPr="00D36175">
          <w:rPr>
            <w:rStyle w:val="Hyperlink"/>
          </w:rPr>
          <w:t xml:space="preserve">Government Performance </w:t>
        </w:r>
        <w:r w:rsidR="006E4CF2" w:rsidRPr="00D36175">
          <w:rPr>
            <w:rStyle w:val="Hyperlink"/>
          </w:rPr>
          <w:t xml:space="preserve">and </w:t>
        </w:r>
        <w:r w:rsidR="008D3DCC" w:rsidRPr="00D36175">
          <w:rPr>
            <w:rStyle w:val="Hyperlink"/>
          </w:rPr>
          <w:t>Re</w:t>
        </w:r>
        <w:r w:rsidR="006E4CF2" w:rsidRPr="00D36175">
          <w:rPr>
            <w:rStyle w:val="Hyperlink"/>
          </w:rPr>
          <w:t>sults Act Modern</w:t>
        </w:r>
        <w:r w:rsidR="00D36175" w:rsidRPr="00D36175">
          <w:rPr>
            <w:rStyle w:val="Hyperlink"/>
          </w:rPr>
          <w:t>ization Act</w:t>
        </w:r>
      </w:hyperlink>
      <w:r w:rsidR="008D3DCC">
        <w:t xml:space="preserve"> </w:t>
      </w:r>
      <w:r w:rsidR="00D36175">
        <w:t>(</w:t>
      </w:r>
      <w:r w:rsidR="00671602">
        <w:t>GPRAMA</w:t>
      </w:r>
      <w:r w:rsidR="00D36175" w:rsidRPr="00506F64">
        <w:t>)</w:t>
      </w:r>
      <w:r w:rsidR="00506F64">
        <w:t>. F</w:t>
      </w:r>
      <w:r w:rsidR="00671602" w:rsidRPr="00506F64">
        <w:t>ind citations for laws and the OMB guidance for those laws that define program, project, portfolio, and other concepts (legal and enforceable).</w:t>
      </w:r>
    </w:p>
    <w:p w14:paraId="0E4049A4" w14:textId="1D7FB976" w:rsidR="006155F6" w:rsidRPr="00506F64" w:rsidRDefault="00C71822" w:rsidP="00367085">
      <w:r w:rsidRPr="00506F64">
        <w:t xml:space="preserve">After </w:t>
      </w:r>
      <w:r w:rsidR="00B22019" w:rsidRPr="00506F64">
        <w:t>this, new analysts need functional definitions of integrated, value, and networks specific to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B22019" w:rsidRPr="00506F64">
        <w:t xml:space="preserve"> analysis.</w:t>
      </w:r>
      <w:r w:rsidR="007F7E4F" w:rsidRPr="00506F64">
        <w:t xml:space="preserve"> </w:t>
      </w:r>
      <w:r w:rsidR="00B22019" w:rsidRPr="00506F64">
        <w:t>Integration equals</w:t>
      </w:r>
      <w:r w:rsidR="001C64B4" w:rsidRPr="00506F64">
        <w:t xml:space="preserve"> the connection of distinct elements to support each other or support a common goal or to receive value from a shared source. Also</w:t>
      </w:r>
      <w:r w:rsidR="005C44CF" w:rsidRPr="00506F64">
        <w:t>,</w:t>
      </w:r>
      <w:r w:rsidR="00922BEC" w:rsidRPr="00506F64">
        <w:t xml:space="preserve"> analysts need to understand</w:t>
      </w:r>
      <w:r w:rsidR="001C64B4" w:rsidRPr="00506F64">
        <w:t xml:space="preserve"> the net effect of these connections.</w:t>
      </w:r>
      <w:r w:rsidR="007F7E4F" w:rsidRPr="00506F64">
        <w:t xml:space="preserve"> </w:t>
      </w:r>
      <w:r w:rsidR="006155F6" w:rsidRPr="00506F64">
        <w:t xml:space="preserve">Value </w:t>
      </w:r>
      <w:r w:rsidR="004C0E54" w:rsidRPr="00506F64">
        <w:t xml:space="preserve">is the </w:t>
      </w:r>
      <w:r w:rsidR="007F7E4F" w:rsidRPr="00506F64">
        <w:t xml:space="preserve">net </w:t>
      </w:r>
      <w:r w:rsidR="00C66725" w:rsidRPr="00506F64">
        <w:t>effect or result of the importance, worth, or usefulness of measurable change</w:t>
      </w:r>
      <w:r w:rsidR="00B609B1" w:rsidRPr="00506F64">
        <w:t>. This includes monetary worth, quality of life, or increased information (knowledge)</w:t>
      </w:r>
      <w:r w:rsidR="00742105" w:rsidRPr="00506F64">
        <w:t>, and proof of compliance.</w:t>
      </w:r>
    </w:p>
    <w:p w14:paraId="0EDA3449" w14:textId="0B3EBC3F" w:rsidR="00742105" w:rsidRPr="00506F64" w:rsidRDefault="00742105" w:rsidP="00367085">
      <w:r w:rsidRPr="00506F64">
        <w:t xml:space="preserve">A network is the representation </w:t>
      </w:r>
      <w:r w:rsidR="008D67B2" w:rsidRPr="00506F64">
        <w:t>of elements and their relationships to one another.</w:t>
      </w:r>
      <w:r w:rsidR="005A0C3B" w:rsidRPr="00506F64">
        <w:t xml:space="preserve"> A network is a set of elements and their connections</w:t>
      </w:r>
      <w:r w:rsidR="00C01971" w:rsidRPr="00506F64">
        <w:t xml:space="preserve">. Note: Networks can include elements with no connections; a disconnected element also has meaning and value to an </w:t>
      </w:r>
      <w:r w:rsidR="00506F64">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C01971" w:rsidRPr="00506F64">
        <w:t>.</w:t>
      </w:r>
    </w:p>
    <w:p w14:paraId="4CD9FA41" w14:textId="5EBE0006" w:rsidR="00B16A94" w:rsidRPr="00506F64" w:rsidRDefault="00B16A94" w:rsidP="00367085">
      <w:r w:rsidRPr="00506F64">
        <w:t xml:space="preserve">Once new analysts understand these principles and demonstrate their understanding by providing examples of them, </w:t>
      </w:r>
      <w:r w:rsidR="00EF27D8" w:rsidRPr="00506F64">
        <w:t xml:space="preserve">they are ready to </w:t>
      </w:r>
      <w:r w:rsidR="009C07E1" w:rsidRPr="00506F64">
        <w:t xml:space="preserve">explain </w:t>
      </w:r>
      <w:r w:rsidR="009D30B1" w:rsidRPr="00506F64">
        <w:t xml:space="preserve">or describe </w:t>
      </w:r>
      <w:r w:rsidR="009C07E1" w:rsidRPr="00506F64">
        <w:t>the three primary goals of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9C07E1" w:rsidRPr="00506F64">
        <w:t>:</w:t>
      </w:r>
    </w:p>
    <w:p w14:paraId="29711C88" w14:textId="156B2F82" w:rsidR="009C07E1" w:rsidRPr="00506F64" w:rsidRDefault="009C07E1" w:rsidP="00367085">
      <w:r w:rsidRPr="00506F64">
        <w:t>1. Represent</w:t>
      </w:r>
      <w:r w:rsidR="000B323F" w:rsidRPr="00506F64">
        <w:t xml:space="preserve"> goals, rules, measures, and procedures as a network of governance that</w:t>
      </w:r>
      <w:r w:rsidR="00217316" w:rsidRPr="00506F64">
        <w:t xml:space="preserve"> enables each element in the network to generate and receive value.</w:t>
      </w:r>
    </w:p>
    <w:p w14:paraId="7D222B4B" w14:textId="4924AFAA" w:rsidR="00217316" w:rsidRPr="00506F64" w:rsidRDefault="00217316" w:rsidP="00367085">
      <w:r w:rsidRPr="00506F64">
        <w:t xml:space="preserve">2. </w:t>
      </w:r>
      <w:r w:rsidR="005A3728" w:rsidRPr="00506F64">
        <w:t>Apply insights from this understanding of a network of value</w:t>
      </w:r>
      <w:r w:rsidR="007A5016" w:rsidRPr="00506F64">
        <w:t xml:space="preserve"> to change the network to increase the output of value.</w:t>
      </w:r>
    </w:p>
    <w:p w14:paraId="395FFBA3" w14:textId="7E93FFDB" w:rsidR="00F162F2" w:rsidRPr="00506F64" w:rsidRDefault="009D45AB" w:rsidP="00367085">
      <w:r w:rsidRPr="00506F64">
        <w:t>3. Apply the insights from this understanding of the network to influence other organizations to change their relationships in the network</w:t>
      </w:r>
      <w:r w:rsidR="00F162F2" w:rsidRPr="00506F64">
        <w:t xml:space="preserve"> to receive more value.</w:t>
      </w:r>
    </w:p>
    <w:p w14:paraId="1BB9F073" w14:textId="72CA1684" w:rsidR="00367085" w:rsidRDefault="00F162F2" w:rsidP="00367085">
      <w:r w:rsidRPr="00506F64">
        <w:t>Provide data</w:t>
      </w:r>
      <w:r w:rsidR="00A71590" w:rsidRPr="00506F64">
        <w:t>sets</w:t>
      </w:r>
      <w:r w:rsidRPr="00506F64">
        <w:t xml:space="preserve"> and products that</w:t>
      </w:r>
      <w:r w:rsidR="00F85B31" w:rsidRPr="00506F64">
        <w:t xml:space="preserve"> achieve each of the above three goals so that the analysts can generate data</w:t>
      </w:r>
      <w:r w:rsidR="00A71590" w:rsidRPr="00506F64">
        <w:t>sets</w:t>
      </w:r>
      <w:r w:rsidR="00F85B31" w:rsidRPr="00506F64">
        <w:t>, create products, and interact with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F85B31" w:rsidRPr="00506F64">
        <w:t xml:space="preserve"> customers</w:t>
      </w:r>
      <w:r w:rsidR="00352771" w:rsidRPr="00506F64">
        <w:t xml:space="preserve"> to define requirements for new products.</w:t>
      </w:r>
    </w:p>
    <w:p w14:paraId="41CADD07" w14:textId="4D67683B" w:rsidR="00ED5EC3" w:rsidRDefault="00ED5EC3" w:rsidP="00ED5EC3">
      <w:pPr>
        <w:pStyle w:val="Heading1"/>
      </w:pPr>
      <w:bookmarkStart w:id="624" w:name="_Toc177628913"/>
      <w:bookmarkStart w:id="625" w:name="_Toc177722760"/>
      <w:bookmarkStart w:id="626" w:name="_Toc181163181"/>
      <w:bookmarkStart w:id="627" w:name="_Toc181338846"/>
      <w:bookmarkStart w:id="628" w:name="_Toc181998250"/>
      <w:bookmarkStart w:id="629" w:name="_Toc189239042"/>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 and Information Management</w:t>
      </w:r>
      <w:bookmarkEnd w:id="624"/>
      <w:bookmarkEnd w:id="625"/>
      <w:bookmarkEnd w:id="626"/>
      <w:bookmarkEnd w:id="627"/>
      <w:bookmarkEnd w:id="628"/>
      <w:bookmarkEnd w:id="629"/>
    </w:p>
    <w:p w14:paraId="297D889E" w14:textId="22A91252" w:rsidR="00ED5EC3" w:rsidRDefault="00ED5EC3" w:rsidP="00ED5EC3">
      <w:pPr>
        <w:pStyle w:val="Heading2"/>
      </w:pPr>
      <w:bookmarkStart w:id="630" w:name="_Toc177628914"/>
      <w:bookmarkStart w:id="631" w:name="_Toc177722761"/>
      <w:bookmarkStart w:id="632" w:name="_Toc181163182"/>
      <w:bookmarkStart w:id="633" w:name="_Toc181338847"/>
      <w:bookmarkStart w:id="634" w:name="_Toc181998251"/>
      <w:bookmarkStart w:id="635" w:name="_Toc189239043"/>
      <w:r>
        <w:t>How to make a public version of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dataset</w:t>
      </w:r>
      <w:bookmarkEnd w:id="630"/>
      <w:bookmarkEnd w:id="631"/>
      <w:bookmarkEnd w:id="632"/>
      <w:bookmarkEnd w:id="633"/>
      <w:bookmarkEnd w:id="634"/>
      <w:bookmarkEnd w:id="635"/>
    </w:p>
    <w:p w14:paraId="4FEEE499" w14:textId="4654631C" w:rsidR="00ED5EC3" w:rsidRDefault="00ED5EC3" w:rsidP="00ED5EC3">
      <w:r>
        <w:t>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database subset may be shared publicly, subject to leadership approval. </w:t>
      </w:r>
    </w:p>
    <w:p w14:paraId="1AC49B33" w14:textId="25A7D750" w:rsidR="00ED5EC3" w:rsidRDefault="00ED5EC3" w:rsidP="00ED5EC3">
      <w:pPr>
        <w:pStyle w:val="Heading3"/>
      </w:pPr>
      <w:bookmarkStart w:id="636" w:name="_Toc177628915"/>
      <w:bookmarkStart w:id="637" w:name="_Toc177722762"/>
      <w:bookmarkStart w:id="638" w:name="_Toc181163183"/>
      <w:bookmarkStart w:id="639" w:name="_Toc181338848"/>
      <w:bookmarkStart w:id="640" w:name="_Toc181998252"/>
      <w:bookmarkStart w:id="641" w:name="_Toc189239044"/>
      <w:r>
        <w:t>Checklist for preparing a public version of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dataset</w:t>
      </w:r>
      <w:bookmarkEnd w:id="636"/>
      <w:bookmarkEnd w:id="637"/>
      <w:bookmarkEnd w:id="638"/>
      <w:bookmarkEnd w:id="639"/>
      <w:bookmarkEnd w:id="640"/>
      <w:bookmarkEnd w:id="641"/>
    </w:p>
    <w:p w14:paraId="0382B04C" w14:textId="3D44DAF4" w:rsidR="00ED5EC3" w:rsidRDefault="00ED5EC3" w:rsidP="00D62B83">
      <w:pPr>
        <w:pStyle w:val="ListParagraph"/>
        <w:numPr>
          <w:ilvl w:val="0"/>
          <w:numId w:val="28"/>
        </w:numPr>
      </w:pPr>
      <w:r>
        <w:t>Make a copy of the production dataset. Save it as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-public-dataset-yyyy-mm-dd.xlsx and replace </w:t>
      </w:r>
      <w:proofErr w:type="spellStart"/>
      <w:r>
        <w:t>yyyy</w:t>
      </w:r>
      <w:proofErr w:type="spellEnd"/>
      <w:r>
        <w:t>-mm-dd with the date you made this copy.</w:t>
      </w:r>
    </w:p>
    <w:p w14:paraId="47B21300" w14:textId="6B312611" w:rsidR="00ED5EC3" w:rsidRDefault="00ED5EC3" w:rsidP="00D62B83">
      <w:pPr>
        <w:pStyle w:val="ListParagraph"/>
        <w:numPr>
          <w:ilvl w:val="0"/>
          <w:numId w:val="28"/>
        </w:numPr>
      </w:pPr>
      <w:r>
        <w:t xml:space="preserve">Create a list of all of the Enabling </w:t>
      </w:r>
      <w:r w:rsidR="00367480">
        <w:t>Component</w:t>
      </w:r>
      <w:r>
        <w:t xml:space="preserve"> URLs.</w:t>
      </w:r>
    </w:p>
    <w:p w14:paraId="158FB41B" w14:textId="32478F24" w:rsidR="00ED5EC3" w:rsidRDefault="00ED5EC3" w:rsidP="00D62B83">
      <w:pPr>
        <w:pStyle w:val="ListParagraph"/>
        <w:numPr>
          <w:ilvl w:val="0"/>
          <w:numId w:val="28"/>
        </w:numPr>
      </w:pPr>
      <w:r>
        <w:t xml:space="preserve">Create a list of all of the Dependent </w:t>
      </w:r>
      <w:r w:rsidR="0094197F">
        <w:t>Component URL</w:t>
      </w:r>
      <w:r>
        <w:t>s.</w:t>
      </w:r>
    </w:p>
    <w:p w14:paraId="44FD1FC3" w14:textId="26A14C37" w:rsidR="00ED5EC3" w:rsidRDefault="00ED5EC3" w:rsidP="00D62B83">
      <w:pPr>
        <w:pStyle w:val="ListParagraph"/>
        <w:numPr>
          <w:ilvl w:val="0"/>
          <w:numId w:val="28"/>
        </w:numPr>
      </w:pPr>
      <w:r>
        <w:t xml:space="preserve">Run the list of Enabling </w:t>
      </w:r>
      <w:r w:rsidR="0094197F">
        <w:t>Component URL</w:t>
      </w:r>
      <w:r>
        <w:t>s against a broken-link checker to identify Intranet-only content.</w:t>
      </w:r>
    </w:p>
    <w:p w14:paraId="3DB85F45" w14:textId="77777777" w:rsidR="00ED5EC3" w:rsidRDefault="00ED5EC3" w:rsidP="00D62B83">
      <w:pPr>
        <w:pStyle w:val="ListParagraph"/>
        <w:numPr>
          <w:ilvl w:val="0"/>
          <w:numId w:val="28"/>
        </w:numPr>
      </w:pPr>
      <w:r w:rsidRPr="002B4CD9">
        <w:t>Delete any rows with "broken" Intranet-only content.</w:t>
      </w:r>
    </w:p>
    <w:p w14:paraId="652BB554" w14:textId="77777777" w:rsidR="00ED5EC3" w:rsidRDefault="00ED5EC3" w:rsidP="00D62B83">
      <w:pPr>
        <w:pStyle w:val="ListParagraph"/>
        <w:numPr>
          <w:ilvl w:val="0"/>
          <w:numId w:val="28"/>
        </w:numPr>
      </w:pPr>
      <w:r w:rsidRPr="003F1C75">
        <w:t xml:space="preserve">Delete any Enabling Component-Dependent Component </w:t>
      </w:r>
      <w:r>
        <w:t>alignments that do not meet one of the following conditions.</w:t>
      </w:r>
    </w:p>
    <w:p w14:paraId="58D83A7F" w14:textId="77777777" w:rsidR="00ED5EC3" w:rsidRDefault="00ED5EC3" w:rsidP="00D62B83">
      <w:pPr>
        <w:pStyle w:val="ListParagraph"/>
        <w:numPr>
          <w:ilvl w:val="1"/>
          <w:numId w:val="28"/>
        </w:numPr>
      </w:pPr>
      <w:r>
        <w:t>Publicly available U.S. Government documents and their components unpaired from their alignments to another component or source, i.e., rows with an Enabling Source or Dependent Source, but not both.</w:t>
      </w:r>
    </w:p>
    <w:p w14:paraId="7A48F1F3" w14:textId="77777777" w:rsidR="00ED5EC3" w:rsidRDefault="00ED5EC3" w:rsidP="00D62B83">
      <w:pPr>
        <w:pStyle w:val="ListParagraph"/>
        <w:numPr>
          <w:ilvl w:val="1"/>
          <w:numId w:val="28"/>
        </w:numPr>
      </w:pPr>
      <w:r>
        <w:t>Alignments between two publicly available U.S. Government documents where the alignment is explicitly cited in one of those documents. These are usually limited to the following.</w:t>
      </w:r>
    </w:p>
    <w:p w14:paraId="5B76F2FC" w14:textId="77777777" w:rsidR="00ED5EC3" w:rsidRDefault="00ED5EC3" w:rsidP="00D62B83">
      <w:pPr>
        <w:pStyle w:val="ListParagraph"/>
        <w:numPr>
          <w:ilvl w:val="2"/>
          <w:numId w:val="28"/>
        </w:numPr>
      </w:pPr>
      <w:r>
        <w:t>U.S. Government public documents with goals and objectives paired to measures in a publicly available performance plan or performance report, as explicitly cited in either document. These are usually limited to linkages between a Department-level strategic plan and the Department’s Annual Performance Plan and Report.</w:t>
      </w:r>
    </w:p>
    <w:p w14:paraId="7D548330" w14:textId="77777777" w:rsidR="00ED5EC3" w:rsidRDefault="00ED5EC3" w:rsidP="00D62B83">
      <w:pPr>
        <w:pStyle w:val="ListParagraph"/>
        <w:numPr>
          <w:ilvl w:val="2"/>
          <w:numId w:val="28"/>
        </w:numPr>
      </w:pPr>
      <w:r>
        <w:t>U.S. Government directives that cite specific US Code provisions.</w:t>
      </w:r>
    </w:p>
    <w:p w14:paraId="2E39B9E1" w14:textId="77777777" w:rsidR="00ED5EC3" w:rsidRDefault="00ED5EC3" w:rsidP="00D62B83">
      <w:pPr>
        <w:pStyle w:val="ListParagraph"/>
        <w:numPr>
          <w:ilvl w:val="2"/>
          <w:numId w:val="28"/>
        </w:numPr>
      </w:pPr>
      <w:r>
        <w:t>U.S. Government directives that cite specific Public Laws.</w:t>
      </w:r>
    </w:p>
    <w:p w14:paraId="779CC6E0" w14:textId="77777777" w:rsidR="00ED5EC3" w:rsidRDefault="00ED5EC3" w:rsidP="00D62B83">
      <w:pPr>
        <w:pStyle w:val="ListParagraph"/>
        <w:numPr>
          <w:ilvl w:val="2"/>
          <w:numId w:val="28"/>
        </w:numPr>
      </w:pPr>
      <w:r>
        <w:t>U.S. Government documents that cite specific Executive Orders.</w:t>
      </w:r>
    </w:p>
    <w:p w14:paraId="54866CEB" w14:textId="77777777" w:rsidR="00ED5EC3" w:rsidRDefault="00ED5EC3" w:rsidP="00D62B83">
      <w:pPr>
        <w:pStyle w:val="ListParagraph"/>
        <w:numPr>
          <w:ilvl w:val="2"/>
          <w:numId w:val="28"/>
        </w:numPr>
      </w:pPr>
      <w:r>
        <w:t>U.S. Government documents that cite specific Government Accountability Office (GAO) reports or are cited by those GAO reports.</w:t>
      </w:r>
    </w:p>
    <w:p w14:paraId="440D62CA" w14:textId="77777777" w:rsidR="00ED5EC3" w:rsidRDefault="00ED5EC3" w:rsidP="00D62B83">
      <w:pPr>
        <w:pStyle w:val="ListParagraph"/>
        <w:numPr>
          <w:ilvl w:val="2"/>
          <w:numId w:val="28"/>
        </w:numPr>
      </w:pPr>
      <w:r>
        <w:t>U.S. Government documents that cite specific Office of Management and Budget (OMB) guidance or are cited by that OMB guidance.</w:t>
      </w:r>
    </w:p>
    <w:p w14:paraId="5093BD0B" w14:textId="77777777" w:rsidR="00ED5EC3" w:rsidRDefault="00ED5EC3" w:rsidP="00D62B83">
      <w:pPr>
        <w:pStyle w:val="ListParagraph"/>
        <w:numPr>
          <w:ilvl w:val="0"/>
          <w:numId w:val="28"/>
        </w:numPr>
      </w:pPr>
      <w:r>
        <w:t>Duplicate all of the rows that have Enabling Components, and delete all of the Dependent Source/Component/Description/URL values from these duplicate rows. This creates an inventory of Enabling Sources without alignments; publicly-available Enabling Sources that are not aligned to another source can be shared.</w:t>
      </w:r>
    </w:p>
    <w:p w14:paraId="4EC82AC8" w14:textId="77777777" w:rsidR="00ED5EC3" w:rsidRDefault="00ED5EC3" w:rsidP="00D62B83">
      <w:pPr>
        <w:pStyle w:val="ListParagraph"/>
        <w:numPr>
          <w:ilvl w:val="0"/>
          <w:numId w:val="28"/>
        </w:numPr>
      </w:pPr>
      <w:r>
        <w:t>Duplicate all of the rows that have Dependent Components, and delete all of the Enabling Source/Component/Description/URL values from these duplicate rows. This creates an inventory of Dependent Sources without alignments; publicly-available Enabling Sources that are not aligned to another source can be shared.</w:t>
      </w:r>
    </w:p>
    <w:p w14:paraId="701E280D" w14:textId="77777777" w:rsidR="00ED5EC3" w:rsidRDefault="00ED5EC3" w:rsidP="00D62B83">
      <w:pPr>
        <w:pStyle w:val="ListParagraph"/>
        <w:numPr>
          <w:ilvl w:val="0"/>
          <w:numId w:val="28"/>
        </w:numPr>
      </w:pPr>
      <w:r>
        <w:t>Save your public version of the dataset, and inform the database administrator that the dataset is ready for their QC and distribution.</w:t>
      </w:r>
    </w:p>
    <w:p w14:paraId="4FF35C0E" w14:textId="32F72B41" w:rsidR="00ED5EC3" w:rsidRPr="00506F64" w:rsidRDefault="00ED5EC3" w:rsidP="00ED5EC3">
      <w:pPr>
        <w:pStyle w:val="Heading2"/>
      </w:pPr>
      <w:bookmarkStart w:id="642" w:name="_Toc177628916"/>
      <w:bookmarkStart w:id="643" w:name="_Toc177722763"/>
      <w:bookmarkStart w:id="644" w:name="_Toc181163184"/>
      <w:bookmarkStart w:id="645" w:name="_Toc181338849"/>
      <w:bookmarkStart w:id="646" w:name="_Toc181998253"/>
      <w:bookmarkStart w:id="647" w:name="_Toc189239045"/>
      <w:r>
        <w:t>Merging multiple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 tables</w:t>
      </w:r>
      <w:bookmarkEnd w:id="642"/>
      <w:bookmarkEnd w:id="643"/>
      <w:bookmarkEnd w:id="644"/>
      <w:bookmarkEnd w:id="645"/>
      <w:bookmarkEnd w:id="646"/>
      <w:bookmarkEnd w:id="647"/>
    </w:p>
    <w:p w14:paraId="461F5D20" w14:textId="3B6F6AA6" w:rsidR="00ED5EC3" w:rsidRPr="00506F64" w:rsidRDefault="00ED5EC3" w:rsidP="00ED5EC3">
      <w:pPr>
        <w:spacing w:line="259" w:lineRule="auto"/>
      </w:pPr>
      <w:r w:rsidRPr="00506F64">
        <w:t>In many cases, the data you need for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dataset will require multiple data tables. In this case, no single table will have all the fields you need, and some tables may have fields that the IVN dataset does not require. The instructions below explain how to merge multiple tables of data into a new IVN dataset.</w:t>
      </w:r>
    </w:p>
    <w:p w14:paraId="3C447EE0" w14:textId="77777777" w:rsidR="00ED5EC3" w:rsidRPr="00506F64" w:rsidRDefault="00ED5EC3" w:rsidP="00D62B83">
      <w:pPr>
        <w:pStyle w:val="ListParagraph"/>
        <w:numPr>
          <w:ilvl w:val="0"/>
          <w:numId w:val="24"/>
        </w:numPr>
        <w:spacing w:line="259" w:lineRule="auto"/>
        <w:rPr>
          <w:rFonts w:eastAsia="Arial" w:cs="Arial"/>
          <w:szCs w:val="24"/>
        </w:rPr>
      </w:pPr>
      <w:r w:rsidRPr="00506F64">
        <w:t>Generate the new data tables you need to create the final dataset table.</w:t>
      </w:r>
    </w:p>
    <w:p w14:paraId="2AC42095" w14:textId="77777777" w:rsidR="00ED5EC3" w:rsidRPr="00506F64" w:rsidRDefault="00ED5EC3" w:rsidP="00D62B83">
      <w:pPr>
        <w:pStyle w:val="ListParagraph"/>
        <w:numPr>
          <w:ilvl w:val="0"/>
          <w:numId w:val="24"/>
        </w:numPr>
        <w:spacing w:line="259" w:lineRule="auto"/>
        <w:rPr>
          <w:rFonts w:eastAsia="Arial" w:cs="Arial"/>
          <w:szCs w:val="24"/>
        </w:rPr>
      </w:pPr>
      <w:r w:rsidRPr="00506F64">
        <w:t>Open a copy of your current dataset table.</w:t>
      </w:r>
    </w:p>
    <w:p w14:paraId="4122B95D" w14:textId="77777777" w:rsidR="00ED5EC3" w:rsidRPr="00506F64" w:rsidRDefault="00ED5EC3" w:rsidP="00D62B83">
      <w:pPr>
        <w:pStyle w:val="ListParagraph"/>
        <w:numPr>
          <w:ilvl w:val="0"/>
          <w:numId w:val="24"/>
        </w:numPr>
        <w:spacing w:line="259" w:lineRule="auto"/>
        <w:rPr>
          <w:rFonts w:eastAsia="Arial" w:cs="Arial"/>
          <w:szCs w:val="24"/>
        </w:rPr>
      </w:pPr>
      <w:r w:rsidRPr="00506F64">
        <w:t>Add several columns to the left of a new data table.</w:t>
      </w:r>
    </w:p>
    <w:p w14:paraId="6C2DF854" w14:textId="77777777" w:rsidR="00ED5EC3" w:rsidRPr="00506F64" w:rsidRDefault="00ED5EC3" w:rsidP="00D62B83">
      <w:pPr>
        <w:pStyle w:val="ListParagraph"/>
        <w:numPr>
          <w:ilvl w:val="0"/>
          <w:numId w:val="24"/>
        </w:numPr>
        <w:spacing w:line="259" w:lineRule="auto"/>
        <w:rPr>
          <w:rFonts w:eastAsia="Arial" w:cs="Arial"/>
          <w:szCs w:val="24"/>
        </w:rPr>
      </w:pPr>
      <w:r w:rsidRPr="00506F64">
        <w:t>Copy the headers from the current dataset table.</w:t>
      </w:r>
    </w:p>
    <w:p w14:paraId="3A9C9CA9" w14:textId="77777777" w:rsidR="00ED5EC3" w:rsidRPr="00506F64" w:rsidRDefault="00ED5EC3" w:rsidP="00D62B83">
      <w:pPr>
        <w:pStyle w:val="ListParagraph"/>
        <w:numPr>
          <w:ilvl w:val="0"/>
          <w:numId w:val="24"/>
        </w:numPr>
        <w:spacing w:line="259" w:lineRule="auto"/>
        <w:rPr>
          <w:rFonts w:eastAsia="Arial" w:cs="Arial"/>
          <w:szCs w:val="24"/>
        </w:rPr>
      </w:pPr>
      <w:r w:rsidRPr="00506F64">
        <w:t>Copy each header cell to the header for the column of new data that contains data for that header.</w:t>
      </w:r>
    </w:p>
    <w:p w14:paraId="2532D9D6" w14:textId="77777777" w:rsidR="00ED5EC3" w:rsidRPr="00506F64" w:rsidRDefault="00ED5EC3" w:rsidP="00D62B83">
      <w:pPr>
        <w:pStyle w:val="ListParagraph"/>
        <w:numPr>
          <w:ilvl w:val="0"/>
          <w:numId w:val="24"/>
        </w:numPr>
        <w:spacing w:line="259" w:lineRule="auto"/>
        <w:rPr>
          <w:rFonts w:eastAsia="Arial" w:cs="Arial"/>
          <w:szCs w:val="24"/>
        </w:rPr>
      </w:pPr>
      <w:r w:rsidRPr="00506F64">
        <w:t>Delete columns in the new data that do not match any of the headers.</w:t>
      </w:r>
    </w:p>
    <w:p w14:paraId="2ADBA370" w14:textId="77777777" w:rsidR="00ED5EC3" w:rsidRPr="00506F64" w:rsidRDefault="00ED5EC3" w:rsidP="00D62B83">
      <w:pPr>
        <w:pStyle w:val="ListParagraph"/>
        <w:numPr>
          <w:ilvl w:val="0"/>
          <w:numId w:val="24"/>
        </w:numPr>
        <w:spacing w:line="259" w:lineRule="auto"/>
        <w:rPr>
          <w:rFonts w:eastAsia="Arial" w:cs="Arial"/>
        </w:rPr>
      </w:pPr>
      <w:r w:rsidRPr="00506F64">
        <w:t>Re-sort the columns so that they align left to right in the order of your original dataset.</w:t>
      </w:r>
    </w:p>
    <w:p w14:paraId="4719B81C" w14:textId="77777777" w:rsidR="00ED5EC3" w:rsidRPr="00506F64" w:rsidRDefault="00ED5EC3" w:rsidP="00D62B83">
      <w:pPr>
        <w:pStyle w:val="ListParagraph"/>
        <w:numPr>
          <w:ilvl w:val="0"/>
          <w:numId w:val="24"/>
        </w:numPr>
        <w:spacing w:line="259" w:lineRule="auto"/>
        <w:rPr>
          <w:rFonts w:eastAsia="Arial" w:cs="Arial"/>
        </w:rPr>
      </w:pPr>
      <w:r w:rsidRPr="00506F64">
        <w:t>Delete any blank columns to the left of your dataset.</w:t>
      </w:r>
    </w:p>
    <w:p w14:paraId="40B8DB65" w14:textId="77777777" w:rsidR="00ED5EC3" w:rsidRPr="00506F64" w:rsidRDefault="00ED5EC3" w:rsidP="00D62B83">
      <w:pPr>
        <w:pStyle w:val="ListParagraph"/>
        <w:numPr>
          <w:ilvl w:val="0"/>
          <w:numId w:val="24"/>
        </w:numPr>
        <w:spacing w:line="259" w:lineRule="auto"/>
        <w:rPr>
          <w:rFonts w:eastAsia="Arial" w:cs="Arial"/>
        </w:rPr>
      </w:pPr>
      <w:r w:rsidRPr="00506F64">
        <w:t>Continue this process for the rest of the tables</w:t>
      </w:r>
      <w:r>
        <w:t>.</w:t>
      </w:r>
    </w:p>
    <w:p w14:paraId="4B2411C7" w14:textId="77777777" w:rsidR="00ED5EC3" w:rsidRPr="00506F64" w:rsidRDefault="00ED5EC3" w:rsidP="00367085"/>
    <w:p w14:paraId="7F74A98A" w14:textId="5996E87C" w:rsidR="007E3C68" w:rsidRPr="00506F64" w:rsidRDefault="007E3C68" w:rsidP="2CD7C5F4">
      <w:pPr>
        <w:pStyle w:val="Heading2"/>
        <w:rPr>
          <w:i w:val="0"/>
          <w:iCs w:val="0"/>
        </w:rPr>
      </w:pPr>
      <w:bookmarkStart w:id="648" w:name="_Toc119568570"/>
      <w:bookmarkStart w:id="649" w:name="_Toc177628917"/>
      <w:bookmarkStart w:id="650" w:name="_Toc177722764"/>
      <w:bookmarkStart w:id="651" w:name="_Toc181163185"/>
      <w:bookmarkStart w:id="652" w:name="_Toc181338850"/>
      <w:bookmarkStart w:id="653" w:name="_Toc181998254"/>
      <w:bookmarkStart w:id="654" w:name="_Toc189239046"/>
      <w:bookmarkStart w:id="655" w:name="_Toc119568574"/>
      <w:r>
        <w:t>Maintaining 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product backlog</w:t>
      </w:r>
      <w:bookmarkEnd w:id="648"/>
      <w:bookmarkEnd w:id="649"/>
      <w:bookmarkEnd w:id="650"/>
      <w:bookmarkEnd w:id="651"/>
      <w:bookmarkEnd w:id="652"/>
      <w:bookmarkEnd w:id="653"/>
      <w:bookmarkEnd w:id="654"/>
    </w:p>
    <w:p w14:paraId="39991DC0" w14:textId="1D541B31" w:rsidR="007E3C68" w:rsidRDefault="007E3C68" w:rsidP="007E3C68">
      <w:r>
        <w:t>As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dataset develops, the data will reveal opportunities to develop analysis products to </w:t>
      </w:r>
      <w:r w:rsidR="00F03F4F">
        <w:t xml:space="preserve">help leaders </w:t>
      </w:r>
      <w:r>
        <w:t xml:space="preserve">communicate, increase and transform </w:t>
      </w:r>
      <w:r w:rsidR="00F03F4F">
        <w:t xml:space="preserve">value. Maintain a product backlog sorted by delivery priority as set by </w:t>
      </w:r>
      <w:r w:rsidR="00440C07">
        <w:t xml:space="preserve">the senior leader responsible for IVN operations. Within each </w:t>
      </w:r>
      <w:r w:rsidR="000541BF">
        <w:t xml:space="preserve">product in the backlog, build a prioritized list of the crosswalks that product requires. As you assign IVN </w:t>
      </w:r>
      <w:r w:rsidR="00FE26C6">
        <w:t xml:space="preserve">analysts to each crosswalk, </w:t>
      </w:r>
      <w:r w:rsidR="00C71B64">
        <w:t xml:space="preserve">add the name of the analyst to </w:t>
      </w:r>
      <w:r w:rsidR="00FE26C6">
        <w:t>that crosswalk</w:t>
      </w:r>
      <w:r w:rsidR="00C71B64">
        <w:t>, and create a separate record for that crosswalk to track delivery separate from other deliverables.</w:t>
      </w:r>
      <w:r w:rsidR="002C0C57">
        <w:t xml:space="preserve"> </w:t>
      </w:r>
      <w:r w:rsidR="00F0785D">
        <w:t>Explain t</w:t>
      </w:r>
      <w:r w:rsidR="00F0785D" w:rsidRPr="00834CA0">
        <w:t>he purpose of th</w:t>
      </w:r>
      <w:r w:rsidR="00F0785D">
        <w:t>e</w:t>
      </w:r>
      <w:r w:rsidR="00F0785D" w:rsidRPr="00834CA0">
        <w:t xml:space="preserve"> crosswalk </w:t>
      </w:r>
      <w:r w:rsidR="00F0785D">
        <w:t xml:space="preserve">assignment and the </w:t>
      </w:r>
      <w:r w:rsidR="00445EE4">
        <w:t xml:space="preserve">product served by the assignment, e.g., “This crosswalk </w:t>
      </w:r>
      <w:r w:rsidR="00F0785D" w:rsidRPr="00834CA0">
        <w:t>support</w:t>
      </w:r>
      <w:r w:rsidR="00445EE4">
        <w:t>s</w:t>
      </w:r>
      <w:r w:rsidR="00F0785D" w:rsidRPr="00834CA0">
        <w:t xml:space="preserve"> a priority presentation on x date to discuss y purpose with z goal."</w:t>
      </w:r>
      <w:r w:rsidR="00445EE4">
        <w:t xml:space="preserve"> </w:t>
      </w:r>
      <w:r w:rsidR="000B5C18">
        <w:t>Revisions to t</w:t>
      </w:r>
      <w:r w:rsidR="002C0C57">
        <w:t>h</w:t>
      </w:r>
      <w:r w:rsidR="00DA0D2B">
        <w:t xml:space="preserve">e </w:t>
      </w:r>
      <w:r w:rsidR="000B5C18">
        <w:t xml:space="preserve">typical </w:t>
      </w:r>
      <w:r w:rsidR="00DA0D2B">
        <w:t xml:space="preserve">sequence of tasks </w:t>
      </w:r>
      <w:r w:rsidR="00295E29">
        <w:t xml:space="preserve">and the </w:t>
      </w:r>
      <w:r w:rsidR="002C0C57">
        <w:t xml:space="preserve">operations </w:t>
      </w:r>
      <w:r w:rsidR="00295E29">
        <w:t>in</w:t>
      </w:r>
      <w:r w:rsidR="006B0EF4">
        <w:t xml:space="preserve"> </w:t>
      </w:r>
      <w:r w:rsidR="002C0C57">
        <w:t xml:space="preserve">this </w:t>
      </w:r>
      <w:r w:rsidR="006B0EF4">
        <w:t>SOP</w:t>
      </w:r>
      <w:r w:rsidR="00295E29">
        <w:t xml:space="preserve"> should reflect the same sequence</w:t>
      </w:r>
      <w:r w:rsidR="006B0EF4">
        <w:t>.</w:t>
      </w:r>
      <w:r w:rsidR="00440F61">
        <w:t xml:space="preserve"> </w:t>
      </w:r>
    </w:p>
    <w:p w14:paraId="3599EDA0" w14:textId="77777777" w:rsidR="007E3C68" w:rsidRPr="00506F64" w:rsidRDefault="007E3C68" w:rsidP="2CD7C5F4">
      <w:pPr>
        <w:pStyle w:val="Heading2"/>
        <w:rPr>
          <w:b w:val="0"/>
          <w:bCs w:val="0"/>
          <w:i w:val="0"/>
          <w:iCs w:val="0"/>
        </w:rPr>
      </w:pPr>
      <w:bookmarkStart w:id="656" w:name="_Toc177628918"/>
      <w:bookmarkStart w:id="657" w:name="_Toc177722765"/>
      <w:bookmarkStart w:id="658" w:name="_Toc181163186"/>
      <w:bookmarkStart w:id="659" w:name="_Toc181338851"/>
      <w:bookmarkStart w:id="660" w:name="_Toc181998255"/>
      <w:bookmarkStart w:id="661" w:name="_Toc189239047"/>
      <w:r>
        <w:t>Find additional linkages (customers) or value</w:t>
      </w:r>
      <w:bookmarkEnd w:id="656"/>
      <w:bookmarkEnd w:id="657"/>
      <w:bookmarkEnd w:id="658"/>
      <w:bookmarkEnd w:id="659"/>
      <w:bookmarkEnd w:id="660"/>
      <w:bookmarkEnd w:id="661"/>
    </w:p>
    <w:p w14:paraId="6D3DE0F9" w14:textId="7EC3CC6B" w:rsidR="007E3C68" w:rsidRPr="00506F64" w:rsidRDefault="007E3C68" w:rsidP="007E3C68">
      <w:r w:rsidRPr="00506F64">
        <w:t xml:space="preserve">At this point (after one iteration), the </w:t>
      </w:r>
      <w:r>
        <w:t>A</w:t>
      </w:r>
      <w:r w:rsidRPr="00506F64">
        <w:t>gency can employ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in meaningful (if incomplete) ways. The IVN provides incentives for interagency collaboration, cross-</w:t>
      </w:r>
      <w:r>
        <w:t>A</w:t>
      </w:r>
      <w:r w:rsidRPr="00506F64">
        <w:t>gency collaboration, and more effective value transactions within the organization. Over time, the organization will be able to increase net value as the integrated value network (uncovered via the IVN) grows organically.</w:t>
      </w:r>
    </w:p>
    <w:p w14:paraId="7BB705C0" w14:textId="5431784F" w:rsidR="00367085" w:rsidRPr="00506F64" w:rsidRDefault="00367085" w:rsidP="0035107D">
      <w:pPr>
        <w:pStyle w:val="Heading2"/>
      </w:pPr>
      <w:bookmarkStart w:id="662" w:name="_Toc177628919"/>
      <w:bookmarkStart w:id="663" w:name="_Toc177722766"/>
      <w:bookmarkStart w:id="664" w:name="_Toc181163187"/>
      <w:bookmarkStart w:id="665" w:name="_Toc181338852"/>
      <w:bookmarkStart w:id="666" w:name="_Toc181998256"/>
      <w:bookmarkStart w:id="667" w:name="_Toc189239048"/>
      <w:r>
        <w:t xml:space="preserve">Select new </w:t>
      </w:r>
      <w:r w:rsidR="00B36F49">
        <w:t xml:space="preserve">enterprise </w:t>
      </w:r>
      <w:r>
        <w:t>domain</w:t>
      </w:r>
      <w:r w:rsidR="00B36F49">
        <w:t>s</w:t>
      </w:r>
      <w:r>
        <w:t xml:space="preserve"> for mapping</w:t>
      </w:r>
      <w:bookmarkEnd w:id="655"/>
      <w:bookmarkEnd w:id="662"/>
      <w:bookmarkEnd w:id="663"/>
      <w:bookmarkEnd w:id="664"/>
      <w:bookmarkEnd w:id="665"/>
      <w:bookmarkEnd w:id="666"/>
      <w:bookmarkEnd w:id="667"/>
    </w:p>
    <w:p w14:paraId="1E5319CF" w14:textId="37CAE4FD" w:rsidR="005141E2" w:rsidRDefault="00367085" w:rsidP="00367085">
      <w:r w:rsidRPr="00506F64">
        <w:t>At this state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should </w:t>
      </w:r>
      <w:r w:rsidR="00B36F49" w:rsidRPr="00506F64">
        <w:t xml:space="preserve">reveal opportunities to leverage the current alignments in the dataset to sources from an enterprise </w:t>
      </w:r>
      <w:r w:rsidRPr="00506F64">
        <w:t xml:space="preserve">domain </w:t>
      </w:r>
      <w:r w:rsidR="00B36F49" w:rsidRPr="00506F64">
        <w:t>that is not currently aligned in the dataset</w:t>
      </w:r>
      <w:r w:rsidRPr="00506F64">
        <w:t xml:space="preserve">. For example, if </w:t>
      </w:r>
      <w:r w:rsidR="00B36F49" w:rsidRPr="00506F64">
        <w:t xml:space="preserve">the alignments recorded in the dataset started with </w:t>
      </w:r>
      <w:r w:rsidRPr="00506F64">
        <w:t xml:space="preserve">the domains of </w:t>
      </w:r>
      <w:r w:rsidR="00F75C6D" w:rsidRPr="00506F64">
        <w:t>information technology</w:t>
      </w:r>
      <w:r w:rsidRPr="00506F64">
        <w:t xml:space="preserve"> and </w:t>
      </w:r>
      <w:r w:rsidR="00F75C6D" w:rsidRPr="00506F64">
        <w:t>financial management, and many of those alignments support capital planning</w:t>
      </w:r>
      <w:r w:rsidRPr="00506F64">
        <w:t xml:space="preserve">, capital planning </w:t>
      </w:r>
      <w:r w:rsidR="00F75C6D" w:rsidRPr="00506F64">
        <w:t xml:space="preserve">might </w:t>
      </w:r>
      <w:r w:rsidRPr="00506F64">
        <w:t xml:space="preserve">be the next </w:t>
      </w:r>
      <w:r w:rsidR="00F75C6D" w:rsidRPr="00506F64">
        <w:t xml:space="preserve">enterprise </w:t>
      </w:r>
      <w:r w:rsidRPr="00506F64">
        <w:t>domain to map. Often, however, the products built from the IVN data create customer demand</w:t>
      </w:r>
      <w:r w:rsidR="00F75C6D" w:rsidRPr="00506F64">
        <w:t>s</w:t>
      </w:r>
      <w:r w:rsidRPr="00506F64">
        <w:t xml:space="preserve"> for specific products</w:t>
      </w:r>
      <w:r w:rsidR="004D08BB" w:rsidRPr="00506F64">
        <w:t xml:space="preserve">, which </w:t>
      </w:r>
      <w:r w:rsidRPr="00506F64">
        <w:t xml:space="preserve">will drive </w:t>
      </w:r>
      <w:r w:rsidR="004D08BB" w:rsidRPr="00506F64">
        <w:t>the priorities of what sources to add to the dataset</w:t>
      </w:r>
      <w:r w:rsidRPr="00506F64">
        <w:t xml:space="preserve">. </w:t>
      </w:r>
      <w:r w:rsidR="004D08BB" w:rsidRPr="00506F64">
        <w:t>In the planning phase</w:t>
      </w:r>
      <w:r w:rsidRPr="00506F64">
        <w:t xml:space="preserve"> for </w:t>
      </w:r>
      <w:r w:rsidR="00236B92" w:rsidRPr="00506F64">
        <w:t xml:space="preserve">a </w:t>
      </w:r>
      <w:r w:rsidRPr="00506F64">
        <w:t xml:space="preserve">product release schedule, </w:t>
      </w:r>
      <w:r w:rsidR="004D08BB" w:rsidRPr="00506F64">
        <w:t>remember</w:t>
      </w:r>
      <w:r w:rsidRPr="00506F64">
        <w:t xml:space="preserve"> that one of the goals of the IVN is to depict the </w:t>
      </w:r>
      <w:r w:rsidR="004D08BB" w:rsidRPr="00506F64">
        <w:t>legally</w:t>
      </w:r>
      <w:r w:rsidR="00B019BE" w:rsidRPr="00506F64">
        <w:t xml:space="preserve"> </w:t>
      </w:r>
      <w:r w:rsidR="004D08BB" w:rsidRPr="00506F64">
        <w:t xml:space="preserve">mandated </w:t>
      </w:r>
      <w:r w:rsidRPr="00506F64">
        <w:t xml:space="preserve">relationships across governance documents. </w:t>
      </w:r>
      <w:r w:rsidR="000332F8" w:rsidRPr="00506F64">
        <w:t xml:space="preserve">Business priorities </w:t>
      </w:r>
      <w:r w:rsidR="00236CDB" w:rsidRPr="00506F64">
        <w:t>aside</w:t>
      </w:r>
      <w:r w:rsidR="000332F8" w:rsidRPr="00506F64">
        <w:t>, try to complete and maintain these mandated</w:t>
      </w:r>
      <w:r w:rsidRPr="00506F64">
        <w:t xml:space="preserve"> governance relationships </w:t>
      </w:r>
      <w:r w:rsidR="000332F8" w:rsidRPr="00506F64">
        <w:t xml:space="preserve">as </w:t>
      </w:r>
      <w:r w:rsidRPr="00506F64">
        <w:t>a top priority.</w:t>
      </w:r>
      <w:r w:rsidR="005D2880" w:rsidRPr="00506F64">
        <w:t xml:space="preserve"> New domains </w:t>
      </w:r>
      <w:r w:rsidR="000332F8" w:rsidRPr="00506F64">
        <w:t xml:space="preserve">also emerge from </w:t>
      </w:r>
      <w:r w:rsidR="005D2880" w:rsidRPr="00506F64">
        <w:t>c</w:t>
      </w:r>
      <w:r w:rsidRPr="00506F64">
        <w:t>ustomer demand</w:t>
      </w:r>
      <w:r w:rsidR="005D2880" w:rsidRPr="00506F64">
        <w:t>, legal</w:t>
      </w:r>
      <w:r w:rsidRPr="00506F64">
        <w:t xml:space="preserve"> requirements</w:t>
      </w:r>
      <w:r w:rsidR="005D2880" w:rsidRPr="00506F64">
        <w:t xml:space="preserve">, or </w:t>
      </w:r>
      <w:bookmarkEnd w:id="93"/>
      <w:r w:rsidR="000332F8" w:rsidRPr="00506F64">
        <w:t>application of IVN data and analysis to enterprise challenges</w:t>
      </w:r>
      <w:r w:rsidR="005141E2" w:rsidRPr="00506F64">
        <w:t>.</w:t>
      </w:r>
    </w:p>
    <w:p w14:paraId="1C6689B8" w14:textId="1F654389" w:rsidR="00A808C9" w:rsidRPr="008B6644" w:rsidRDefault="00565DC8" w:rsidP="016D5441">
      <w:pPr>
        <w:pStyle w:val="Heading2"/>
      </w:pPr>
      <w:bookmarkStart w:id="668" w:name="_Toc177628920"/>
      <w:bookmarkStart w:id="669" w:name="_Toc177722767"/>
      <w:bookmarkStart w:id="670" w:name="_Toc181163188"/>
      <w:bookmarkStart w:id="671" w:name="_Toc181338853"/>
      <w:bookmarkStart w:id="672" w:name="_Toc181998257"/>
      <w:bookmarkStart w:id="673" w:name="_Toc189239049"/>
      <w:bookmarkStart w:id="674" w:name="Checklist_for_an_IVN_crosswalk"/>
      <w:r>
        <w:t xml:space="preserve">Checklist for an </w:t>
      </w:r>
      <w:r w:rsidR="00010112">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010112">
        <w:t xml:space="preserve"> </w:t>
      </w:r>
      <w:r w:rsidR="00B06050">
        <w:t>crosswalk</w:t>
      </w:r>
      <w:bookmarkEnd w:id="668"/>
      <w:bookmarkEnd w:id="669"/>
      <w:bookmarkEnd w:id="670"/>
      <w:bookmarkEnd w:id="671"/>
      <w:bookmarkEnd w:id="672"/>
      <w:bookmarkEnd w:id="673"/>
    </w:p>
    <w:bookmarkEnd w:id="674"/>
    <w:p w14:paraId="296BEE62" w14:textId="79648002" w:rsidR="00526EF9" w:rsidRPr="008B6644" w:rsidRDefault="00526EF9" w:rsidP="00D62B83">
      <w:pPr>
        <w:pStyle w:val="ListParagraph"/>
        <w:numPr>
          <w:ilvl w:val="0"/>
          <w:numId w:val="39"/>
        </w:numPr>
      </w:pPr>
      <w:r w:rsidRPr="008B6644">
        <w:t>Check the production dataset</w:t>
      </w:r>
      <w:r w:rsidR="003C7673" w:rsidRPr="008B6644">
        <w:rPr>
          <w:rStyle w:val="FootnoteReference"/>
        </w:rPr>
        <w:footnoteReference w:id="6"/>
      </w:r>
      <w:r w:rsidRPr="008B6644">
        <w:t xml:space="preserve"> to make sure there isn’t already </w:t>
      </w:r>
      <w:r w:rsidR="001C3921" w:rsidRPr="008B6644">
        <w:t>crosswalk data that maps</w:t>
      </w:r>
      <w:r w:rsidR="00F82B71" w:rsidRPr="008B6644">
        <w:t xml:space="preserve"> </w:t>
      </w:r>
      <w:r w:rsidR="00152CE3" w:rsidRPr="008B6644">
        <w:t>the</w:t>
      </w:r>
      <w:r w:rsidR="001C3921" w:rsidRPr="008B6644">
        <w:t xml:space="preserve"> Enabling Source to </w:t>
      </w:r>
      <w:r w:rsidR="00152CE3" w:rsidRPr="008B6644">
        <w:t xml:space="preserve">the </w:t>
      </w:r>
      <w:r w:rsidR="001C3921" w:rsidRPr="008B6644">
        <w:t xml:space="preserve">Dependent Source. If this data is </w:t>
      </w:r>
      <w:r w:rsidR="00360CC2" w:rsidRPr="008B6644">
        <w:t>already included, delete this task. **</w:t>
      </w:r>
      <w:r w:rsidR="00904622" w:rsidRPr="008B6644">
        <w:t xml:space="preserve"> </w:t>
      </w:r>
      <w:r w:rsidR="00360CC2" w:rsidRPr="008B6644">
        <w:t xml:space="preserve">Before you </w:t>
      </w:r>
      <w:r w:rsidR="00904622" w:rsidRPr="008B6644">
        <w:t>delete, *</w:t>
      </w:r>
      <w:r w:rsidR="00360CC2" w:rsidRPr="008B6644">
        <w:t>* make sure the publication years of the sources are the same in the production dataset and this task.</w:t>
      </w:r>
      <w:r w:rsidR="00D766A3" w:rsidRPr="008B6644">
        <w:t xml:space="preserve"> Put the year </w:t>
      </w:r>
      <w:r w:rsidR="00BD23D9" w:rsidRPr="008B6644">
        <w:t xml:space="preserve">of the publication </w:t>
      </w:r>
      <w:r w:rsidR="00D766A3" w:rsidRPr="008B6644">
        <w:t xml:space="preserve">at the end of the title so that </w:t>
      </w:r>
      <w:r w:rsidR="00BD23D9" w:rsidRPr="008B6644">
        <w:t>versions of the same document sort adjacent to each other alphabetically.</w:t>
      </w:r>
    </w:p>
    <w:p w14:paraId="1FC0D363" w14:textId="0DFC5A55" w:rsidR="00D364D0" w:rsidRPr="008B6644" w:rsidRDefault="001A15A0" w:rsidP="00D62B83">
      <w:pPr>
        <w:pStyle w:val="ListParagraph"/>
        <w:numPr>
          <w:ilvl w:val="0"/>
          <w:numId w:val="39"/>
        </w:numPr>
      </w:pPr>
      <w:r w:rsidRPr="008B6644">
        <w:t>Make a local copy of the production dataset</w:t>
      </w:r>
      <w:r w:rsidR="00845706" w:rsidRPr="008B6644">
        <w:t xml:space="preserve"> for your Enabling Source</w:t>
      </w:r>
      <w:r w:rsidRPr="008B6644">
        <w:t>. Use this copy to create</w:t>
      </w:r>
      <w:r w:rsidR="00010112" w:rsidRPr="008B6644">
        <w:t xml:space="preserve"> a worksheet </w:t>
      </w:r>
      <w:r w:rsidR="00470462" w:rsidRPr="008B6644">
        <w:t>using the same columns as the production dataset</w:t>
      </w:r>
      <w:r w:rsidR="008E526B" w:rsidRPr="008B6644">
        <w:t xml:space="preserve">, </w:t>
      </w:r>
      <w:r w:rsidR="006D4D6F" w:rsidRPr="008B6644">
        <w:t>limiting your copy to</w:t>
      </w:r>
      <w:r w:rsidR="00934B25" w:rsidRPr="008B6644">
        <w:t xml:space="preserve"> only the records for</w:t>
      </w:r>
      <w:r w:rsidR="00010112" w:rsidRPr="008B6644">
        <w:t xml:space="preserve"> </w:t>
      </w:r>
      <w:r w:rsidR="007406EC" w:rsidRPr="008B6644">
        <w:t xml:space="preserve">the </w:t>
      </w:r>
      <w:r w:rsidR="00010112" w:rsidRPr="008B6644">
        <w:t>Enabling Source</w:t>
      </w:r>
      <w:r w:rsidR="00A05F80" w:rsidRPr="008B6644">
        <w:t xml:space="preserve"> you intend to crosswalk, along with its </w:t>
      </w:r>
      <w:r w:rsidR="00010112" w:rsidRPr="008B6644">
        <w:t>Enabling Component</w:t>
      </w:r>
      <w:r w:rsidR="00A05F80" w:rsidRPr="008B6644">
        <w:t xml:space="preserve">s, </w:t>
      </w:r>
      <w:r w:rsidR="00297744" w:rsidRPr="008B6644">
        <w:t xml:space="preserve">Enabling Component Descriptions and Enabling </w:t>
      </w:r>
      <w:r w:rsidR="0094197F">
        <w:t>Component URL</w:t>
      </w:r>
      <w:r w:rsidR="00297744" w:rsidRPr="008B6644">
        <w:t xml:space="preserve">. </w:t>
      </w:r>
      <w:r w:rsidR="00B047F0" w:rsidRPr="008B6644">
        <w:t xml:space="preserve">Your Enabling Source </w:t>
      </w:r>
      <w:r w:rsidR="007A2D54" w:rsidRPr="008B6644">
        <w:t xml:space="preserve">might be </w:t>
      </w:r>
      <w:r w:rsidR="00B047F0" w:rsidRPr="008B6644">
        <w:t xml:space="preserve">stored in the dataset only </w:t>
      </w:r>
      <w:r w:rsidR="007A2D54" w:rsidRPr="008B6644">
        <w:t xml:space="preserve">as a Dependent Source, in which case, you’ll need to </w:t>
      </w:r>
      <w:r w:rsidR="00845706" w:rsidRPr="008B6644">
        <w:t>edit your version to reformat it as an Enabling Source</w:t>
      </w:r>
      <w:r w:rsidR="007B7380" w:rsidRPr="008B6644">
        <w:t xml:space="preserve">. </w:t>
      </w:r>
      <w:r w:rsidR="004044F5" w:rsidRPr="008B6644">
        <w:t>Delete the redundant rows.</w:t>
      </w:r>
      <w:r w:rsidR="006405FA" w:rsidRPr="008B6644">
        <w:t xml:space="preserve"> Name this tab ENABLING.</w:t>
      </w:r>
    </w:p>
    <w:p w14:paraId="6C09E17F" w14:textId="4193FF3D" w:rsidR="00D46BF8" w:rsidRPr="008B6644" w:rsidRDefault="00845706" w:rsidP="00D62B83">
      <w:pPr>
        <w:pStyle w:val="ListParagraph"/>
        <w:numPr>
          <w:ilvl w:val="0"/>
          <w:numId w:val="39"/>
        </w:numPr>
      </w:pPr>
      <w:r w:rsidRPr="008B6644">
        <w:t xml:space="preserve">Make another local copy of the production dataset for your Dependent Source. Use this copy to create a worksheet using the same columns as the production dataset, limiting your copy to only the records for the </w:t>
      </w:r>
      <w:r w:rsidR="008D3704" w:rsidRPr="008B6644">
        <w:t>Dependent</w:t>
      </w:r>
      <w:r w:rsidRPr="008B6644">
        <w:t xml:space="preserve"> Source you intend to crosswalk, along with its </w:t>
      </w:r>
      <w:r w:rsidR="008D3704" w:rsidRPr="008B6644">
        <w:t>Dependent</w:t>
      </w:r>
      <w:r w:rsidRPr="008B6644">
        <w:t xml:space="preserve"> Components, </w:t>
      </w:r>
      <w:r w:rsidR="008D3704" w:rsidRPr="008B6644">
        <w:t>Dependent</w:t>
      </w:r>
      <w:r w:rsidRPr="008B6644">
        <w:t xml:space="preserve"> Component Descriptions and </w:t>
      </w:r>
      <w:r w:rsidR="008D3704" w:rsidRPr="008B6644">
        <w:t>Dependent</w:t>
      </w:r>
      <w:r w:rsidRPr="008B6644">
        <w:t xml:space="preserve"> </w:t>
      </w:r>
      <w:r w:rsidR="0094197F">
        <w:t>Component URL</w:t>
      </w:r>
      <w:r w:rsidRPr="008B6644">
        <w:t xml:space="preserve">. </w:t>
      </w:r>
      <w:r w:rsidR="00FE4DC6" w:rsidRPr="008B6644">
        <w:t xml:space="preserve">Use a filename that clearly indicates </w:t>
      </w:r>
      <w:r w:rsidR="00CF746A" w:rsidRPr="008B6644">
        <w:t>the sources for your crosswalk</w:t>
      </w:r>
      <w:r w:rsidR="00847E5E" w:rsidRPr="008B6644">
        <w:t xml:space="preserve">, including publication years. </w:t>
      </w:r>
      <w:r w:rsidRPr="008B6644">
        <w:t xml:space="preserve">Your </w:t>
      </w:r>
      <w:r w:rsidR="008D3704" w:rsidRPr="008B6644">
        <w:t>Dependent</w:t>
      </w:r>
      <w:r w:rsidRPr="008B6644">
        <w:t xml:space="preserve"> Source might be stored </w:t>
      </w:r>
      <w:r w:rsidR="000757E4" w:rsidRPr="008B6644">
        <w:t xml:space="preserve">in the dataset only as an Enabling Source, in which case, you’ll need to edit your version to reformat it as a Dependent Source. </w:t>
      </w:r>
      <w:r w:rsidR="008B02CD" w:rsidRPr="008B6644">
        <w:t>Delete the redundant rows. Name this tab DEPENDENT.</w:t>
      </w:r>
    </w:p>
    <w:p w14:paraId="3F0DC3A3" w14:textId="605E4703" w:rsidR="00A600E2" w:rsidRPr="008B6644" w:rsidRDefault="000757E4" w:rsidP="00D62B83">
      <w:pPr>
        <w:pStyle w:val="ListParagraph"/>
        <w:numPr>
          <w:ilvl w:val="0"/>
          <w:numId w:val="39"/>
        </w:numPr>
      </w:pPr>
      <w:r w:rsidRPr="008B6644">
        <w:t xml:space="preserve">If the production dataset does not </w:t>
      </w:r>
      <w:r w:rsidR="00822A8D" w:rsidRPr="008B6644">
        <w:t>include</w:t>
      </w:r>
      <w:r w:rsidRPr="008B6644">
        <w:t xml:space="preserve"> </w:t>
      </w:r>
      <w:r w:rsidR="00D46BF8" w:rsidRPr="008B6644">
        <w:t>one of your</w:t>
      </w:r>
      <w:r w:rsidRPr="008B6644">
        <w:t xml:space="preserve"> governance document</w:t>
      </w:r>
      <w:r w:rsidR="00D46BF8" w:rsidRPr="008B6644">
        <w:t>s</w:t>
      </w:r>
      <w:r w:rsidRPr="008B6644">
        <w:t>, create it in your worksheet and build the inventory of its components in your worksheet. Make sure every source title includes the year instead of “old” or “new”: replace “old” or “new” with the actual year of publication, or the year when requirements in the source take effect. For example, a plan that takes effect next year would include the number for next year in the title. Put the year of the publication at the end of the title so that versions of the same document sort adjacent to each other alphabetically. Read the Dependent Source document to make sure that the table includes all of the components; if not, add these components to your table.</w:t>
      </w:r>
    </w:p>
    <w:p w14:paraId="33FC5C93" w14:textId="1DD1C5EB" w:rsidR="00010112" w:rsidRPr="008B6644" w:rsidRDefault="00010112" w:rsidP="00D62B83">
      <w:pPr>
        <w:pStyle w:val="ListParagraph"/>
        <w:numPr>
          <w:ilvl w:val="0"/>
          <w:numId w:val="39"/>
        </w:numPr>
      </w:pPr>
      <w:r w:rsidRPr="008B6644">
        <w:t xml:space="preserve">Map </w:t>
      </w:r>
      <w:r w:rsidR="0022197C" w:rsidRPr="008B6644">
        <w:t xml:space="preserve">the </w:t>
      </w:r>
      <w:r w:rsidR="00CB0CFD" w:rsidRPr="008B6644">
        <w:t xml:space="preserve">components in the </w:t>
      </w:r>
      <w:r w:rsidRPr="008B6644">
        <w:t xml:space="preserve">Enabling Source to </w:t>
      </w:r>
      <w:r w:rsidR="00CB0CFD" w:rsidRPr="008B6644">
        <w:t xml:space="preserve">the components in the </w:t>
      </w:r>
      <w:r w:rsidRPr="008B6644">
        <w:t>Dependent Source.</w:t>
      </w:r>
      <w:r w:rsidR="000B4FF8" w:rsidRPr="008B6644">
        <w:t xml:space="preserve"> Do not delete components that do not align; other researchers will </w:t>
      </w:r>
      <w:r w:rsidR="005617A1" w:rsidRPr="008B6644">
        <w:t xml:space="preserve">use these components </w:t>
      </w:r>
      <w:r w:rsidR="00F56F5C" w:rsidRPr="008B6644">
        <w:t>look for alignments with other governance documents.</w:t>
      </w:r>
      <w:r w:rsidR="00462011" w:rsidRPr="008B6644">
        <w:t xml:space="preserve"> Keep all the components in your dataset whether or not they align to a component in the other Source.</w:t>
      </w:r>
    </w:p>
    <w:p w14:paraId="65F7EAA2" w14:textId="7A01A7DD" w:rsidR="00010112" w:rsidRPr="008B6644" w:rsidRDefault="7E1A61B7" w:rsidP="62CAB8B1">
      <w:pPr>
        <w:pStyle w:val="ListParagraph"/>
        <w:numPr>
          <w:ilvl w:val="0"/>
          <w:numId w:val="39"/>
        </w:numPr>
        <w:rPr>
          <w:strike/>
          <w:szCs w:val="24"/>
        </w:rPr>
      </w:pPr>
      <w:r>
        <w:t>Using templates in Planner Section 0. Data Quality, Standards, and Administration, c</w:t>
      </w:r>
      <w:r w:rsidR="00010112">
        <w:t xml:space="preserve">reate a </w:t>
      </w:r>
      <w:r w:rsidR="5BB85FC9">
        <w:t xml:space="preserve">separate </w:t>
      </w:r>
      <w:r w:rsidR="00010112">
        <w:t xml:space="preserve">new task </w:t>
      </w:r>
      <w:r w:rsidR="7EC86465">
        <w:t>that includes the</w:t>
      </w:r>
      <w:r w:rsidR="71C7D105">
        <w:t xml:space="preserve"> </w:t>
      </w:r>
      <w:r w:rsidR="4509DAF6">
        <w:t>following</w:t>
      </w:r>
      <w:r w:rsidR="1F516C58">
        <w:t xml:space="preserve"> naming convention</w:t>
      </w:r>
      <w:r w:rsidR="4509DAF6">
        <w:t>: (</w:t>
      </w:r>
      <w:r w:rsidR="18EC2993">
        <w:t>n</w:t>
      </w:r>
      <w:r w:rsidR="00462011">
        <w:t>ame of</w:t>
      </w:r>
      <w:r w:rsidR="74FE2081">
        <w:t xml:space="preserve"> </w:t>
      </w:r>
      <w:r w:rsidR="00010112">
        <w:t>Enabling Source) to (</w:t>
      </w:r>
      <w:r w:rsidR="00462011">
        <w:t xml:space="preserve">name of </w:t>
      </w:r>
      <w:r w:rsidR="00010112">
        <w:t xml:space="preserve">Dependent Source) </w:t>
      </w:r>
      <w:r w:rsidR="7C063F81">
        <w:t>and the filepath</w:t>
      </w:r>
      <w:r w:rsidR="00010112">
        <w:t>.</w:t>
      </w:r>
      <w:r w:rsidR="00010112" w:rsidRPr="62CAB8B1">
        <w:rPr>
          <w:strike/>
        </w:rPr>
        <w:t xml:space="preserve"> In the Notes field of this new task, include these four instructions:</w:t>
      </w:r>
    </w:p>
    <w:p w14:paraId="326F5A95" w14:textId="4B68AD2E" w:rsidR="00E943C5" w:rsidRPr="008B6644" w:rsidRDefault="00E943C5" w:rsidP="62CAB8B1">
      <w:pPr>
        <w:pStyle w:val="ListParagraph"/>
        <w:numPr>
          <w:ilvl w:val="0"/>
          <w:numId w:val="40"/>
        </w:numPr>
        <w:rPr>
          <w:rFonts w:cs="Arial"/>
          <w:strike/>
        </w:rPr>
      </w:pPr>
      <w:r w:rsidRPr="62CAB8B1">
        <w:rPr>
          <w:rFonts w:cs="Arial"/>
          <w:strike/>
        </w:rPr>
        <w:t>QC (Enabling Source) to (Dependent Source) crosswalk at (URL of your crosswalk) - don't QC your own research!</w:t>
      </w:r>
    </w:p>
    <w:p w14:paraId="0CB9B530" w14:textId="079B38FE" w:rsidR="008813AA" w:rsidRPr="008B6644" w:rsidRDefault="0082367D" w:rsidP="008813AA">
      <w:pPr>
        <w:pStyle w:val="ListParagraph"/>
        <w:numPr>
          <w:ilvl w:val="0"/>
          <w:numId w:val="40"/>
        </w:numPr>
        <w:rPr>
          <w:strike/>
        </w:rPr>
      </w:pPr>
      <w:r w:rsidRPr="008B6644">
        <w:rPr>
          <w:rFonts w:cs="Arial"/>
        </w:rPr>
        <w:t xml:space="preserve">Save a copy of your </w:t>
      </w:r>
      <w:r w:rsidR="008E1762" w:rsidRPr="008B6644">
        <w:rPr>
          <w:rFonts w:cs="Arial"/>
        </w:rPr>
        <w:t>QC data</w:t>
      </w:r>
      <w:r w:rsidR="00CB3CD1" w:rsidRPr="008B6644">
        <w:rPr>
          <w:rFonts w:cs="Arial"/>
        </w:rPr>
        <w:t xml:space="preserve"> to upload to the QC directory. This version that you upload should </w:t>
      </w:r>
      <w:r w:rsidR="005B340F" w:rsidRPr="008B6644">
        <w:rPr>
          <w:rFonts w:cs="Arial"/>
        </w:rPr>
        <w:t>only contain one tab with your QC’s crosswalk</w:t>
      </w:r>
      <w:r w:rsidR="00236D31" w:rsidRPr="008B6644">
        <w:rPr>
          <w:rFonts w:cs="Arial"/>
        </w:rPr>
        <w:t>; no other tabs, and no other data.</w:t>
      </w:r>
      <w:r w:rsidR="004709A3" w:rsidRPr="008B6644">
        <w:rPr>
          <w:rFonts w:cs="Arial"/>
        </w:rPr>
        <w:t xml:space="preserve"> You can keep your own </w:t>
      </w:r>
      <w:r w:rsidR="00615999" w:rsidRPr="008B6644">
        <w:rPr>
          <w:rFonts w:cs="Arial"/>
        </w:rPr>
        <w:t>worksheet for your own record; you might even have a template with extra tabs to help you crosswalk and QC datasets. Just make sure that these other tabs are not included in the version you upload.</w:t>
      </w:r>
    </w:p>
    <w:p w14:paraId="331B94C0" w14:textId="05E67612" w:rsidR="00010112" w:rsidRPr="008B6644" w:rsidRDefault="00010112" w:rsidP="008813AA">
      <w:pPr>
        <w:pStyle w:val="ListParagraph"/>
        <w:rPr>
          <w:strike/>
        </w:rPr>
      </w:pPr>
    </w:p>
    <w:p w14:paraId="24BE0D58" w14:textId="53546D70" w:rsidR="00A808C9" w:rsidRDefault="00A24516" w:rsidP="000F4871">
      <w:pPr>
        <w:pStyle w:val="Heading1"/>
      </w:pPr>
      <w:bookmarkStart w:id="675" w:name="_Toc177628921"/>
      <w:bookmarkStart w:id="676" w:name="_Toc177722768"/>
      <w:bookmarkStart w:id="677" w:name="_Toc181163189"/>
      <w:bookmarkStart w:id="678" w:name="_Toc181338854"/>
      <w:bookmarkStart w:id="679" w:name="_Toc181998258"/>
      <w:bookmarkStart w:id="680" w:name="_Toc189239050"/>
      <w:r>
        <w:t xml:space="preserve">How to assign </w:t>
      </w:r>
      <w:bookmarkEnd w:id="675"/>
      <w:bookmarkEnd w:id="676"/>
      <w:r w:rsidR="000F4871">
        <w:t>analysis and reporting tasks, check status of tasks and close tasks</w:t>
      </w:r>
      <w:bookmarkEnd w:id="677"/>
      <w:bookmarkEnd w:id="678"/>
      <w:bookmarkEnd w:id="679"/>
      <w:bookmarkEnd w:id="680"/>
    </w:p>
    <w:p w14:paraId="347CB40C" w14:textId="77777777" w:rsidR="00641FE8" w:rsidRDefault="00641FE8" w:rsidP="00D62B83">
      <w:pPr>
        <w:pStyle w:val="ListParagraph"/>
        <w:numPr>
          <w:ilvl w:val="0"/>
          <w:numId w:val="34"/>
        </w:numPr>
      </w:pPr>
      <w:r>
        <w:t xml:space="preserve">Open the top-priority draft VIR with missing crosswalk data. </w:t>
      </w:r>
    </w:p>
    <w:p w14:paraId="2F13F2E6" w14:textId="77777777" w:rsidR="00641FE8" w:rsidRDefault="00641FE8" w:rsidP="00D62B83">
      <w:pPr>
        <w:pStyle w:val="ListParagraph"/>
        <w:numPr>
          <w:ilvl w:val="0"/>
          <w:numId w:val="34"/>
        </w:numPr>
      </w:pPr>
      <w:r>
        <w:t>If all the draft VIRs have all of their crosswalk data, start a new draft VIR.</w:t>
      </w:r>
    </w:p>
    <w:p w14:paraId="2B5A206C" w14:textId="77777777" w:rsidR="00641FE8" w:rsidRDefault="00641FE8" w:rsidP="00D62B83">
      <w:pPr>
        <w:pStyle w:val="ListParagraph"/>
        <w:numPr>
          <w:ilvl w:val="0"/>
          <w:numId w:val="34"/>
        </w:numPr>
      </w:pPr>
      <w:r>
        <w:t>Look for assignments in Planner related to the first crosswalk needed for the top-priority incomplete VIR, including QC assignments, crosswalk assignments and inventory assignments.</w:t>
      </w:r>
    </w:p>
    <w:p w14:paraId="3B9A91EC" w14:textId="77777777" w:rsidR="00641FE8" w:rsidRDefault="00641FE8" w:rsidP="00D62B83">
      <w:pPr>
        <w:pStyle w:val="ListParagraph"/>
        <w:numPr>
          <w:ilvl w:val="0"/>
          <w:numId w:val="34"/>
        </w:numPr>
      </w:pPr>
      <w:r>
        <w:t xml:space="preserve">If a QC task exists, and someone's on it, offer help. </w:t>
      </w:r>
    </w:p>
    <w:p w14:paraId="33DCD789" w14:textId="4F7BFDB7" w:rsidR="00641FE8" w:rsidRDefault="00641FE8" w:rsidP="00D62B83">
      <w:pPr>
        <w:pStyle w:val="ListParagraph"/>
        <w:numPr>
          <w:ilvl w:val="0"/>
          <w:numId w:val="34"/>
        </w:numPr>
      </w:pPr>
      <w:r>
        <w:t>If a QC task exists and no one's on it, assign it</w:t>
      </w:r>
      <w:r w:rsidR="00440F61">
        <w:t>.</w:t>
      </w:r>
    </w:p>
    <w:p w14:paraId="3A458394" w14:textId="77777777" w:rsidR="00641FE8" w:rsidRDefault="00641FE8" w:rsidP="00D62B83">
      <w:pPr>
        <w:pStyle w:val="ListParagraph"/>
        <w:numPr>
          <w:ilvl w:val="0"/>
          <w:numId w:val="34"/>
        </w:numPr>
      </w:pPr>
      <w:r>
        <w:t xml:space="preserve">If the crosswalk is in the dataset, assign someone the task of putting it in the VIR. </w:t>
      </w:r>
    </w:p>
    <w:p w14:paraId="17D59252" w14:textId="77777777" w:rsidR="00641FE8" w:rsidRDefault="00641FE8" w:rsidP="00D62B83">
      <w:pPr>
        <w:pStyle w:val="ListParagraph"/>
        <w:numPr>
          <w:ilvl w:val="0"/>
          <w:numId w:val="34"/>
        </w:numPr>
      </w:pPr>
      <w:r>
        <w:t xml:space="preserve">If a crosswalk assignment doesn't exist, see if inventory, crosswalk and QCs task exists. </w:t>
      </w:r>
    </w:p>
    <w:p w14:paraId="775B0730" w14:textId="77777777" w:rsidR="00641FE8" w:rsidRDefault="00641FE8" w:rsidP="00D62B83">
      <w:pPr>
        <w:pStyle w:val="ListParagraph"/>
        <w:numPr>
          <w:ilvl w:val="0"/>
          <w:numId w:val="34"/>
        </w:numPr>
      </w:pPr>
      <w:r>
        <w:t xml:space="preserve">If a crosswalk exists and someone's on it, offer help. </w:t>
      </w:r>
    </w:p>
    <w:p w14:paraId="7A2FAD80" w14:textId="77777777" w:rsidR="00641FE8" w:rsidRDefault="00641FE8" w:rsidP="00D62B83">
      <w:pPr>
        <w:pStyle w:val="ListParagraph"/>
        <w:numPr>
          <w:ilvl w:val="0"/>
          <w:numId w:val="34"/>
        </w:numPr>
      </w:pPr>
      <w:r>
        <w:t xml:space="preserve">If a crosswalk exists and no one's on it, assign it. </w:t>
      </w:r>
    </w:p>
    <w:p w14:paraId="12200B74" w14:textId="77777777" w:rsidR="00641FE8" w:rsidRDefault="00641FE8" w:rsidP="00D62B83">
      <w:pPr>
        <w:pStyle w:val="ListParagraph"/>
        <w:numPr>
          <w:ilvl w:val="0"/>
          <w:numId w:val="34"/>
        </w:numPr>
      </w:pPr>
      <w:r>
        <w:t xml:space="preserve">If an inventory task exists, and someone's on it, offer help. </w:t>
      </w:r>
    </w:p>
    <w:p w14:paraId="1B58A576" w14:textId="72640FAB" w:rsidR="00A24516" w:rsidRPr="00A24516" w:rsidRDefault="00641FE8" w:rsidP="00D62B83">
      <w:pPr>
        <w:pStyle w:val="ListParagraph"/>
        <w:numPr>
          <w:ilvl w:val="0"/>
          <w:numId w:val="34"/>
        </w:numPr>
      </w:pPr>
      <w:r>
        <w:t>If an inventory task exists and no one's on it, assign it.</w:t>
      </w:r>
    </w:p>
    <w:p w14:paraId="3EB13841" w14:textId="3A6A51CC" w:rsidR="000F4871" w:rsidRPr="00A24516" w:rsidRDefault="000F4871" w:rsidP="00D62B83">
      <w:pPr>
        <w:pStyle w:val="ListParagraph"/>
        <w:numPr>
          <w:ilvl w:val="0"/>
          <w:numId w:val="34"/>
        </w:numPr>
      </w:pPr>
      <w:r>
        <w:t>Assign report development tasks based on direction from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t>, Working Group and subject-matter preferences of the analyst.</w:t>
      </w:r>
    </w:p>
    <w:p w14:paraId="60A65A5B" w14:textId="399DDE25" w:rsidR="43B7E80D" w:rsidRDefault="43B7E80D" w:rsidP="000F4871">
      <w:pPr>
        <w:pStyle w:val="Heading1"/>
      </w:pPr>
      <w:bookmarkStart w:id="681" w:name="_Toc177628922"/>
      <w:bookmarkStart w:id="682" w:name="_Toc177722769"/>
      <w:bookmarkStart w:id="683" w:name="_Toc181163190"/>
      <w:bookmarkStart w:id="684" w:name="_Toc181338855"/>
      <w:bookmarkStart w:id="685" w:name="_Toc181998259"/>
      <w:bookmarkStart w:id="686" w:name="_Toc189239051"/>
      <w:r>
        <w:t>Adding Inventories and Crosswalks to Production Dataset</w:t>
      </w:r>
      <w:bookmarkEnd w:id="681"/>
      <w:bookmarkEnd w:id="682"/>
      <w:r w:rsidR="00945D5E">
        <w:t xml:space="preserve"> – Data Managers Only</w:t>
      </w:r>
      <w:bookmarkEnd w:id="683"/>
      <w:bookmarkEnd w:id="684"/>
      <w:bookmarkEnd w:id="685"/>
      <w:bookmarkEnd w:id="686"/>
    </w:p>
    <w:p w14:paraId="1486AD7A" w14:textId="26DC218B" w:rsidR="00945D5E" w:rsidRDefault="00945D5E" w:rsidP="00945D5E">
      <w:pPr>
        <w:ind w:left="1080"/>
      </w:pPr>
      <w:r>
        <w:t>Data Analysts and others who create data for the production dataset should send these additions to the data manager of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to manage the updates. This minimizes inconsistencies across different submissions of data.</w:t>
      </w:r>
    </w:p>
    <w:p w14:paraId="2DAF77DD" w14:textId="77777777" w:rsidR="00945D5E" w:rsidRDefault="43B7E80D" w:rsidP="00945D5E">
      <w:pPr>
        <w:pStyle w:val="ListParagraph"/>
        <w:numPr>
          <w:ilvl w:val="0"/>
          <w:numId w:val="54"/>
        </w:numPr>
      </w:pPr>
      <w:r>
        <w:t>Go to the directory of the production dataset.</w:t>
      </w:r>
    </w:p>
    <w:p w14:paraId="61A0A277" w14:textId="77777777" w:rsidR="00945D5E" w:rsidRDefault="00945D5E" w:rsidP="00945D5E">
      <w:pPr>
        <w:pStyle w:val="ListParagraph"/>
        <w:numPr>
          <w:ilvl w:val="0"/>
          <w:numId w:val="54"/>
        </w:numPr>
      </w:pPr>
      <w:r>
        <w:t>C</w:t>
      </w:r>
      <w:r w:rsidR="43B7E80D">
        <w:t>opy the production dataset to the archive folder underneath it.</w:t>
      </w:r>
    </w:p>
    <w:p w14:paraId="33022233" w14:textId="5870FBC0" w:rsidR="00945D5E" w:rsidRDefault="43B7E80D" w:rsidP="00945D5E">
      <w:pPr>
        <w:pStyle w:val="ListParagraph"/>
        <w:numPr>
          <w:ilvl w:val="0"/>
          <w:numId w:val="54"/>
        </w:numPr>
      </w:pPr>
      <w:r>
        <w:t>Rename the copy you just created to include the year, month and date of today as a prefix to the file name, e.g., for May 23rd, 2024, change the filename to 2024-01-23-</w:t>
      </w:r>
      <w:r w:rsidR="007F0C94">
        <w:t>Organization</w:t>
      </w:r>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-dataset.xlsx.</w:t>
      </w:r>
    </w:p>
    <w:p w14:paraId="53054CA3" w14:textId="77777777" w:rsidR="00945D5E" w:rsidRDefault="43B7E80D" w:rsidP="00945D5E">
      <w:pPr>
        <w:pStyle w:val="ListParagraph"/>
        <w:numPr>
          <w:ilvl w:val="0"/>
          <w:numId w:val="54"/>
        </w:numPr>
      </w:pPr>
      <w:r>
        <w:t>Open the production dataset.</w:t>
      </w:r>
    </w:p>
    <w:p w14:paraId="58A25D61" w14:textId="77777777" w:rsidR="00945D5E" w:rsidRDefault="43B7E80D" w:rsidP="00945D5E">
      <w:pPr>
        <w:pStyle w:val="ListParagraph"/>
        <w:numPr>
          <w:ilvl w:val="0"/>
          <w:numId w:val="54"/>
        </w:numPr>
      </w:pPr>
      <w:r>
        <w:t xml:space="preserve">Verify that the data you are adding matches the data structure and syntax of the production dataset. If not, notify the Value Integration Report (VIR) lead listed in the backlog. </w:t>
      </w:r>
      <w:r w:rsidR="00945D5E">
        <w:br/>
      </w:r>
      <w:r>
        <w:t>Note: some researchers use different names for the title of the same governance document, so make sure all data for a governance document uses the same title as cited in your research assignment.</w:t>
      </w:r>
    </w:p>
    <w:p w14:paraId="52F1C746" w14:textId="77777777" w:rsidR="00945D5E" w:rsidRDefault="43B7E80D" w:rsidP="00945D5E">
      <w:pPr>
        <w:pStyle w:val="ListParagraph"/>
        <w:numPr>
          <w:ilvl w:val="0"/>
          <w:numId w:val="54"/>
        </w:numPr>
      </w:pPr>
      <w:r>
        <w:t>Add the rows from the dataset to the production dataset.</w:t>
      </w:r>
    </w:p>
    <w:p w14:paraId="2D8A7E73" w14:textId="77777777" w:rsidR="00945D5E" w:rsidRDefault="43B7E80D" w:rsidP="00945D5E">
      <w:pPr>
        <w:pStyle w:val="ListParagraph"/>
        <w:numPr>
          <w:ilvl w:val="0"/>
          <w:numId w:val="54"/>
        </w:numPr>
      </w:pPr>
      <w:r>
        <w:t>Save the production dataset.</w:t>
      </w:r>
    </w:p>
    <w:p w14:paraId="1DDDC502" w14:textId="040ACDEC" w:rsidR="43B7E80D" w:rsidRDefault="43B7E80D" w:rsidP="00945D5E">
      <w:pPr>
        <w:pStyle w:val="ListParagraph"/>
        <w:numPr>
          <w:ilvl w:val="0"/>
          <w:numId w:val="54"/>
        </w:numPr>
      </w:pPr>
      <w:r>
        <w:t>Update your research project task to indicate that you have updated the production dataset with your data.</w:t>
      </w:r>
    </w:p>
    <w:p w14:paraId="124956A7" w14:textId="5FB936DE" w:rsidR="00075C23" w:rsidRPr="00506F64" w:rsidRDefault="00075C23" w:rsidP="2CD7C5F4">
      <w:pPr>
        <w:pStyle w:val="Heading1"/>
        <w:rPr>
          <w:i/>
          <w:iCs/>
        </w:rPr>
      </w:pPr>
      <w:bookmarkStart w:id="687" w:name="_Appendix_A:_Tips"/>
      <w:bookmarkStart w:id="688" w:name="_Hlk168543962"/>
      <w:bookmarkStart w:id="689" w:name="_Toc177628923"/>
      <w:bookmarkStart w:id="690" w:name="_Toc177722770"/>
      <w:bookmarkStart w:id="691" w:name="_Toc181163191"/>
      <w:bookmarkStart w:id="692" w:name="_Toc181338856"/>
      <w:bookmarkStart w:id="693" w:name="_Toc181998260"/>
      <w:bookmarkStart w:id="694" w:name="_Toc189239052"/>
      <w:bookmarkStart w:id="695" w:name="_Toc119568576"/>
      <w:bookmarkStart w:id="696" w:name="AppendixATipsandTricksforIVNData"/>
      <w:bookmarkStart w:id="697" w:name="_Toc91681179"/>
      <w:bookmarkEnd w:id="687"/>
      <w:r>
        <w:t>Implementation</w:t>
      </w:r>
      <w:r w:rsidR="000D3DFF">
        <w:t xml:space="preserve"> of </w:t>
      </w:r>
      <w:r w:rsidR="004F4395">
        <w:t xml:space="preserve">the </w:t>
      </w:r>
      <w:r w:rsidR="000D3DFF">
        <w:t>Value Integration Report</w:t>
      </w:r>
      <w:bookmarkEnd w:id="688"/>
      <w:bookmarkEnd w:id="689"/>
      <w:bookmarkEnd w:id="690"/>
      <w:bookmarkEnd w:id="691"/>
      <w:bookmarkEnd w:id="692"/>
      <w:bookmarkEnd w:id="693"/>
      <w:bookmarkEnd w:id="694"/>
    </w:p>
    <w:p w14:paraId="168D8219" w14:textId="71C75A62" w:rsidR="00075C23" w:rsidRDefault="00075C23" w:rsidP="00075C23">
      <w:r>
        <w:t xml:space="preserve">Add </w:t>
      </w:r>
      <w:r w:rsidR="00D42EFA">
        <w:t>“</w:t>
      </w:r>
      <w:r w:rsidR="00D42EFA" w:rsidRPr="00D42EFA">
        <w:t>Implementation Actions</w:t>
      </w:r>
      <w:r w:rsidR="00D42EFA">
        <w:t>” and “</w:t>
      </w:r>
      <w:r w:rsidR="00D42EFA" w:rsidRPr="00D42EFA">
        <w:t>Implementation Progress</w:t>
      </w:r>
      <w:r w:rsidR="00D42EFA">
        <w:t>” columns to the table of recommendations in the VIR. The WG takes the first pass, but they can defer and have the Development Team write the initial implementation actions for one or more recommendations.</w:t>
      </w:r>
    </w:p>
    <w:p w14:paraId="361E0A5A" w14:textId="2A0D6246" w:rsidR="00A51162" w:rsidRDefault="00A51162" w:rsidP="00A51162">
      <w:pPr>
        <w:pStyle w:val="Heading2"/>
      </w:pPr>
      <w:bookmarkStart w:id="698" w:name="_Toc177628924"/>
      <w:bookmarkStart w:id="699" w:name="_Toc177722771"/>
      <w:bookmarkStart w:id="700" w:name="_Toc181163192"/>
      <w:bookmarkStart w:id="701" w:name="_Toc181338857"/>
      <w:bookmarkStart w:id="702" w:name="_Toc181998261"/>
      <w:bookmarkStart w:id="703" w:name="_Toc189239053"/>
      <w:r>
        <w:t>Validate Recommendations with Client</w:t>
      </w:r>
      <w:bookmarkEnd w:id="698"/>
      <w:bookmarkEnd w:id="699"/>
      <w:bookmarkEnd w:id="700"/>
      <w:bookmarkEnd w:id="701"/>
      <w:bookmarkEnd w:id="702"/>
      <w:bookmarkEnd w:id="703"/>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p>
    <w:p w14:paraId="363B5832" w14:textId="77777777" w:rsidR="00123CE7" w:rsidRDefault="00123CE7" w:rsidP="00123CE7">
      <w:r>
        <w:t xml:space="preserve">Validate that the recommendation is within the scope and deliver on the priorities of the client document (aka the Feral Swine Joint Coordination Plan). </w:t>
      </w:r>
    </w:p>
    <w:p w14:paraId="1DB358D9" w14:textId="2CF84FB6" w:rsidR="00123CE7" w:rsidRDefault="00226FBB" w:rsidP="00123CE7">
      <w:pPr>
        <w:pStyle w:val="Heading2"/>
      </w:pPr>
      <w:bookmarkStart w:id="704" w:name="_Toc177628925"/>
      <w:bookmarkStart w:id="705" w:name="_Toc177722772"/>
      <w:bookmarkStart w:id="706" w:name="_Toc181163193"/>
      <w:bookmarkStart w:id="707" w:name="_Toc181338858"/>
      <w:bookmarkStart w:id="708" w:name="_Toc181998262"/>
      <w:bookmarkStart w:id="709" w:name="_Toc189239054"/>
      <w:r>
        <w:t>Delete Invalid Alignments from Dataset</w:t>
      </w:r>
      <w:bookmarkEnd w:id="704"/>
      <w:bookmarkEnd w:id="705"/>
      <w:bookmarkEnd w:id="706"/>
      <w:bookmarkEnd w:id="707"/>
      <w:bookmarkEnd w:id="708"/>
      <w:bookmarkEnd w:id="709"/>
    </w:p>
    <w:p w14:paraId="37BBD02E" w14:textId="77777777" w:rsidR="00123CE7" w:rsidRDefault="00123CE7" w:rsidP="00123CE7">
      <w:r>
        <w:t xml:space="preserve">For the recommendations that are out of scope or do not deliver on the priorities of the client document, determine whether the alignments that support the recommendation are valid and delete the invalid alignments from the production dataset. </w:t>
      </w:r>
    </w:p>
    <w:p w14:paraId="3B2E5179" w14:textId="18749D35" w:rsidR="00123CE7" w:rsidRDefault="00226FBB" w:rsidP="00123CE7">
      <w:pPr>
        <w:pStyle w:val="Heading2"/>
      </w:pPr>
      <w:bookmarkStart w:id="710" w:name="_Toc177628926"/>
      <w:bookmarkStart w:id="711" w:name="_Toc177722773"/>
      <w:bookmarkStart w:id="712" w:name="_Toc181163194"/>
      <w:bookmarkStart w:id="713" w:name="_Toc181338859"/>
      <w:bookmarkStart w:id="714" w:name="_Toc181998263"/>
      <w:bookmarkStart w:id="715" w:name="_Toc189239055"/>
      <w:r>
        <w:t>Draft Implementation Actions</w:t>
      </w:r>
      <w:bookmarkEnd w:id="710"/>
      <w:bookmarkEnd w:id="711"/>
      <w:bookmarkEnd w:id="712"/>
      <w:bookmarkEnd w:id="713"/>
      <w:bookmarkEnd w:id="714"/>
      <w:bookmarkEnd w:id="715"/>
    </w:p>
    <w:p w14:paraId="20DC110F" w14:textId="701ACAAA" w:rsidR="00123CE7" w:rsidRDefault="00123CE7" w:rsidP="00123CE7">
      <w:r>
        <w:t xml:space="preserve">Draft a brief implementation action for each validated recommendation. </w:t>
      </w:r>
      <w:r w:rsidR="00CE3B56">
        <w:t xml:space="preserve">Note: </w:t>
      </w:r>
      <w:r w:rsidR="00BB5F06">
        <w:t>The recommendation can serve as the first draft of its implementation action.</w:t>
      </w:r>
    </w:p>
    <w:p w14:paraId="35872938" w14:textId="36E51A9A" w:rsidR="00123CE7" w:rsidRDefault="00226FBB" w:rsidP="00123CE7">
      <w:pPr>
        <w:pStyle w:val="Heading2"/>
      </w:pPr>
      <w:bookmarkStart w:id="716" w:name="_Toc177628927"/>
      <w:bookmarkStart w:id="717" w:name="_Toc177722774"/>
      <w:bookmarkStart w:id="718" w:name="_Toc181163195"/>
      <w:bookmarkStart w:id="719" w:name="_Toc181338860"/>
      <w:bookmarkStart w:id="720" w:name="_Toc181998264"/>
      <w:bookmarkStart w:id="721" w:name="_Toc189239056"/>
      <w:r>
        <w:t xml:space="preserve">Link to </w:t>
      </w:r>
      <w:r w:rsidR="00D62B83">
        <w:t>Implementation Records</w:t>
      </w:r>
      <w:bookmarkEnd w:id="716"/>
      <w:bookmarkEnd w:id="717"/>
      <w:bookmarkEnd w:id="718"/>
      <w:bookmarkEnd w:id="719"/>
      <w:bookmarkEnd w:id="720"/>
      <w:bookmarkEnd w:id="721"/>
    </w:p>
    <w:p w14:paraId="096563E1" w14:textId="77777777" w:rsidR="00D62B83" w:rsidRDefault="00123CE7" w:rsidP="00123CE7">
      <w:r>
        <w:t xml:space="preserve">As the client develops records to track the status of the implementation actions, build links from the recommendations in the Implementation Actions column to those </w:t>
      </w:r>
      <w:r w:rsidR="00D62B83">
        <w:t>records</w:t>
      </w:r>
      <w:r>
        <w:t xml:space="preserve">. </w:t>
      </w:r>
    </w:p>
    <w:p w14:paraId="0F496DDF" w14:textId="2A6E21A7" w:rsidR="00123CE7" w:rsidRDefault="00123CE7" w:rsidP="00123CE7">
      <w:pPr>
        <w:rPr>
          <w:rFonts w:ascii="Calibri" w:hAnsi="Calibri"/>
          <w:sz w:val="22"/>
        </w:rPr>
      </w:pPr>
      <w:r w:rsidRPr="00D62B83">
        <w:rPr>
          <w:b/>
          <w:bCs/>
          <w:u w:val="single"/>
        </w:rPr>
        <w:t>NOTE:</w:t>
      </w:r>
      <w:r>
        <w:t xml:space="preserve"> these status records do not have to be available to members of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Working Group; tracking recommendations to the actual records the client uses to track implementation, and minimizing administrative burden on the client, take precedence over access by the Working Group to these records.</w:t>
      </w:r>
    </w:p>
    <w:p w14:paraId="7B2E1F4E" w14:textId="77777777" w:rsidR="00A51162" w:rsidRPr="00A51162" w:rsidRDefault="00A51162" w:rsidP="00A51162"/>
    <w:p w14:paraId="0EF4266A" w14:textId="77777777" w:rsidR="00075C23" w:rsidRDefault="00075C23" w:rsidP="00075C23"/>
    <w:p w14:paraId="3C5B6AC5" w14:textId="3C71B2E1" w:rsidR="00075C23" w:rsidRPr="00506F64" w:rsidRDefault="00075C23" w:rsidP="00075C23">
      <w:pPr>
        <w:sectPr w:rsidR="00075C23" w:rsidRPr="00506F64" w:rsidSect="007474ED">
          <w:pgSz w:w="12240" w:h="15840"/>
          <w:pgMar w:top="1440" w:right="720" w:bottom="1440" w:left="720" w:header="720" w:footer="432" w:gutter="0"/>
          <w:cols w:space="720"/>
          <w:docGrid w:linePitch="360"/>
        </w:sectPr>
      </w:pPr>
    </w:p>
    <w:p w14:paraId="7D3B4555" w14:textId="76D200D2" w:rsidR="00075C23" w:rsidRPr="00506F64" w:rsidRDefault="00075C23" w:rsidP="2CD7C5F4">
      <w:pPr>
        <w:pStyle w:val="Heading1"/>
        <w:rPr>
          <w:i/>
          <w:iCs/>
        </w:rPr>
      </w:pPr>
      <w:bookmarkStart w:id="722" w:name="_Toc177628928"/>
      <w:bookmarkStart w:id="723" w:name="_Toc177722775"/>
      <w:bookmarkStart w:id="724" w:name="_Toc181163196"/>
      <w:bookmarkStart w:id="725" w:name="_Toc181338861"/>
      <w:bookmarkStart w:id="726" w:name="_Toc181998265"/>
      <w:bookmarkStart w:id="727" w:name="_Toc189239057"/>
      <w:r>
        <w:t>Conclusion/Call to Action</w:t>
      </w:r>
      <w:bookmarkEnd w:id="722"/>
      <w:bookmarkEnd w:id="723"/>
      <w:bookmarkEnd w:id="724"/>
      <w:bookmarkEnd w:id="725"/>
      <w:bookmarkEnd w:id="726"/>
      <w:bookmarkEnd w:id="727"/>
    </w:p>
    <w:p w14:paraId="4B2A92E3" w14:textId="1542FF98" w:rsidR="00075C23" w:rsidRPr="00506F64" w:rsidRDefault="00075C23" w:rsidP="00075C23">
      <w:r w:rsidRPr="00506F64">
        <w:t>By following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approach, </w:t>
      </w:r>
      <w:r>
        <w:t>F</w:t>
      </w:r>
      <w:r w:rsidRPr="00506F64">
        <w:t xml:space="preserve">ederal agencies and other stakeholders can leverage policymaking and planning resources, capabilities, and expertise to collaborate on results, while enhancing their capacity for evidence-based policymaking, strategic planning, portfolio management, and performance management. The IVN approach can also help </w:t>
      </w:r>
      <w:r>
        <w:t>F</w:t>
      </w:r>
      <w:r w:rsidRPr="00506F64">
        <w:t>ederal agencies and other stakeholders foster innovation and creativity, by creating opportunities for cross-disciplinary collaboration and knowledge exchange.</w:t>
      </w:r>
    </w:p>
    <w:p w14:paraId="727FA05F" w14:textId="1F183F21" w:rsidR="00075C23" w:rsidRPr="00506F64" w:rsidRDefault="00075C23" w:rsidP="00075C23">
      <w:pPr>
        <w:sectPr w:rsidR="00075C23" w:rsidRPr="00506F64" w:rsidSect="007474ED">
          <w:headerReference w:type="default" r:id="rId46"/>
          <w:footerReference w:type="default" r:id="rId47"/>
          <w:headerReference w:type="first" r:id="rId48"/>
          <w:pgSz w:w="12240" w:h="15840"/>
          <w:pgMar w:top="1440" w:right="720" w:bottom="1440" w:left="720" w:header="720" w:footer="432" w:gutter="0"/>
          <w:cols w:space="720"/>
          <w:docGrid w:linePitch="360"/>
        </w:sectPr>
      </w:pPr>
      <w:r w:rsidRPr="00506F64">
        <w:t xml:space="preserve">This SOP should provide </w:t>
      </w:r>
      <w:r>
        <w:t>F</w:t>
      </w:r>
      <w:r w:rsidRPr="00506F64">
        <w:t>ederal agencies and other stakeholders with a practical guide to creating 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and applying data from it to policymaking, portfolio management, and strategic planning, and we in the IVN team look forward to hearing about your experiences and insights as you implement this approach in your work.</w:t>
      </w:r>
    </w:p>
    <w:p w14:paraId="15B3EEA0" w14:textId="26476D7E" w:rsidR="000541EB" w:rsidRPr="00506F64" w:rsidRDefault="000541EB" w:rsidP="000541EB">
      <w:pPr>
        <w:pStyle w:val="Heading1"/>
        <w:rPr>
          <w:b w:val="0"/>
          <w:bCs w:val="0"/>
        </w:rPr>
      </w:pPr>
      <w:bookmarkStart w:id="728" w:name="_Toc177628929"/>
      <w:bookmarkStart w:id="729" w:name="_Toc177722776"/>
      <w:bookmarkStart w:id="730" w:name="_Toc181163197"/>
      <w:bookmarkStart w:id="731" w:name="_Toc181338862"/>
      <w:bookmarkStart w:id="732" w:name="_Toc181998266"/>
      <w:bookmarkStart w:id="733" w:name="_Toc189239058"/>
      <w:r>
        <w:t xml:space="preserve">Appendix A: </w:t>
      </w:r>
      <w:bookmarkEnd w:id="695"/>
      <w:r>
        <w:t>Tips and Tricks for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 Entry</w:t>
      </w:r>
      <w:bookmarkEnd w:id="728"/>
      <w:bookmarkEnd w:id="729"/>
      <w:bookmarkEnd w:id="730"/>
      <w:bookmarkEnd w:id="731"/>
      <w:bookmarkEnd w:id="732"/>
      <w:r w:rsidR="009B46F3">
        <w:t>, Management and Report Preparation</w:t>
      </w:r>
      <w:bookmarkEnd w:id="733"/>
    </w:p>
    <w:bookmarkEnd w:id="696"/>
    <w:p w14:paraId="5F9BB486" w14:textId="1D0B8D86" w:rsidR="000541EB" w:rsidRDefault="00015CB4" w:rsidP="000541EB">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 is often entered using </w:t>
      </w:r>
      <w:r w:rsidR="00D77625">
        <w:t xml:space="preserve">word-processing applications like Microsoft Word and </w:t>
      </w:r>
      <w:r>
        <w:t>spreadsheet applications li</w:t>
      </w:r>
      <w:r w:rsidR="00AF6CB2">
        <w:t>k</w:t>
      </w:r>
      <w:r>
        <w:t>e Microsoft Excel</w:t>
      </w:r>
      <w:r w:rsidR="000541EB" w:rsidRPr="00506F64">
        <w:t>.</w:t>
      </w:r>
      <w:r w:rsidR="008C33C0">
        <w:t xml:space="preserve"> Other platforms such as Salesforce generate reports in spreadsheet format. Considering the significant portion of IVN data entry and reporting using the Excel application</w:t>
      </w:r>
      <w:r w:rsidR="00555847">
        <w:t>, researchers have found the</w:t>
      </w:r>
      <w:r w:rsidR="008C33C0">
        <w:t xml:space="preserve"> following </w:t>
      </w:r>
      <w:r w:rsidR="00EE6DD6">
        <w:t>shortcuts useful for entering and revising data more efficiently.</w:t>
      </w:r>
    </w:p>
    <w:p w14:paraId="7C6B826F" w14:textId="77777777" w:rsidR="00D77625" w:rsidRDefault="00EE6DD6" w:rsidP="00D77625">
      <w:r>
        <w:t>Note: Reference</w:t>
      </w:r>
      <w:r w:rsidR="00191284">
        <w:t>s</w:t>
      </w:r>
      <w:r>
        <w:t xml:space="preserve"> to </w:t>
      </w:r>
      <w:r w:rsidR="00191284">
        <w:t>proprietary software</w:t>
      </w:r>
      <w:r w:rsidR="009F2E97">
        <w:t xml:space="preserve"> and technologies</w:t>
      </w:r>
      <w:r w:rsidR="00191284">
        <w:t xml:space="preserve"> do not constitute an endorsement</w:t>
      </w:r>
      <w:r w:rsidR="009F2E97">
        <w:t>.</w:t>
      </w:r>
    </w:p>
    <w:p w14:paraId="4377DA94" w14:textId="049757E7" w:rsidR="00D77625" w:rsidRDefault="00D77625" w:rsidP="00D77625">
      <w:pPr>
        <w:pStyle w:val="Heading2"/>
      </w:pPr>
      <w:bookmarkStart w:id="734" w:name="_Toc177628930"/>
      <w:bookmarkStart w:id="735" w:name="_Toc177722777"/>
      <w:bookmarkStart w:id="736" w:name="_Toc181163198"/>
      <w:bookmarkStart w:id="737" w:name="_Toc181338863"/>
      <w:bookmarkStart w:id="738" w:name="_Toc181998267"/>
      <w:bookmarkStart w:id="739" w:name="_Toc189239059"/>
      <w:r>
        <w:t xml:space="preserve">How to </w:t>
      </w:r>
      <w:r w:rsidR="00AB2210">
        <w:t xml:space="preserve">paste text from source documents </w:t>
      </w:r>
      <w:r w:rsidR="00991BE2">
        <w:t xml:space="preserve">and </w:t>
      </w:r>
      <w:r>
        <w:t>find or replace line break</w:t>
      </w:r>
      <w:r w:rsidR="000F35BE">
        <w:t>s, tab chara</w:t>
      </w:r>
      <w:r w:rsidR="00AB2210">
        <w:t>c</w:t>
      </w:r>
      <w:r w:rsidR="000F35BE">
        <w:t>ters</w:t>
      </w:r>
      <w:r w:rsidR="00697ED6">
        <w:t>, bullet characters</w:t>
      </w:r>
      <w:r w:rsidR="6B64C665">
        <w:t>,</w:t>
      </w:r>
      <w:r w:rsidR="000F35BE">
        <w:t xml:space="preserve"> and extra space </w:t>
      </w:r>
      <w:r>
        <w:t xml:space="preserve">in </w:t>
      </w:r>
      <w:r w:rsidR="0063586B">
        <w:t>Word</w:t>
      </w:r>
      <w:bookmarkEnd w:id="734"/>
      <w:bookmarkEnd w:id="735"/>
      <w:bookmarkEnd w:id="736"/>
      <w:bookmarkEnd w:id="737"/>
      <w:bookmarkEnd w:id="738"/>
      <w:bookmarkEnd w:id="739"/>
    </w:p>
    <w:p w14:paraId="1CEDC309" w14:textId="77777777" w:rsidR="00787EB4" w:rsidRDefault="00787EB4" w:rsidP="00787EB4">
      <w:r>
        <w:t>You may want to export PDFs of source documents into a Word document to make it easier to cut and copy text into your worksheet. You may also want to create a text-only version of the entire source document and replace the tabs, bullets and extra spaces globally.</w:t>
      </w:r>
    </w:p>
    <w:p w14:paraId="45557C95" w14:textId="77E90ABD" w:rsidR="00D77625" w:rsidRDefault="00471372" w:rsidP="00D62B83">
      <w:pPr>
        <w:pStyle w:val="ListParagraph"/>
        <w:numPr>
          <w:ilvl w:val="0"/>
          <w:numId w:val="33"/>
        </w:numPr>
      </w:pPr>
      <w:r>
        <w:t xml:space="preserve">Copy a component from the source document. </w:t>
      </w:r>
      <w:r w:rsidR="00611BBB">
        <w:t xml:space="preserve">Open </w:t>
      </w:r>
      <w:r w:rsidR="00BD7EEA">
        <w:t xml:space="preserve">a blank </w:t>
      </w:r>
      <w:r w:rsidR="00611BBB">
        <w:t xml:space="preserve">Word </w:t>
      </w:r>
      <w:r w:rsidR="00A049BE">
        <w:t>document.</w:t>
      </w:r>
      <w:r w:rsidR="00611BBB">
        <w:t xml:space="preserve"> Right-click</w:t>
      </w:r>
      <w:r w:rsidR="00A049BE">
        <w:t xml:space="preserve"> </w:t>
      </w:r>
      <w:r>
        <w:t>to open the pop-up menu, and select Paste Text Only.</w:t>
      </w:r>
    </w:p>
    <w:p w14:paraId="35C90D30" w14:textId="77777777" w:rsidR="005660D7" w:rsidRDefault="00460496" w:rsidP="00D62B83">
      <w:pPr>
        <w:pStyle w:val="ListParagraph"/>
        <w:numPr>
          <w:ilvl w:val="0"/>
          <w:numId w:val="33"/>
        </w:numPr>
      </w:pPr>
      <w:r>
        <w:t xml:space="preserve">Click </w:t>
      </w:r>
      <w:r w:rsidR="00991BE2">
        <w:t xml:space="preserve">Ctrl-H </w:t>
      </w:r>
      <w:r w:rsidR="008F2624">
        <w:t xml:space="preserve">to </w:t>
      </w:r>
      <w:r>
        <w:t xml:space="preserve">open the Replace window. </w:t>
      </w:r>
    </w:p>
    <w:p w14:paraId="4436EED7" w14:textId="6AE894C3" w:rsidR="005660D7" w:rsidRDefault="005660D7" w:rsidP="00787EB4">
      <w:r w:rsidRPr="005660D7">
        <w:rPr>
          <w:noProof/>
        </w:rPr>
        <w:drawing>
          <wp:inline distT="0" distB="0" distL="0" distR="0" wp14:anchorId="779FEC2E" wp14:editId="4D349DEA">
            <wp:extent cx="5391902" cy="5306165"/>
            <wp:effectExtent l="0" t="0" r="0" b="8890"/>
            <wp:docPr id="703305792" name="Picture 70330579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05792" name="Picture 1" descr="Graphical user interface, text, application, email&#10;&#10;Description automatically generated"/>
                    <pic:cNvPicPr/>
                  </pic:nvPicPr>
                  <pic:blipFill>
                    <a:blip r:embed="rId49"/>
                    <a:stretch>
                      <a:fillRect/>
                    </a:stretch>
                  </pic:blipFill>
                  <pic:spPr>
                    <a:xfrm>
                      <a:off x="0" y="0"/>
                      <a:ext cx="5391902" cy="5306165"/>
                    </a:xfrm>
                    <a:prstGeom prst="rect">
                      <a:avLst/>
                    </a:prstGeom>
                  </pic:spPr>
                </pic:pic>
              </a:graphicData>
            </a:graphic>
          </wp:inline>
        </w:drawing>
      </w:r>
    </w:p>
    <w:p w14:paraId="121C117B" w14:textId="4B48CFD1" w:rsidR="00991BE2" w:rsidRDefault="00460496" w:rsidP="00D62B83">
      <w:pPr>
        <w:pStyle w:val="ListParagraph"/>
        <w:numPr>
          <w:ilvl w:val="0"/>
          <w:numId w:val="33"/>
        </w:numPr>
      </w:pPr>
      <w:r>
        <w:t>Select More</w:t>
      </w:r>
      <w:r w:rsidR="00044B00">
        <w:t xml:space="preserve"> | Special. Select </w:t>
      </w:r>
      <w:r w:rsidR="006B5EEF">
        <w:t xml:space="preserve">the Paragraph Mark </w:t>
      </w:r>
      <w:r w:rsidR="00A92DD0">
        <w:t xml:space="preserve">in Find What, and </w:t>
      </w:r>
      <w:r w:rsidR="008F2624">
        <w:t>replace</w:t>
      </w:r>
      <w:r w:rsidR="00FD436C">
        <w:t xml:space="preserve"> </w:t>
      </w:r>
      <w:r w:rsidR="00A92DD0">
        <w:t>it</w:t>
      </w:r>
      <w:r w:rsidR="00FD436C">
        <w:t xml:space="preserve"> with </w:t>
      </w:r>
      <w:r w:rsidR="00A92DD0">
        <w:t xml:space="preserve">a single </w:t>
      </w:r>
      <w:r w:rsidR="00FD436C">
        <w:t>space</w:t>
      </w:r>
      <w:r w:rsidR="00BE6D2D">
        <w:t xml:space="preserve">. </w:t>
      </w:r>
      <w:r w:rsidR="00A75611">
        <w:t>Selec</w:t>
      </w:r>
      <w:r w:rsidR="008D1A41">
        <w:t>t</w:t>
      </w:r>
      <w:r w:rsidR="00A75611">
        <w:t xml:space="preserve"> Tab Character</w:t>
      </w:r>
      <w:r w:rsidR="008D1A41">
        <w:t xml:space="preserve"> and replace it with a single space.</w:t>
      </w:r>
      <w:r w:rsidR="00E94B8B">
        <w:t xml:space="preserve"> You can also copy a bullet from the text and replace it with a single space.</w:t>
      </w:r>
    </w:p>
    <w:p w14:paraId="5A35839F" w14:textId="03E4FDAE" w:rsidR="00CC7AA3" w:rsidRDefault="00BE276F" w:rsidP="00D62B83">
      <w:pPr>
        <w:pStyle w:val="ListParagraph"/>
        <w:numPr>
          <w:ilvl w:val="0"/>
          <w:numId w:val="33"/>
        </w:numPr>
      </w:pPr>
      <w:r>
        <w:t>Replace</w:t>
      </w:r>
      <w:r w:rsidR="00F154C0">
        <w:t xml:space="preserve"> two spaces with a single </w:t>
      </w:r>
      <w:r w:rsidR="000A1923">
        <w:t>s</w:t>
      </w:r>
      <w:r w:rsidR="00F154C0">
        <w:t>pace</w:t>
      </w:r>
      <w:r>
        <w:t xml:space="preserve"> and click Replace All. Keep selecting Replace All until the search returns no changes.</w:t>
      </w:r>
    </w:p>
    <w:p w14:paraId="5AA653E9" w14:textId="77777777" w:rsidR="00D77625" w:rsidRDefault="00D77625" w:rsidP="00D77625">
      <w:pPr>
        <w:pStyle w:val="Heading2"/>
      </w:pPr>
      <w:bookmarkStart w:id="740" w:name="_Toc177628931"/>
      <w:bookmarkStart w:id="741" w:name="_Toc177722778"/>
      <w:bookmarkStart w:id="742" w:name="_Toc181163199"/>
      <w:bookmarkStart w:id="743" w:name="_Toc181338864"/>
      <w:bookmarkStart w:id="744" w:name="_Toc181998268"/>
      <w:bookmarkStart w:id="745" w:name="_Toc189239060"/>
      <w:r>
        <w:t>How to find or replace a line break in Excel</w:t>
      </w:r>
      <w:bookmarkEnd w:id="740"/>
      <w:bookmarkEnd w:id="741"/>
      <w:bookmarkEnd w:id="742"/>
      <w:bookmarkEnd w:id="743"/>
      <w:bookmarkEnd w:id="744"/>
      <w:bookmarkEnd w:id="745"/>
    </w:p>
    <w:p w14:paraId="39EDFAC5" w14:textId="6E94E763" w:rsidR="00D77625" w:rsidRDefault="00D77625" w:rsidP="00D77625">
      <w:r>
        <w:t>To replace a line break with a space or any other separator, enter the line break character in the Find what f</w:t>
      </w:r>
      <w:r w:rsidR="2B1F396C">
        <w:t xml:space="preserve">ield </w:t>
      </w:r>
      <w:r>
        <w:t>by pressing Ctrl + J. This shortcut is the ASCII control code for character 10 (line break, or line feed).</w:t>
      </w:r>
    </w:p>
    <w:p w14:paraId="79BA2B55" w14:textId="77777777" w:rsidR="00D77625" w:rsidRDefault="00D77625" w:rsidP="00D77625">
      <w:r>
        <w:t>After pressing Ctrl + J, at first sight the Find what box will look empty, but upon a closer look you will notice a tiny flickering dot like in the screenshot below. Enter the replacement character in the Replace with box, e.g. a space character, and click Replace All.</w:t>
      </w:r>
    </w:p>
    <w:p w14:paraId="6208DBE3" w14:textId="7B9946DA" w:rsidR="00A94CE9" w:rsidRDefault="00A94CE9" w:rsidP="00D77625">
      <w:r>
        <w:t>Find and replace with wildcards</w:t>
      </w:r>
    </w:p>
    <w:p w14:paraId="08E8715B" w14:textId="6B0D590E" w:rsidR="00A94CE9" w:rsidRDefault="00A94CE9" w:rsidP="00A94CE9">
      <w:r>
        <w:t>The use of wildcard characters in your search criteria can automate many find and replace tasks.</w:t>
      </w:r>
    </w:p>
    <w:p w14:paraId="43114B36" w14:textId="0254587D" w:rsidR="00A94CE9" w:rsidRDefault="00A94CE9" w:rsidP="00A94CE9">
      <w:r>
        <w:t xml:space="preserve">Use the asterisk (*) to find any string of characters. For example, </w:t>
      </w:r>
      <w:proofErr w:type="spellStart"/>
      <w:r w:rsidR="00CD2D03">
        <w:t>sto</w:t>
      </w:r>
      <w:proofErr w:type="spellEnd"/>
      <w:r>
        <w:t>* finds "s</w:t>
      </w:r>
      <w:r w:rsidR="00CD2D03">
        <w:t>ton</w:t>
      </w:r>
      <w:r>
        <w:t>e" and "s</w:t>
      </w:r>
      <w:r w:rsidR="00CD2D03">
        <w:t>tore</w:t>
      </w:r>
      <w:r>
        <w:t>".</w:t>
      </w:r>
    </w:p>
    <w:p w14:paraId="097F3914" w14:textId="3BCB0C0F" w:rsidR="00A94CE9" w:rsidRDefault="00A94CE9" w:rsidP="00A94CE9">
      <w:r>
        <w:t xml:space="preserve">Use the question mark (?) to find any single character. For instance, </w:t>
      </w:r>
      <w:r w:rsidR="00B55A4F">
        <w:t>t*o</w:t>
      </w:r>
      <w:r>
        <w:t xml:space="preserve"> finds "</w:t>
      </w:r>
      <w:r w:rsidR="00B55A4F">
        <w:t>too</w:t>
      </w:r>
      <w:r>
        <w:t>" and "</w:t>
      </w:r>
      <w:r w:rsidR="00B55A4F">
        <w:t>two</w:t>
      </w:r>
      <w:r>
        <w:t>".</w:t>
      </w:r>
    </w:p>
    <w:p w14:paraId="26533C49" w14:textId="1DA30999" w:rsidR="00A94CE9" w:rsidRDefault="00A94CE9" w:rsidP="00A94CE9">
      <w:r>
        <w:t>For example, to get a list of names that begin with "</w:t>
      </w:r>
      <w:r w:rsidR="00B55A4F">
        <w:t>re</w:t>
      </w:r>
      <w:r>
        <w:t>", use "</w:t>
      </w:r>
      <w:r w:rsidR="00B55A4F">
        <w:t>re</w:t>
      </w:r>
      <w:r>
        <w:t>*" for the search criteria. Also, please keep in mind that with the default options, Excel will search for the criteria anywhere in a cell. In our case, it would return all the cells that have "</w:t>
      </w:r>
      <w:r w:rsidR="00B55A4F">
        <w:t>re</w:t>
      </w:r>
      <w:r>
        <w:t>" in any position. To prevent this from happening, click the Options button, and check the Match entire cell contents box. This will force Excel to return only the values beginning with "</w:t>
      </w:r>
      <w:r w:rsidR="00B55A4F">
        <w:t>re</w:t>
      </w:r>
      <w:r>
        <w:t>" as shown in the below screenshot.</w:t>
      </w:r>
    </w:p>
    <w:p w14:paraId="1E024A42" w14:textId="77777777" w:rsidR="0016762D" w:rsidRDefault="0016762D" w:rsidP="0016762D">
      <w:pPr>
        <w:pStyle w:val="Heading2"/>
      </w:pPr>
      <w:bookmarkStart w:id="746" w:name="_Toc177628932"/>
      <w:bookmarkStart w:id="747" w:name="_Toc177722779"/>
      <w:bookmarkStart w:id="748" w:name="_Toc181163200"/>
      <w:bookmarkStart w:id="749" w:name="_Toc181338865"/>
      <w:bookmarkStart w:id="750" w:name="_Toc181998269"/>
      <w:bookmarkStart w:id="751" w:name="_Toc189239061"/>
      <w:r>
        <w:t>How to find and replace wildcard characters in Excel</w:t>
      </w:r>
      <w:bookmarkEnd w:id="746"/>
      <w:bookmarkEnd w:id="747"/>
      <w:bookmarkEnd w:id="748"/>
      <w:bookmarkEnd w:id="749"/>
      <w:bookmarkEnd w:id="750"/>
      <w:bookmarkEnd w:id="751"/>
    </w:p>
    <w:p w14:paraId="635179A1" w14:textId="58E79B3E" w:rsidR="0016762D" w:rsidRDefault="0016762D" w:rsidP="0016762D">
      <w:r>
        <w:t>If you need to find actual asterisks or question marks in your Excel worksheet, type the tilde character (~) before them. For example, to find cells that contain asterisks, you would type ~* in the Find what box. To find cells that contain question marks, use ~? as your search criteria.</w:t>
      </w:r>
    </w:p>
    <w:p w14:paraId="4DCA039D" w14:textId="77777777" w:rsidR="00377FB5" w:rsidRDefault="00377FB5" w:rsidP="00377FB5">
      <w:pPr>
        <w:pStyle w:val="Heading2"/>
      </w:pPr>
      <w:bookmarkStart w:id="752" w:name="_Toc177628933"/>
      <w:bookmarkStart w:id="753" w:name="_Toc177722780"/>
      <w:bookmarkStart w:id="754" w:name="_Toc181163201"/>
      <w:bookmarkStart w:id="755" w:name="_Toc181338866"/>
      <w:bookmarkStart w:id="756" w:name="_Toc181998270"/>
      <w:bookmarkStart w:id="757" w:name="_Toc189239062"/>
      <w:r>
        <w:t>Shortcuts for find and replace in Excel</w:t>
      </w:r>
      <w:bookmarkEnd w:id="752"/>
      <w:bookmarkEnd w:id="753"/>
      <w:bookmarkEnd w:id="754"/>
      <w:bookmarkEnd w:id="755"/>
      <w:bookmarkEnd w:id="756"/>
      <w:bookmarkEnd w:id="757"/>
    </w:p>
    <w:p w14:paraId="0FF541BF" w14:textId="77777777" w:rsidR="00377FB5" w:rsidRDefault="00377FB5" w:rsidP="00377FB5">
      <w:proofErr w:type="spellStart"/>
      <w:r>
        <w:t>Ctrl+F</w:t>
      </w:r>
      <w:proofErr w:type="spellEnd"/>
      <w:r>
        <w:t xml:space="preserve"> - Excel Find shortcut that opens the Find tab of the Find &amp; Replace</w:t>
      </w:r>
    </w:p>
    <w:p w14:paraId="4EE7E73F" w14:textId="77777777" w:rsidR="00377FB5" w:rsidRDefault="00377FB5" w:rsidP="00377FB5">
      <w:proofErr w:type="spellStart"/>
      <w:r>
        <w:t>Ctrl+H</w:t>
      </w:r>
      <w:proofErr w:type="spellEnd"/>
      <w:r>
        <w:t xml:space="preserve"> - Excel Replace shortcut that opens the Replace tab of the Find &amp; Replace</w:t>
      </w:r>
    </w:p>
    <w:p w14:paraId="319F31D5" w14:textId="77777777" w:rsidR="00377FB5" w:rsidRDefault="00377FB5" w:rsidP="00377FB5">
      <w:r>
        <w:t>Ctrl+Shift+F4 - find the previous occurrence of the search value.</w:t>
      </w:r>
    </w:p>
    <w:p w14:paraId="434778F8" w14:textId="77777777" w:rsidR="00377FB5" w:rsidRDefault="00377FB5" w:rsidP="00377FB5">
      <w:r>
        <w:t>Shift+F4 - find the next occurrence of the search value.</w:t>
      </w:r>
    </w:p>
    <w:p w14:paraId="4733DB44" w14:textId="27F88B9A" w:rsidR="0016762D" w:rsidRDefault="00377FB5" w:rsidP="00377FB5">
      <w:proofErr w:type="spellStart"/>
      <w:r>
        <w:t>Ctrl+J</w:t>
      </w:r>
      <w:proofErr w:type="spellEnd"/>
      <w:r>
        <w:t xml:space="preserve"> - find or replace a line break.</w:t>
      </w:r>
    </w:p>
    <w:p w14:paraId="0039B4F4" w14:textId="29337ADA" w:rsidR="001E1719" w:rsidRDefault="001E1719" w:rsidP="001E1719">
      <w:pPr>
        <w:pStyle w:val="Heading2"/>
      </w:pPr>
      <w:bookmarkStart w:id="758" w:name="_Toc189239063"/>
      <w:r>
        <w:t xml:space="preserve">Microsoft Word </w:t>
      </w:r>
      <w:r w:rsidR="009D54CF">
        <w:t xml:space="preserve">checklist </w:t>
      </w:r>
      <w:r w:rsidR="004316DE">
        <w:t xml:space="preserve">to </w:t>
      </w:r>
      <w:r w:rsidR="003C35D1">
        <w:t>prepare reports for client delivery</w:t>
      </w:r>
      <w:r w:rsidR="00A253C1">
        <w:t xml:space="preserve"> (style, references, citations, proofreading, accessibility)</w:t>
      </w:r>
      <w:bookmarkEnd w:id="758"/>
    </w:p>
    <w:p w14:paraId="40DF984F" w14:textId="031FB99E" w:rsidR="001E1719" w:rsidRDefault="003C35D1" w:rsidP="001E1719">
      <w:r>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reports are intended to function as living documents</w:t>
      </w:r>
      <w:r w:rsidR="00CF149F">
        <w:t>; however, in preparation for delivery of reports to the IVN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rsidR="00CF149F">
        <w:t xml:space="preserve"> at specific stages of the IVN business process</w:t>
      </w:r>
      <w:r w:rsidR="00721476">
        <w:t xml:space="preserve"> (e.g., </w:t>
      </w:r>
      <w:r w:rsidR="00BC379B">
        <w:t>Level 1/2/3 briefings</w:t>
      </w:r>
      <w:r w:rsidR="0028284F">
        <w:t xml:space="preserve">), the IVN </w:t>
      </w:r>
      <w:r w:rsidR="0090373D">
        <w:t>Report Manager</w:t>
      </w:r>
      <w:r w:rsidR="0028284F">
        <w:t xml:space="preserve"> may want to </w:t>
      </w:r>
      <w:r w:rsidR="00606B76">
        <w:t>edit and format the document for a more professional appearance.</w:t>
      </w:r>
    </w:p>
    <w:p w14:paraId="1EAC9EFA" w14:textId="0176D603" w:rsidR="00D776BA" w:rsidRDefault="00BF4372" w:rsidP="00883AC1">
      <w:pPr>
        <w:pStyle w:val="ListParagraph"/>
        <w:numPr>
          <w:ilvl w:val="0"/>
          <w:numId w:val="56"/>
        </w:numPr>
      </w:pPr>
      <w:r>
        <w:t>Determine</w:t>
      </w:r>
      <w:r w:rsidR="00D776BA">
        <w:t xml:space="preserve"> if there</w:t>
      </w:r>
      <w:r w:rsidR="00883AC1">
        <w:t xml:space="preserve"> is</w:t>
      </w:r>
      <w:r w:rsidR="00D776BA">
        <w:t xml:space="preserve"> a style guide</w:t>
      </w:r>
      <w:r w:rsidR="00883AC1">
        <w:t xml:space="preserve"> for the office of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883AC1">
        <w:t xml:space="preserve"> 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r w:rsidR="00883AC1">
        <w:t xml:space="preserve"> or their parent organization</w:t>
      </w:r>
      <w:r w:rsidR="00D776BA">
        <w:t xml:space="preserve">, or a style guide of the client organization (WS). </w:t>
      </w:r>
    </w:p>
    <w:p w14:paraId="5EC55AD2" w14:textId="77777777" w:rsidR="00435481" w:rsidRDefault="00D776BA" w:rsidP="00883AC1">
      <w:pPr>
        <w:pStyle w:val="ListParagraph"/>
        <w:numPr>
          <w:ilvl w:val="0"/>
          <w:numId w:val="56"/>
        </w:numPr>
      </w:pPr>
      <w:r>
        <w:t xml:space="preserve">Find the abbreviations and put them in </w:t>
      </w:r>
      <w:r w:rsidR="00FB46DF">
        <w:t>an</w:t>
      </w:r>
      <w:r>
        <w:t xml:space="preserve"> index. </w:t>
      </w:r>
    </w:p>
    <w:p w14:paraId="555AA282" w14:textId="2CC27116" w:rsidR="00435481" w:rsidRDefault="00A52133" w:rsidP="00435481">
      <w:pPr>
        <w:pStyle w:val="ListParagraph"/>
        <w:numPr>
          <w:ilvl w:val="1"/>
          <w:numId w:val="56"/>
        </w:numPr>
      </w:pPr>
      <w:r>
        <w:t>H</w:t>
      </w:r>
      <w:r w:rsidR="00744D6D">
        <w:t>ighlight each a</w:t>
      </w:r>
      <w:r w:rsidR="00D8518A">
        <w:t>bbreviation</w:t>
      </w:r>
      <w:r>
        <w:t xml:space="preserve"> and</w:t>
      </w:r>
      <w:r w:rsidR="00D8518A">
        <w:t xml:space="preserve"> select R</w:t>
      </w:r>
      <w:r w:rsidR="00512B35">
        <w:t>eferences |</w:t>
      </w:r>
      <w:r w:rsidR="0088142B">
        <w:t xml:space="preserve"> Mark Citation</w:t>
      </w:r>
      <w:r w:rsidR="002E15B6">
        <w:t xml:space="preserve">. </w:t>
      </w:r>
    </w:p>
    <w:p w14:paraId="0D40DB96" w14:textId="77777777" w:rsidR="00435481" w:rsidRDefault="002E15B6" w:rsidP="00435481">
      <w:pPr>
        <w:pStyle w:val="ListParagraph"/>
        <w:numPr>
          <w:ilvl w:val="1"/>
          <w:numId w:val="56"/>
        </w:numPr>
      </w:pPr>
      <w:r>
        <w:t xml:space="preserve">In the Selected Text box, enter a space after the abbreviation and </w:t>
      </w:r>
      <w:r w:rsidR="00B36D99">
        <w:t>define the abbreviation.</w:t>
      </w:r>
      <w:r w:rsidR="009E1B75">
        <w:t xml:space="preserve"> </w:t>
      </w:r>
    </w:p>
    <w:p w14:paraId="5DB56E1A" w14:textId="5B036756" w:rsidR="00435481" w:rsidRDefault="009E1B75" w:rsidP="00435481">
      <w:pPr>
        <w:pStyle w:val="ListParagraph"/>
        <w:numPr>
          <w:ilvl w:val="1"/>
          <w:numId w:val="56"/>
        </w:numPr>
      </w:pPr>
      <w:r>
        <w:t>Select a category (you can</w:t>
      </w:r>
      <w:r w:rsidR="00DF5E7C">
        <w:t xml:space="preserve"> select a category and rename it to List of Abbreviations</w:t>
      </w:r>
      <w:r w:rsidR="00435481">
        <w:t>.”</w:t>
      </w:r>
      <w:r w:rsidR="00D956BC">
        <w:t xml:space="preserve"> Select Mark.</w:t>
      </w:r>
    </w:p>
    <w:p w14:paraId="76941C84" w14:textId="77777777" w:rsidR="00435481" w:rsidRDefault="00DF5E7C" w:rsidP="00435481">
      <w:pPr>
        <w:pStyle w:val="ListParagraph"/>
        <w:numPr>
          <w:ilvl w:val="1"/>
          <w:numId w:val="56"/>
        </w:numPr>
      </w:pPr>
      <w:r>
        <w:t xml:space="preserve">After you enter citations for all of your </w:t>
      </w:r>
      <w:r w:rsidR="00435481">
        <w:t>abbreviations</w:t>
      </w:r>
      <w:r>
        <w:t xml:space="preserve">, </w:t>
      </w:r>
      <w:r w:rsidR="00435481">
        <w:t xml:space="preserve">Insert your list of abbreviations in a new section after the body of the document. </w:t>
      </w:r>
    </w:p>
    <w:p w14:paraId="27AA966C" w14:textId="76F58063" w:rsidR="00435481" w:rsidRDefault="00435481" w:rsidP="00435481">
      <w:pPr>
        <w:pStyle w:val="ListParagraph"/>
        <w:numPr>
          <w:ilvl w:val="1"/>
          <w:numId w:val="56"/>
        </w:numPr>
      </w:pPr>
      <w:r>
        <w:t>S</w:t>
      </w:r>
      <w:r w:rsidR="000C4217">
        <w:t xml:space="preserve">elect References | Table of Authorities | Insert Table of Authorities. </w:t>
      </w:r>
    </w:p>
    <w:p w14:paraId="59BDE29F" w14:textId="2B16E060" w:rsidR="00D776BA" w:rsidRDefault="000C4217" w:rsidP="00883AC1">
      <w:pPr>
        <w:pStyle w:val="ListParagraph"/>
        <w:numPr>
          <w:ilvl w:val="0"/>
          <w:numId w:val="56"/>
        </w:numPr>
      </w:pPr>
      <w:r>
        <w:t>Select “List of Abbreviations” from the Ca</w:t>
      </w:r>
      <w:r w:rsidR="005A7888">
        <w:t>tegory list</w:t>
      </w:r>
      <w:r w:rsidR="00435481">
        <w:t xml:space="preserve"> and select OK.</w:t>
      </w:r>
    </w:p>
    <w:p w14:paraId="2E3A636D" w14:textId="77777777" w:rsidR="00D776BA" w:rsidRDefault="00D776BA" w:rsidP="00883AC1">
      <w:pPr>
        <w:pStyle w:val="ListParagraph"/>
        <w:numPr>
          <w:ilvl w:val="0"/>
          <w:numId w:val="56"/>
        </w:numPr>
      </w:pPr>
      <w:r>
        <w:t>Update version history and version numbering scheme table.</w:t>
      </w:r>
    </w:p>
    <w:p w14:paraId="0DCE664B" w14:textId="7E510C15" w:rsidR="00D776BA" w:rsidRDefault="00EC2137" w:rsidP="00883AC1">
      <w:pPr>
        <w:pStyle w:val="ListParagraph"/>
        <w:numPr>
          <w:ilvl w:val="0"/>
          <w:numId w:val="56"/>
        </w:numPr>
      </w:pPr>
      <w:r>
        <w:t xml:space="preserve">Select Review | </w:t>
      </w:r>
      <w:r w:rsidR="00D4234A">
        <w:t xml:space="preserve">Proofing | </w:t>
      </w:r>
      <w:r w:rsidR="00D776BA">
        <w:t>Editor</w:t>
      </w:r>
      <w:r w:rsidR="00D4234A">
        <w:t xml:space="preserve"> and run the Editor</w:t>
      </w:r>
      <w:r w:rsidR="00D776BA">
        <w:t>.</w:t>
      </w:r>
    </w:p>
    <w:p w14:paraId="54637F08" w14:textId="77777777" w:rsidR="00D776BA" w:rsidRDefault="00D776BA" w:rsidP="00883AC1">
      <w:pPr>
        <w:pStyle w:val="ListParagraph"/>
        <w:numPr>
          <w:ilvl w:val="0"/>
          <w:numId w:val="56"/>
        </w:numPr>
      </w:pPr>
      <w:r>
        <w:t>Run the accessibility tracker | accessibility assistant at bottom bar of Word window (Accessibility: Good to Go).</w:t>
      </w:r>
    </w:p>
    <w:p w14:paraId="7DDEF931" w14:textId="77777777" w:rsidR="00D776BA" w:rsidRDefault="00D776BA" w:rsidP="00883AC1">
      <w:pPr>
        <w:pStyle w:val="ListParagraph"/>
        <w:numPr>
          <w:ilvl w:val="0"/>
          <w:numId w:val="56"/>
        </w:numPr>
      </w:pPr>
      <w:r>
        <w:t>Fix the tables that are off the margins.</w:t>
      </w:r>
    </w:p>
    <w:p w14:paraId="1E832804" w14:textId="77777777" w:rsidR="00332105" w:rsidRDefault="00332105" w:rsidP="00332105">
      <w:pPr>
        <w:pStyle w:val="ListParagraph"/>
        <w:numPr>
          <w:ilvl w:val="0"/>
          <w:numId w:val="56"/>
        </w:numPr>
      </w:pPr>
      <w:r>
        <w:t>Delete comments that have been resolved or that are no longer relevant to maintaining the report.</w:t>
      </w:r>
    </w:p>
    <w:p w14:paraId="2F33B370" w14:textId="77777777" w:rsidR="00D776BA" w:rsidRDefault="00D776BA" w:rsidP="00883AC1">
      <w:pPr>
        <w:pStyle w:val="ListParagraph"/>
        <w:numPr>
          <w:ilvl w:val="0"/>
          <w:numId w:val="56"/>
        </w:numPr>
      </w:pPr>
      <w:r>
        <w:t>Make sure there are no tracked changes.</w:t>
      </w:r>
    </w:p>
    <w:p w14:paraId="3652EE30" w14:textId="77777777" w:rsidR="00D776BA" w:rsidRDefault="00D776BA" w:rsidP="00883AC1">
      <w:pPr>
        <w:pStyle w:val="ListParagraph"/>
        <w:numPr>
          <w:ilvl w:val="0"/>
          <w:numId w:val="56"/>
        </w:numPr>
      </w:pPr>
      <w:r>
        <w:t>Update the tables other than the TOC.</w:t>
      </w:r>
    </w:p>
    <w:p w14:paraId="5BF73EEF" w14:textId="77777777" w:rsidR="00D776BA" w:rsidRDefault="00D776BA" w:rsidP="00883AC1">
      <w:pPr>
        <w:pStyle w:val="ListParagraph"/>
        <w:numPr>
          <w:ilvl w:val="0"/>
          <w:numId w:val="56"/>
        </w:numPr>
      </w:pPr>
      <w:r>
        <w:t>Update the TOC.</w:t>
      </w:r>
    </w:p>
    <w:p w14:paraId="385134C3" w14:textId="77777777" w:rsidR="00D776BA" w:rsidRDefault="00D776BA" w:rsidP="00883AC1">
      <w:pPr>
        <w:pStyle w:val="ListParagraph"/>
        <w:numPr>
          <w:ilvl w:val="0"/>
          <w:numId w:val="56"/>
        </w:numPr>
      </w:pPr>
      <w:r>
        <w:t>Do what you can to make the doc PDF-friendly, like test the PDF export.</w:t>
      </w:r>
    </w:p>
    <w:p w14:paraId="76591906" w14:textId="77777777" w:rsidR="0016762D" w:rsidRPr="00506F64" w:rsidRDefault="0016762D" w:rsidP="0016762D"/>
    <w:p w14:paraId="73696CE4" w14:textId="3E16D5E1" w:rsidR="000541EB" w:rsidRPr="00506F64" w:rsidRDefault="000541EB" w:rsidP="000541EB">
      <w:pPr>
        <w:pStyle w:val="Heading1"/>
        <w:rPr>
          <w:b w:val="0"/>
          <w:bCs w:val="0"/>
        </w:rPr>
      </w:pPr>
      <w:bookmarkStart w:id="759" w:name="_Toc177628934"/>
      <w:bookmarkStart w:id="760" w:name="_Toc177722781"/>
      <w:bookmarkStart w:id="761" w:name="_Toc181163202"/>
      <w:bookmarkStart w:id="762" w:name="_Toc181338867"/>
      <w:bookmarkStart w:id="763" w:name="_Toc181998271"/>
      <w:bookmarkStart w:id="764" w:name="_Toc189239064"/>
      <w:r>
        <w:t>Appendix B: Tips and Tricks for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Data Entry and Management Using Salesforce platform</w:t>
      </w:r>
      <w:bookmarkEnd w:id="759"/>
      <w:bookmarkEnd w:id="760"/>
      <w:bookmarkEnd w:id="761"/>
      <w:bookmarkEnd w:id="762"/>
      <w:bookmarkEnd w:id="763"/>
      <w:bookmarkEnd w:id="764"/>
    </w:p>
    <w:p w14:paraId="2E835C78" w14:textId="77777777" w:rsidR="000541EB" w:rsidRPr="00506F64" w:rsidRDefault="000541EB" w:rsidP="000541EB">
      <w:r w:rsidRPr="00506F64">
        <w:t>NOTE: Refer to Figure 1 for an example of the hierarchical view of the data’s end state. The hierarchical view of the data may help inform the decision about which technical solution (database management system) the organization ultimately selects.</w:t>
      </w:r>
    </w:p>
    <w:p w14:paraId="007F21F8" w14:textId="7A56B94B" w:rsidR="000541EB" w:rsidRPr="00506F64" w:rsidRDefault="000541EB" w:rsidP="000541EB">
      <w:r w:rsidRPr="00506F64">
        <w:t>The technical specifications for collecting and managing the data that informs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depend on the </w:t>
      </w:r>
      <w:r>
        <w:t>A</w:t>
      </w:r>
      <w:r w:rsidRPr="00506F64">
        <w:t xml:space="preserve">gency’s information technology or information management environment. If an </w:t>
      </w:r>
      <w:r>
        <w:t>A</w:t>
      </w:r>
      <w:r w:rsidRPr="00506F64">
        <w:t xml:space="preserve">gency does not have existing relational database or property graph database tools from which to choose, then consideration should be given to tools with which the </w:t>
      </w:r>
      <w:r>
        <w:t>A</w:t>
      </w:r>
      <w:r w:rsidRPr="00506F64">
        <w:t xml:space="preserve">gency’s IVN </w:t>
      </w:r>
      <w:r>
        <w:t>P</w:t>
      </w:r>
      <w:r w:rsidRPr="00506F64">
        <w:t xml:space="preserve">roject team is familiar or to tools that leverage existing </w:t>
      </w:r>
      <w:r w:rsidR="00495C97">
        <w:t>IVN</w:t>
      </w:r>
      <w:r w:rsidRPr="00506F64">
        <w:t xml:space="preserve"> databases in other agencies. Some source documents provide explicit alignments to other sources, e.g., performance plan measures usually align to specific strategic plan objectives. In this case, default to using the alignments in these sources.</w:t>
      </w:r>
    </w:p>
    <w:p w14:paraId="59307C91" w14:textId="103C9AA1" w:rsidR="001D73CF" w:rsidRPr="00506F64" w:rsidRDefault="00ED0943" w:rsidP="001D73CF">
      <w:r w:rsidRPr="00506F64">
        <w:t xml:space="preserve">A </w:t>
      </w:r>
      <w:r w:rsidR="00747FAF" w:rsidRPr="00506F64">
        <w:t>spreadsheet application</w:t>
      </w:r>
      <w:r w:rsidR="001D73CF" w:rsidRPr="00506F64">
        <w:t xml:space="preserve"> </w:t>
      </w:r>
      <w:r w:rsidR="00747FAF" w:rsidRPr="00506F64">
        <w:t xml:space="preserve">provides </w:t>
      </w:r>
      <w:r w:rsidR="001D73CF" w:rsidRPr="00506F64">
        <w:t xml:space="preserve">sufficient </w:t>
      </w:r>
      <w:r w:rsidR="00747FAF" w:rsidRPr="00506F64">
        <w:t>functionality to record</w:t>
      </w:r>
      <w:r w:rsidR="001D73CF" w:rsidRPr="00506F64">
        <w:t xml:space="preserve"> the </w:t>
      </w:r>
      <w:r w:rsidR="00747FAF" w:rsidRPr="00506F64">
        <w:t xml:space="preserve">alignments </w:t>
      </w:r>
      <w:r w:rsidR="001D73CF" w:rsidRPr="00506F64">
        <w:t xml:space="preserve">and </w:t>
      </w:r>
      <w:r w:rsidR="00747FAF" w:rsidRPr="00506F64">
        <w:t xml:space="preserve">perform the </w:t>
      </w:r>
      <w:r w:rsidR="001D73CF" w:rsidRPr="00506F64">
        <w:t>quality assurance steps outlined below</w:t>
      </w:r>
      <w:r w:rsidR="00747FAF" w:rsidRPr="00506F64">
        <w:t xml:space="preserve">. However, </w:t>
      </w:r>
      <w:r w:rsidR="00456492" w:rsidRPr="00506F64">
        <w:t xml:space="preserve">a relational database application provides </w:t>
      </w:r>
      <w:r w:rsidR="00842564" w:rsidRPr="00506F64">
        <w:t>more sophisticated analysis and reporting and is much less vulnerable to data loss.</w:t>
      </w:r>
    </w:p>
    <w:p w14:paraId="3427B86B" w14:textId="295CE136" w:rsidR="001D73CF" w:rsidRPr="00506F64" w:rsidRDefault="001D73CF" w:rsidP="001D73CF">
      <w:r w:rsidRPr="00506F64">
        <w:t>Another technical or technology consideration includes the use of or add-on of a visualization tool to depict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in a network diagram, which enables the visualization of the network via the connections (edges) between and among the source documents (nodes). Several </w:t>
      </w:r>
      <w:r w:rsidR="00026139" w:rsidRPr="00506F64">
        <w:t>business intelligence platforms</w:t>
      </w:r>
      <w:r w:rsidRPr="00506F64">
        <w:t xml:space="preserve"> can </w:t>
      </w:r>
      <w:r w:rsidR="00A35EE8" w:rsidRPr="00506F64">
        <w:t>manage</w:t>
      </w:r>
      <w:r w:rsidRPr="00506F64">
        <w:t xml:space="preserve"> large datasets</w:t>
      </w:r>
      <w:r w:rsidR="0058112C" w:rsidRPr="00506F64">
        <w:t xml:space="preserve"> and perform more complex queries</w:t>
      </w:r>
      <w:r w:rsidRPr="00506F64">
        <w:t>.</w:t>
      </w:r>
    </w:p>
    <w:p w14:paraId="195C9EB5" w14:textId="77777777" w:rsidR="001D73CF" w:rsidRPr="00506F64" w:rsidRDefault="001D73CF" w:rsidP="00367085"/>
    <w:p w14:paraId="79FF9BA0" w14:textId="6B39B6DF" w:rsidR="00367085" w:rsidRPr="00506F64" w:rsidRDefault="00367085" w:rsidP="00367085">
      <w:r w:rsidRPr="00506F64">
        <w:t>Th</w:t>
      </w:r>
      <w:r w:rsidR="001D73CF" w:rsidRPr="00506F64">
        <w:t xml:space="preserve">e following instructions </w:t>
      </w:r>
      <w:r w:rsidR="0058112C" w:rsidRPr="00506F64">
        <w:t>provide an example for managing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58112C" w:rsidRPr="00506F64">
        <w:t xml:space="preserve"> data using </w:t>
      </w:r>
      <w:r w:rsidR="00C05E5A" w:rsidRPr="00506F64">
        <w:t>the Salesforce business intelligence platform</w:t>
      </w:r>
      <w:r w:rsidRPr="00506F64">
        <w:t>.</w:t>
      </w:r>
      <w:r w:rsidR="004333A8" w:rsidRPr="00506F64">
        <w:t xml:space="preserve"> </w:t>
      </w:r>
      <w:r w:rsidR="00223882" w:rsidRPr="00506F64">
        <w:t>This is only one application among several that meet the data requirements of an IVN dataset and does not constitute an endorsement.</w:t>
      </w:r>
    </w:p>
    <w:p w14:paraId="5E025131" w14:textId="6DC60DD6" w:rsidR="00367085" w:rsidRPr="00506F64" w:rsidRDefault="00367085" w:rsidP="006639A7">
      <w:pPr>
        <w:numPr>
          <w:ilvl w:val="0"/>
          <w:numId w:val="17"/>
        </w:numPr>
        <w:rPr>
          <w:b/>
          <w:bCs/>
          <w:i/>
          <w:iCs/>
        </w:rPr>
      </w:pPr>
      <w:bookmarkStart w:id="765" w:name="_Toc119568577"/>
      <w:r w:rsidRPr="00506F64">
        <w:rPr>
          <w:b/>
          <w:bCs/>
          <w:i/>
          <w:iCs/>
        </w:rPr>
        <w:t xml:space="preserve">Prepare Datasets from Multiple Reports for Merging </w:t>
      </w:r>
      <w:r w:rsidR="0007399A" w:rsidRPr="00506F64">
        <w:rPr>
          <w:b/>
          <w:bCs/>
          <w:i/>
          <w:iCs/>
        </w:rPr>
        <w:t>into</w:t>
      </w:r>
      <w:r w:rsidRPr="00506F64">
        <w:rPr>
          <w:b/>
          <w:bCs/>
          <w:i/>
          <w:iCs/>
        </w:rPr>
        <w:t xml:space="preserve"> a Single, Combined Dataset</w:t>
      </w:r>
      <w:bookmarkEnd w:id="765"/>
    </w:p>
    <w:p w14:paraId="19F1BF9C" w14:textId="77777777" w:rsidR="00367085" w:rsidRPr="00506F64" w:rsidRDefault="00367085" w:rsidP="00367085">
      <w:pPr>
        <w:rPr>
          <w:b/>
          <w:bCs/>
          <w:i/>
          <w:iCs/>
        </w:rPr>
      </w:pPr>
      <w:bookmarkStart w:id="766" w:name="_Toc91681174"/>
      <w:bookmarkStart w:id="767" w:name="_Toc119568578"/>
      <w:r w:rsidRPr="00506F64">
        <w:rPr>
          <w:b/>
          <w:bCs/>
          <w:i/>
          <w:iCs/>
        </w:rPr>
        <w:t>1.1 Remove or change status of Relationships Proposed for Removal</w:t>
      </w:r>
      <w:bookmarkEnd w:id="766"/>
      <w:bookmarkEnd w:id="767"/>
    </w:p>
    <w:p w14:paraId="09B0FB5E" w14:textId="1F5C971A" w:rsidR="00601112" w:rsidRPr="00506F64" w:rsidRDefault="009C1E65" w:rsidP="00367085">
      <w:pPr>
        <w:numPr>
          <w:ilvl w:val="0"/>
          <w:numId w:val="7"/>
        </w:numPr>
      </w:pPr>
      <w:r w:rsidRPr="00367085">
        <w:t xml:space="preserve">In Salesforce, run the “Initiative-to-component to delete – </w:t>
      </w:r>
      <w:r w:rsidR="00495C97">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367085">
        <w:t xml:space="preserve">” report - </w:t>
      </w:r>
      <w:hyperlink r:id="rId50" w:history="1">
        <w:r w:rsidRPr="00367085">
          <w:rPr>
            <w:rStyle w:val="Hyperlink"/>
          </w:rPr>
          <w:t>https://va.my.salesforce.com/00Ot0000000YcpD</w:t>
        </w:r>
      </w:hyperlink>
      <w:r w:rsidRPr="00367085">
        <w:t xml:space="preserve"> and the “</w:t>
      </w:r>
      <w:r w:rsidR="00495C97">
        <w:t>IVN</w:t>
      </w:r>
      <w:r w:rsidRPr="00367085">
        <w:t xml:space="preserve"> Directive-to-component relationships marked for deletion” report - </w:t>
      </w:r>
      <w:hyperlink r:id="rId51" w:history="1">
        <w:r w:rsidRPr="00367085">
          <w:rPr>
            <w:rStyle w:val="Hyperlink"/>
          </w:rPr>
          <w:t>https://va.my.salesforce.com/00O3d000000WvaY</w:t>
        </w:r>
      </w:hyperlink>
      <w:r w:rsidRPr="00367085">
        <w:t xml:space="preserve"> </w:t>
      </w:r>
      <w:r w:rsidR="00A35EE8" w:rsidRPr="00506F64">
        <w:fldChar w:fldCharType="begin"/>
      </w:r>
      <w:r w:rsidR="00A35EE8" w:rsidRPr="00506F64">
        <w:instrText xml:space="preserve"> HYPERLINK "https://va.my.salesforce.com/00O3d000000WvaY</w:instrText>
      </w:r>
    </w:p>
    <w:p w14:paraId="65A806A2" w14:textId="0D9B57E4" w:rsidR="00601112" w:rsidRPr="00506F64" w:rsidRDefault="00A35EE8" w:rsidP="00367085">
      <w:pPr>
        <w:numPr>
          <w:ilvl w:val="0"/>
          <w:numId w:val="7"/>
        </w:numPr>
        <w:rPr>
          <w:rStyle w:val="Hyperlink"/>
        </w:rPr>
      </w:pPr>
      <w:r w:rsidRPr="00506F64">
        <w:instrText xml:space="preserve">" </w:instrText>
      </w:r>
      <w:r w:rsidRPr="00506F64">
        <w:fldChar w:fldCharType="separate"/>
      </w:r>
      <w:r w:rsidRPr="00506F64">
        <w:rPr>
          <w:rStyle w:val="Hyperlink"/>
        </w:rPr>
        <w:t>https://va.my.salesforce.com/00O3d000000WvaY</w:t>
      </w:r>
    </w:p>
    <w:p w14:paraId="56143C0D" w14:textId="2E455BB6" w:rsidR="00601112" w:rsidRPr="00506F64" w:rsidRDefault="00A35EE8" w:rsidP="00367085">
      <w:pPr>
        <w:numPr>
          <w:ilvl w:val="0"/>
          <w:numId w:val="7"/>
        </w:numPr>
      </w:pPr>
      <w:r w:rsidRPr="00506F64">
        <w:fldChar w:fldCharType="end"/>
      </w:r>
      <w:r w:rsidRPr="00506F64">
        <w:fldChar w:fldCharType="begin"/>
      </w:r>
      <w:r w:rsidRPr="00506F64">
        <w:instrText xml:space="preserve"> HYPERLINK "https://va.my.salesforce.com/00O3d000000WvaY</w:instrText>
      </w:r>
    </w:p>
    <w:p w14:paraId="6150ACA4" w14:textId="352ECF10" w:rsidR="00601112" w:rsidRPr="00506F64" w:rsidRDefault="00A35EE8" w:rsidP="00367085">
      <w:pPr>
        <w:numPr>
          <w:ilvl w:val="0"/>
          <w:numId w:val="7"/>
        </w:numPr>
        <w:rPr>
          <w:rStyle w:val="Hyperlink"/>
        </w:rPr>
      </w:pPr>
      <w:r w:rsidRPr="00506F64">
        <w:instrText xml:space="preserve">" </w:instrText>
      </w:r>
      <w:r w:rsidRPr="00506F64">
        <w:fldChar w:fldCharType="separate"/>
      </w:r>
      <w:r w:rsidRPr="00506F64">
        <w:rPr>
          <w:rStyle w:val="Hyperlink"/>
        </w:rPr>
        <w:t>https://va.my.salesforce.com/00O3d000000WvaY</w:t>
      </w:r>
    </w:p>
    <w:p w14:paraId="6EFBFB53" w14:textId="7D93EDB0" w:rsidR="00601112" w:rsidRPr="00506F64" w:rsidRDefault="00A35EE8" w:rsidP="00367085">
      <w:pPr>
        <w:numPr>
          <w:ilvl w:val="0"/>
          <w:numId w:val="7"/>
        </w:numPr>
      </w:pPr>
      <w:r w:rsidRPr="00506F64">
        <w:fldChar w:fldCharType="end"/>
      </w:r>
      <w:r w:rsidR="009C1E65" w:rsidRPr="00367085">
        <w:t xml:space="preserve">In Salesforce, run the “Initiative-to-component to delete – </w:t>
      </w:r>
      <w:r w:rsidR="00495C97">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9C1E65" w:rsidRPr="00367085">
        <w:t xml:space="preserve">” report - </w:t>
      </w:r>
      <w:hyperlink r:id="rId52" w:history="1">
        <w:r w:rsidR="009C1E65" w:rsidRPr="00367085">
          <w:rPr>
            <w:rStyle w:val="Hyperlink"/>
          </w:rPr>
          <w:t>https://va.my.salesforce.com/00Ot0000000YcpD</w:t>
        </w:r>
      </w:hyperlink>
      <w:r w:rsidR="009C1E65" w:rsidRPr="00367085">
        <w:t xml:space="preserve"> and the “</w:t>
      </w:r>
      <w:r w:rsidR="00495C97">
        <w:t>IVN</w:t>
      </w:r>
      <w:r w:rsidR="009C1E65" w:rsidRPr="00367085">
        <w:t xml:space="preserve"> Directive-to-component relationships marked for deletion” report - </w:t>
      </w:r>
      <w:hyperlink r:id="rId53" w:history="1">
        <w:r w:rsidR="009C1E65" w:rsidRPr="00367085">
          <w:rPr>
            <w:rStyle w:val="Hyperlink"/>
          </w:rPr>
          <w:t>https://va.my.salesforce.com/00O3d000000WvaY</w:t>
        </w:r>
      </w:hyperlink>
      <w:r w:rsidR="009C1E65" w:rsidRPr="00367085">
        <w:t xml:space="preserve"> </w:t>
      </w:r>
      <w:r w:rsidRPr="00506F64">
        <w:fldChar w:fldCharType="begin"/>
      </w:r>
      <w:r w:rsidRPr="00506F64">
        <w:instrText xml:space="preserve"> HYPERLINK "https://va.my.salesforce.com/00O3d000000WvaY</w:instrText>
      </w:r>
    </w:p>
    <w:p w14:paraId="53E580A2" w14:textId="7461D8F1" w:rsidR="00601112" w:rsidRPr="00506F64" w:rsidRDefault="00A35EE8" w:rsidP="00367085">
      <w:pPr>
        <w:numPr>
          <w:ilvl w:val="0"/>
          <w:numId w:val="7"/>
        </w:numPr>
        <w:rPr>
          <w:rStyle w:val="Hyperlink"/>
        </w:rPr>
      </w:pPr>
      <w:r w:rsidRPr="00506F64">
        <w:instrText xml:space="preserve">" </w:instrText>
      </w:r>
      <w:r w:rsidRPr="00506F64">
        <w:fldChar w:fldCharType="separate"/>
      </w:r>
      <w:r w:rsidRPr="00506F64">
        <w:rPr>
          <w:rStyle w:val="Hyperlink"/>
        </w:rPr>
        <w:t>https://va.my.salesforce.com/00O3d000000WvaY</w:t>
      </w:r>
    </w:p>
    <w:p w14:paraId="6A509258" w14:textId="4DD78B0B" w:rsidR="00367085" w:rsidRPr="00506F64" w:rsidRDefault="00A35EE8" w:rsidP="00367085">
      <w:pPr>
        <w:numPr>
          <w:ilvl w:val="0"/>
          <w:numId w:val="7"/>
        </w:numPr>
      </w:pPr>
      <w:r w:rsidRPr="00506F64">
        <w:fldChar w:fldCharType="end"/>
      </w:r>
      <w:r w:rsidR="00367085" w:rsidRPr="00367085">
        <w:t xml:space="preserve">In Salesforce, run the “Initiative-to-component to delete – </w:t>
      </w:r>
      <w:r w:rsidR="00495C97">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367085" w:rsidRPr="00367085">
        <w:t xml:space="preserve">” report - </w:t>
      </w:r>
      <w:hyperlink r:id="rId54" w:history="1">
        <w:r w:rsidR="00367085" w:rsidRPr="00367085">
          <w:rPr>
            <w:rStyle w:val="Hyperlink"/>
          </w:rPr>
          <w:t>https://va.my.salesforce.com/00Ot0000000YcpD</w:t>
        </w:r>
      </w:hyperlink>
      <w:r w:rsidR="00367085" w:rsidRPr="00367085">
        <w:t xml:space="preserve"> and the “</w:t>
      </w:r>
      <w:r w:rsidR="00495C97">
        <w:t>IVN</w:t>
      </w:r>
      <w:r w:rsidR="00367085" w:rsidRPr="00367085">
        <w:t xml:space="preserve"> Directive-to-component relationships marked for deletion” report - </w:t>
      </w:r>
      <w:hyperlink r:id="rId55" w:history="1">
        <w:r w:rsidR="00367085" w:rsidRPr="00367085">
          <w:rPr>
            <w:rStyle w:val="Hyperlink"/>
          </w:rPr>
          <w:t>https://va.my.salesforce.com/00O3d000000WvaY</w:t>
        </w:r>
      </w:hyperlink>
      <w:r w:rsidR="00367085" w:rsidRPr="00367085">
        <w:t xml:space="preserve"> </w:t>
      </w:r>
      <w:r w:rsidR="00367085" w:rsidRPr="00506F64">
        <w:fldChar w:fldCharType="begin"/>
      </w:r>
      <w:r w:rsidR="00367085" w:rsidRPr="00506F64">
        <w:instrText xml:space="preserve"> HYPERLINK "https://va.my.salesforce.com/00O3d000000WvaY</w:instrText>
      </w:r>
    </w:p>
    <w:p w14:paraId="300B2F88" w14:textId="09DB984A" w:rsidR="00367085" w:rsidRPr="00506F64" w:rsidRDefault="00367085" w:rsidP="00367085">
      <w:pPr>
        <w:numPr>
          <w:ilvl w:val="0"/>
          <w:numId w:val="7"/>
        </w:numPr>
        <w:rPr>
          <w:rStyle w:val="Hyperlink"/>
        </w:rPr>
      </w:pPr>
      <w:r w:rsidRPr="00506F64">
        <w:instrText xml:space="preserve">" </w:instrText>
      </w:r>
      <w:r w:rsidRPr="00506F64">
        <w:fldChar w:fldCharType="separate"/>
      </w:r>
      <w:r w:rsidRPr="00506F64">
        <w:rPr>
          <w:rStyle w:val="Hyperlink"/>
        </w:rPr>
        <w:t>https://va.my.salesforce.com/00O3d000000WvaY</w:t>
      </w:r>
    </w:p>
    <w:p w14:paraId="382B4E05" w14:textId="3529FAE2" w:rsidR="00367085" w:rsidRPr="00506F64" w:rsidRDefault="00367085" w:rsidP="00367085">
      <w:pPr>
        <w:numPr>
          <w:ilvl w:val="0"/>
          <w:numId w:val="7"/>
        </w:numPr>
      </w:pPr>
      <w:r w:rsidRPr="00506F64">
        <w:fldChar w:fldCharType="end"/>
      </w:r>
      <w:r w:rsidRPr="00367085">
        <w:t xml:space="preserve">In Salesforce, run the “Initiative-to-component to delete – </w:t>
      </w:r>
      <w:r w:rsidR="00495C97">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367085">
        <w:t xml:space="preserve">” report - </w:t>
      </w:r>
      <w:hyperlink r:id="rId56" w:history="1">
        <w:r w:rsidRPr="00367085">
          <w:rPr>
            <w:rStyle w:val="Hyperlink"/>
          </w:rPr>
          <w:t>https://va.my.salesforce.com/00Ot0000000YcpD</w:t>
        </w:r>
      </w:hyperlink>
      <w:r w:rsidRPr="00367085">
        <w:t xml:space="preserve"> and the “</w:t>
      </w:r>
      <w:r w:rsidR="00495C97">
        <w:t>IVN</w:t>
      </w:r>
      <w:r w:rsidRPr="00367085">
        <w:t xml:space="preserve"> Directive-to-component relationships marked for deletion” report - </w:t>
      </w:r>
      <w:hyperlink r:id="rId57" w:history="1">
        <w:r w:rsidRPr="00367085">
          <w:rPr>
            <w:rStyle w:val="Hyperlink"/>
          </w:rPr>
          <w:t>https://va.my.salesforce.com/00O3d000000WvaY</w:t>
        </w:r>
      </w:hyperlink>
      <w:r w:rsidRPr="00367085">
        <w:t xml:space="preserve"> </w:t>
      </w:r>
      <w:r w:rsidRPr="00506F64">
        <w:fldChar w:fldCharType="begin"/>
      </w:r>
      <w:r w:rsidRPr="00506F64">
        <w:instrText xml:space="preserve"> HYPERLINK "https://va.my.salesforce.com/00O3d000000WvaY</w:instrText>
      </w:r>
    </w:p>
    <w:p w14:paraId="705CF8F2" w14:textId="295F70CE" w:rsidR="00367085" w:rsidRPr="00506F64" w:rsidRDefault="00367085" w:rsidP="00367085">
      <w:pPr>
        <w:numPr>
          <w:ilvl w:val="0"/>
          <w:numId w:val="7"/>
        </w:numPr>
        <w:rPr>
          <w:rStyle w:val="Hyperlink"/>
        </w:rPr>
      </w:pPr>
      <w:r w:rsidRPr="00506F64">
        <w:instrText xml:space="preserve">" </w:instrText>
      </w:r>
      <w:r w:rsidRPr="00506F64">
        <w:fldChar w:fldCharType="separate"/>
      </w:r>
      <w:r w:rsidRPr="00506F64">
        <w:rPr>
          <w:rStyle w:val="Hyperlink"/>
        </w:rPr>
        <w:t>https://va.my.salesforce.com/00O3d000000WvaY</w:t>
      </w:r>
    </w:p>
    <w:p w14:paraId="39C741AB" w14:textId="77777777" w:rsidR="00367085" w:rsidRPr="00506F64" w:rsidRDefault="00367085" w:rsidP="00367085">
      <w:pPr>
        <w:numPr>
          <w:ilvl w:val="0"/>
          <w:numId w:val="7"/>
        </w:numPr>
      </w:pPr>
      <w:r w:rsidRPr="00506F64">
        <w:fldChar w:fldCharType="end"/>
      </w:r>
      <w:r w:rsidRPr="00506F64">
        <w:t>In each report, click the Run Report button.</w:t>
      </w:r>
      <w:r w:rsidRPr="00506F64">
        <w:br/>
      </w:r>
    </w:p>
    <w:p w14:paraId="2C2F0A60" w14:textId="77777777" w:rsidR="00367085" w:rsidRPr="00506F64" w:rsidRDefault="00367085" w:rsidP="00367085">
      <w:pPr>
        <w:numPr>
          <w:ilvl w:val="0"/>
          <w:numId w:val="7"/>
        </w:numPr>
      </w:pPr>
      <w:r w:rsidRPr="00506F64">
        <w:t>In the Status field, for each relationship set to Propose Removal, change the status to one of the Accept statuses, or press the Delete button to delete the relationship.</w:t>
      </w:r>
      <w:r w:rsidRPr="00506F64">
        <w:br/>
        <w:t>Changing the status:</w:t>
      </w:r>
      <w:r w:rsidRPr="00506F64">
        <w:br/>
      </w:r>
      <w:r w:rsidRPr="00506F64">
        <w:br/>
        <w:t>Deleting the relationship:</w:t>
      </w:r>
      <w:r w:rsidRPr="00506F64">
        <w:br/>
      </w:r>
    </w:p>
    <w:p w14:paraId="23ADC2C5" w14:textId="77777777" w:rsidR="00367085" w:rsidRPr="00506F64" w:rsidRDefault="00367085" w:rsidP="00367085">
      <w:pPr>
        <w:rPr>
          <w:b/>
          <w:bCs/>
          <w:i/>
          <w:iCs/>
        </w:rPr>
      </w:pPr>
      <w:bookmarkStart w:id="768" w:name="_Toc91681175"/>
      <w:bookmarkStart w:id="769" w:name="_Toc119568579"/>
      <w:r w:rsidRPr="00506F64">
        <w:rPr>
          <w:b/>
          <w:bCs/>
          <w:i/>
          <w:iCs/>
        </w:rPr>
        <w:t>1.2 Validate each report includes complete queries and no records flagged for removal</w:t>
      </w:r>
      <w:bookmarkEnd w:id="768"/>
      <w:bookmarkEnd w:id="769"/>
    </w:p>
    <w:p w14:paraId="5C15B464" w14:textId="7767F87E" w:rsidR="00367085" w:rsidRPr="00506F64" w:rsidRDefault="00367085" w:rsidP="00367085">
      <w:pPr>
        <w:numPr>
          <w:ilvl w:val="0"/>
          <w:numId w:val="6"/>
        </w:numPr>
      </w:pPr>
      <w:r w:rsidRPr="00506F64">
        <w:t xml:space="preserve">Open reports as shown in this example (the actual URL will be specific to the organization’s implementation of Salesforce) - </w:t>
      </w:r>
      <w:hyperlink r:id="rId58" w:history="1">
        <w:r w:rsidRPr="00367085">
          <w:rPr>
            <w:rStyle w:val="Hyperlink"/>
          </w:rPr>
          <w:t>https://va.my.salesforce.com/00O/o</w:t>
        </w:r>
      </w:hyperlink>
      <w:r w:rsidRPr="00506F64">
        <w:t xml:space="preserve"> – search for </w:t>
      </w:r>
      <w:r w:rsidR="00495C97">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in the “Find reports and dashboards...” field.</w:t>
      </w:r>
      <w:r w:rsidRPr="00506F64">
        <w:br/>
      </w:r>
    </w:p>
    <w:p w14:paraId="47B63C57" w14:textId="0882F8C1" w:rsidR="00367085" w:rsidRPr="00506F64" w:rsidRDefault="00367085" w:rsidP="00367085">
      <w:pPr>
        <w:numPr>
          <w:ilvl w:val="0"/>
          <w:numId w:val="6"/>
        </w:numPr>
      </w:pPr>
      <w:r w:rsidRPr="00506F64">
        <w:t xml:space="preserve">Right-click each report with </w:t>
      </w:r>
      <w:r w:rsidR="00495C97">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in the title and select Open Link in New Tab. </w:t>
      </w:r>
      <w:r w:rsidRPr="00506F64">
        <w:br/>
      </w:r>
    </w:p>
    <w:p w14:paraId="3535B18B" w14:textId="77777777" w:rsidR="00367085" w:rsidRPr="00506F64" w:rsidRDefault="00367085" w:rsidP="00367085">
      <w:pPr>
        <w:numPr>
          <w:ilvl w:val="0"/>
          <w:numId w:val="6"/>
        </w:numPr>
      </w:pPr>
      <w:r w:rsidRPr="00506F64">
        <w:t>In the tab for the report you just opened, select Customize.</w:t>
      </w:r>
      <w:r w:rsidRPr="00506F64">
        <w:br/>
      </w:r>
    </w:p>
    <w:p w14:paraId="67E8F676" w14:textId="77777777" w:rsidR="00367085" w:rsidRPr="00506F64" w:rsidRDefault="00367085" w:rsidP="00367085">
      <w:pPr>
        <w:numPr>
          <w:ilvl w:val="0"/>
          <w:numId w:val="6"/>
        </w:numPr>
      </w:pPr>
      <w:r w:rsidRPr="00506F64">
        <w:t>Make sure the Show field is set to All, e.g., All Enabling Components/All BAMM Directives/All Initiatives, etc.</w:t>
      </w:r>
      <w:r w:rsidRPr="00506F64">
        <w:br/>
      </w:r>
    </w:p>
    <w:p w14:paraId="4C9C9149" w14:textId="77777777" w:rsidR="00745791" w:rsidRPr="00506F64" w:rsidRDefault="00367085" w:rsidP="00367085">
      <w:pPr>
        <w:numPr>
          <w:ilvl w:val="0"/>
          <w:numId w:val="6"/>
        </w:numPr>
      </w:pPr>
      <w:r w:rsidRPr="00506F64">
        <w:t>Add filters so that every available Status field does not contain "</w:t>
      </w:r>
      <w:proofErr w:type="spellStart"/>
      <w:r w:rsidRPr="00506F64">
        <w:t>remov</w:t>
      </w:r>
      <w:proofErr w:type="spellEnd"/>
      <w:r w:rsidRPr="00506F64">
        <w:t>". This excludes any records flagged for removal from the report.</w:t>
      </w:r>
    </w:p>
    <w:p w14:paraId="69E063A9" w14:textId="77777777" w:rsidR="00745791" w:rsidRPr="00506F64" w:rsidRDefault="00745791" w:rsidP="00745791"/>
    <w:p w14:paraId="3400BF2E" w14:textId="1FA9FDD0" w:rsidR="00F254CB" w:rsidRPr="00506F64" w:rsidRDefault="00745791" w:rsidP="00745791">
      <w:r w:rsidRPr="00506F64">
        <w:t>Run all the reports that identify component to component matching.</w:t>
      </w:r>
    </w:p>
    <w:p w14:paraId="40C1FF6A" w14:textId="77777777" w:rsidR="00F254CB" w:rsidRPr="00506F64" w:rsidRDefault="00F254CB" w:rsidP="00745791"/>
    <w:p w14:paraId="70154D52" w14:textId="577AE350" w:rsidR="00C27EFB" w:rsidRPr="00506F64" w:rsidRDefault="00F254CB" w:rsidP="00745791">
      <w:r w:rsidRPr="00506F64">
        <w:t xml:space="preserve">TIP: </w:t>
      </w:r>
      <w:r w:rsidR="00745791" w:rsidRPr="00506F64">
        <w:t xml:space="preserve">You might also need to run some reports that provide </w:t>
      </w:r>
      <w:r w:rsidR="003458B0" w:rsidRPr="00506F64">
        <w:t>linkages within the Enabling Source set and the Dependent Source set</w:t>
      </w:r>
      <w:r w:rsidR="008A5B1C" w:rsidRPr="00506F64">
        <w:t xml:space="preserve"> to identify missing data subsets.</w:t>
      </w:r>
    </w:p>
    <w:p w14:paraId="5E8F0144" w14:textId="77777777" w:rsidR="00C27EFB" w:rsidRPr="00506F64" w:rsidRDefault="00C27EFB" w:rsidP="00745791"/>
    <w:p w14:paraId="68971FC9" w14:textId="042734FB" w:rsidR="008A5B1C" w:rsidRPr="00506F64" w:rsidRDefault="00C27EFB" w:rsidP="00745791">
      <w:r w:rsidRPr="00506F64">
        <w:t xml:space="preserve">TIP: </w:t>
      </w:r>
      <w:r w:rsidR="0067331B" w:rsidRPr="00506F64">
        <w:t xml:space="preserve">Err on the side of possibly including redundant data that you may omit later to avoid missing necessary </w:t>
      </w:r>
      <w:r w:rsidRPr="00506F64">
        <w:t>data.</w:t>
      </w:r>
    </w:p>
    <w:p w14:paraId="7F4D7758" w14:textId="77777777" w:rsidR="00B60DE1" w:rsidRPr="00506F64" w:rsidRDefault="00B60DE1" w:rsidP="00745791"/>
    <w:p w14:paraId="6F440C51" w14:textId="51E74621" w:rsidR="00367085" w:rsidRPr="00506F64" w:rsidRDefault="00681EA4" w:rsidP="00C754D7">
      <w:r w:rsidRPr="00506F64">
        <w:t>TIP: Sort the report results</w:t>
      </w:r>
      <w:r w:rsidR="00B60DE1" w:rsidRPr="00506F64">
        <w:t xml:space="preserve"> and reorder column headers</w:t>
      </w:r>
      <w:r w:rsidR="00E43A10" w:rsidRPr="00506F64">
        <w:t xml:space="preserve"> to </w:t>
      </w:r>
      <w:r w:rsidR="00761812" w:rsidRPr="00506F64">
        <w:t>provide</w:t>
      </w:r>
      <w:r w:rsidR="00E43A10" w:rsidRPr="00506F64">
        <w:t xml:space="preserve"> </w:t>
      </w:r>
      <w:r w:rsidR="00761812" w:rsidRPr="00506F64">
        <w:t xml:space="preserve">the </w:t>
      </w:r>
      <w:r w:rsidR="00E43A10" w:rsidRPr="00506F64">
        <w:t>repor</w:t>
      </w:r>
      <w:r w:rsidR="00B60DE1" w:rsidRPr="00506F64">
        <w:t xml:space="preserve">t </w:t>
      </w:r>
      <w:r w:rsidR="00E43A10" w:rsidRPr="00506F64">
        <w:t xml:space="preserve">output </w:t>
      </w:r>
      <w:r w:rsidR="00761812" w:rsidRPr="00506F64">
        <w:t xml:space="preserve">you want in your </w:t>
      </w:r>
      <w:r w:rsidR="00B60DE1" w:rsidRPr="00506F64">
        <w:t>table.</w:t>
      </w:r>
      <w:r w:rsidR="00367085" w:rsidRPr="00506F64">
        <w:br/>
      </w:r>
    </w:p>
    <w:p w14:paraId="39D9CD39" w14:textId="1F194773" w:rsidR="00297971" w:rsidRPr="00506F64" w:rsidRDefault="00AE53F1" w:rsidP="00C754D7">
      <w:r w:rsidRPr="00506F64">
        <w:t xml:space="preserve">Export </w:t>
      </w:r>
      <w:r w:rsidR="00297971" w:rsidRPr="00506F64">
        <w:t xml:space="preserve">query report </w:t>
      </w:r>
      <w:r w:rsidRPr="00506F64">
        <w:t>results to CSV</w:t>
      </w:r>
      <w:r w:rsidR="00EE3969" w:rsidRPr="00506F64">
        <w:t>; move individual worksheets to one workbook</w:t>
      </w:r>
      <w:r w:rsidRPr="00506F64">
        <w:t>.</w:t>
      </w:r>
      <w:r w:rsidR="00C220AE" w:rsidRPr="00506F64">
        <w:t xml:space="preserve"> Insert table with headers (default setting that formulates the data as a table with headers).</w:t>
      </w:r>
      <w:r w:rsidR="000624C8" w:rsidRPr="00506F64">
        <w:t xml:space="preserve"> Sort the column headers so they are the same as your primary dataset</w:t>
      </w:r>
      <w:r w:rsidR="00624B92" w:rsidRPr="00506F64">
        <w:t>. You may need to rename headers for consistency, as well as create columns with null/no data to mirror your primary dataset.</w:t>
      </w:r>
    </w:p>
    <w:p w14:paraId="0A517011" w14:textId="77777777" w:rsidR="00D356EE" w:rsidRPr="00506F64" w:rsidRDefault="00D356EE" w:rsidP="00C754D7"/>
    <w:p w14:paraId="20997E82" w14:textId="77777777" w:rsidR="00367085" w:rsidRPr="00506F64" w:rsidRDefault="00367085" w:rsidP="00367085">
      <w:pPr>
        <w:rPr>
          <w:b/>
          <w:bCs/>
          <w:i/>
          <w:iCs/>
        </w:rPr>
      </w:pPr>
      <w:bookmarkStart w:id="770" w:name="_Toc91681176"/>
      <w:bookmarkStart w:id="771" w:name="_Toc119568580"/>
      <w:r w:rsidRPr="00506F64">
        <w:rPr>
          <w:b/>
          <w:bCs/>
          <w:i/>
          <w:iCs/>
        </w:rPr>
        <w:t>1.3 Validate reach report includes columns needed for final, merged report</w:t>
      </w:r>
      <w:bookmarkEnd w:id="770"/>
      <w:bookmarkEnd w:id="771"/>
    </w:p>
    <w:p w14:paraId="3B96F71A" w14:textId="77777777" w:rsidR="00367085" w:rsidRPr="00506F64" w:rsidRDefault="00367085" w:rsidP="00367085">
      <w:pPr>
        <w:numPr>
          <w:ilvl w:val="0"/>
          <w:numId w:val="5"/>
        </w:numPr>
      </w:pPr>
      <w:r w:rsidRPr="00506F64">
        <w:t xml:space="preserve">In the Fields section, search for “URL”. </w:t>
      </w:r>
      <w:r w:rsidRPr="00506F64">
        <w:br/>
      </w:r>
    </w:p>
    <w:p w14:paraId="29926AED" w14:textId="77777777" w:rsidR="00367085" w:rsidRPr="00506F64" w:rsidRDefault="00367085" w:rsidP="00367085">
      <w:pPr>
        <w:numPr>
          <w:ilvl w:val="0"/>
          <w:numId w:val="5"/>
        </w:numPr>
      </w:pPr>
      <w:r w:rsidRPr="00506F64">
        <w:t>Drag these fields as columns into the report, to make sure any reports that have available URL fields include those URL fields in the reports.</w:t>
      </w:r>
      <w:r w:rsidRPr="00506F64">
        <w:br/>
      </w:r>
    </w:p>
    <w:p w14:paraId="711CCEB3" w14:textId="3960DAF4" w:rsidR="00367085" w:rsidRPr="00506F64" w:rsidRDefault="00367085" w:rsidP="00367085">
      <w:pPr>
        <w:rPr>
          <w:b/>
          <w:bCs/>
          <w:i/>
          <w:iCs/>
        </w:rPr>
      </w:pPr>
      <w:bookmarkStart w:id="772" w:name="_Toc91681177"/>
      <w:bookmarkStart w:id="773" w:name="_Toc119568581"/>
      <w:r w:rsidRPr="00506F64">
        <w:rPr>
          <w:b/>
          <w:bCs/>
          <w:i/>
          <w:iCs/>
        </w:rPr>
        <w:t>1.4 Validate reach report includes only active records, components</w:t>
      </w:r>
      <w:r w:rsidR="00862A82" w:rsidRPr="00506F64">
        <w:rPr>
          <w:b/>
          <w:bCs/>
          <w:i/>
          <w:iCs/>
        </w:rPr>
        <w:t>,</w:t>
      </w:r>
      <w:r w:rsidRPr="00506F64">
        <w:rPr>
          <w:b/>
          <w:bCs/>
          <w:i/>
          <w:iCs/>
        </w:rPr>
        <w:t xml:space="preserve"> and sources</w:t>
      </w:r>
      <w:bookmarkEnd w:id="772"/>
      <w:bookmarkEnd w:id="773"/>
    </w:p>
    <w:p w14:paraId="7932A99A" w14:textId="7EF519F1" w:rsidR="00367085" w:rsidRPr="00506F64" w:rsidRDefault="00367085" w:rsidP="00367085">
      <w:pPr>
        <w:numPr>
          <w:ilvl w:val="0"/>
          <w:numId w:val="4"/>
        </w:numPr>
      </w:pPr>
      <w:r w:rsidRPr="00506F64">
        <w:t xml:space="preserve">For each </w:t>
      </w:r>
      <w:r w:rsidR="00495C97">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report, select Customize. </w:t>
      </w:r>
      <w:r w:rsidRPr="00506F64">
        <w:br/>
      </w:r>
    </w:p>
    <w:p w14:paraId="27A16D76" w14:textId="77777777" w:rsidR="00367085" w:rsidRPr="00506F64" w:rsidRDefault="00367085" w:rsidP="00367085">
      <w:pPr>
        <w:numPr>
          <w:ilvl w:val="0"/>
          <w:numId w:val="4"/>
        </w:numPr>
      </w:pPr>
      <w:r w:rsidRPr="00506F64">
        <w:t>Search fields that contain the text "active" and add a filter for each field that filters the field values to True.</w:t>
      </w:r>
      <w:r w:rsidRPr="00506F64">
        <w:br/>
      </w:r>
    </w:p>
    <w:p w14:paraId="76F10CB9" w14:textId="77777777" w:rsidR="00367085" w:rsidRPr="00506F64" w:rsidRDefault="00367085" w:rsidP="00367085">
      <w:pPr>
        <w:numPr>
          <w:ilvl w:val="0"/>
          <w:numId w:val="4"/>
        </w:numPr>
      </w:pPr>
      <w:r w:rsidRPr="00506F64">
        <w:t>Set the Show field to All, e.g., All sources, all components, etc.</w:t>
      </w:r>
      <w:r w:rsidRPr="00506F64">
        <w:br/>
      </w:r>
    </w:p>
    <w:p w14:paraId="188212A4" w14:textId="77777777" w:rsidR="00367085" w:rsidRPr="00506F64" w:rsidRDefault="00367085" w:rsidP="00367085">
      <w:pPr>
        <w:numPr>
          <w:ilvl w:val="0"/>
          <w:numId w:val="4"/>
        </w:numPr>
      </w:pPr>
      <w:r w:rsidRPr="00506F64">
        <w:t>Add a filter for each field that contains the text “active”. Set the filter so that it filters the value of each field to True.</w:t>
      </w:r>
      <w:r w:rsidRPr="00506F64">
        <w:br/>
      </w:r>
    </w:p>
    <w:p w14:paraId="5111D3C0" w14:textId="77777777" w:rsidR="00367085" w:rsidRPr="00506F64" w:rsidRDefault="00367085" w:rsidP="00367085">
      <w:pPr>
        <w:rPr>
          <w:b/>
          <w:bCs/>
          <w:i/>
          <w:iCs/>
        </w:rPr>
      </w:pPr>
      <w:bookmarkStart w:id="774" w:name="_Toc91681178"/>
      <w:bookmarkStart w:id="775" w:name="_Toc119568582"/>
      <w:r w:rsidRPr="00506F64">
        <w:rPr>
          <w:b/>
          <w:bCs/>
          <w:i/>
          <w:iCs/>
        </w:rPr>
        <w:t>1.5 Select and order columns to match columns in combined report</w:t>
      </w:r>
      <w:bookmarkEnd w:id="774"/>
      <w:bookmarkEnd w:id="775"/>
    </w:p>
    <w:p w14:paraId="33F5531A" w14:textId="2057F56F" w:rsidR="00367085" w:rsidRPr="00506F64" w:rsidRDefault="00367085" w:rsidP="00367085">
      <w:pPr>
        <w:numPr>
          <w:ilvl w:val="0"/>
          <w:numId w:val="3"/>
        </w:numPr>
      </w:pPr>
      <w:r w:rsidRPr="00506F64">
        <w:t xml:space="preserve">For each </w:t>
      </w:r>
      <w:r w:rsidR="00495C97">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report, edit the columns in each report to keep the order of the columns as close to the following order as you can: -&gt; A: Enabling Source -&gt; B: Enabling Component -&gt; C: Enabling Component Description -&gt; D: Dependent Component -&gt; E: Dependent Component Description -&gt; F: Dependent Source -&gt; G: Enabling </w:t>
      </w:r>
      <w:r w:rsidR="0094197F">
        <w:t>Component URL</w:t>
      </w:r>
      <w:r w:rsidRPr="00506F64">
        <w:t xml:space="preserve"> -&gt; H: Dependent </w:t>
      </w:r>
      <w:r w:rsidR="0094197F">
        <w:t>Component URL</w:t>
      </w:r>
      <w:r w:rsidRPr="00506F64">
        <w:t>. Note: It is likely that no one report will have every column.</w:t>
      </w:r>
    </w:p>
    <w:p w14:paraId="6581EAEE" w14:textId="77777777" w:rsidR="00367085" w:rsidRPr="00506F64" w:rsidRDefault="00367085" w:rsidP="00367085">
      <w:pPr>
        <w:numPr>
          <w:ilvl w:val="0"/>
          <w:numId w:val="3"/>
        </w:numPr>
      </w:pPr>
      <w:r w:rsidRPr="00506F64">
        <w:t>Delete any fields that do not represent one of the eight columns above. This is important so that the data from all the reports copies and pastes into the correct column when we merge the Excel tabs for each report into a single tab with all the data.</w:t>
      </w:r>
    </w:p>
    <w:p w14:paraId="441E882C" w14:textId="7B87261E" w:rsidR="00367085" w:rsidRPr="00506F64" w:rsidRDefault="00367085" w:rsidP="00367085">
      <w:pPr>
        <w:numPr>
          <w:ilvl w:val="0"/>
          <w:numId w:val="3"/>
        </w:numPr>
      </w:pPr>
      <w:r w:rsidRPr="00506F64">
        <w:t xml:space="preserve">Repeat the above steps for each </w:t>
      </w:r>
      <w:r w:rsidR="00495C97">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report.</w:t>
      </w:r>
    </w:p>
    <w:p w14:paraId="625AE669" w14:textId="77777777" w:rsidR="00367085" w:rsidRPr="00506F64" w:rsidRDefault="00367085" w:rsidP="00367085"/>
    <w:p w14:paraId="54462F99" w14:textId="213A6A64" w:rsidR="00367085" w:rsidRPr="00506F64" w:rsidRDefault="00367085" w:rsidP="006639A7">
      <w:pPr>
        <w:numPr>
          <w:ilvl w:val="0"/>
          <w:numId w:val="17"/>
        </w:numPr>
        <w:rPr>
          <w:b/>
          <w:bCs/>
          <w:i/>
          <w:iCs/>
        </w:rPr>
      </w:pPr>
      <w:bookmarkStart w:id="776" w:name="_Toc119568583"/>
      <w:r w:rsidRPr="00506F64">
        <w:rPr>
          <w:b/>
          <w:bCs/>
          <w:i/>
          <w:iCs/>
        </w:rPr>
        <w:t xml:space="preserve">Merging </w:t>
      </w:r>
      <w:r w:rsidR="00506F64">
        <w:rPr>
          <w:b/>
          <w:bCs/>
          <w:i/>
          <w:iCs/>
        </w:rPr>
        <w:t>D</w:t>
      </w:r>
      <w:r w:rsidRPr="00506F64">
        <w:rPr>
          <w:b/>
          <w:bCs/>
          <w:i/>
          <w:iCs/>
        </w:rPr>
        <w:t xml:space="preserve">ata into a </w:t>
      </w:r>
      <w:r w:rsidR="00506F64">
        <w:rPr>
          <w:b/>
          <w:bCs/>
          <w:i/>
          <w:iCs/>
        </w:rPr>
        <w:t>S</w:t>
      </w:r>
      <w:r w:rsidRPr="00506F64">
        <w:rPr>
          <w:b/>
          <w:bCs/>
          <w:i/>
          <w:iCs/>
        </w:rPr>
        <w:t xml:space="preserve">ingle, </w:t>
      </w:r>
      <w:r w:rsidR="00506F64">
        <w:rPr>
          <w:b/>
          <w:bCs/>
          <w:i/>
          <w:iCs/>
        </w:rPr>
        <w:t>C</w:t>
      </w:r>
      <w:r w:rsidRPr="00506F64">
        <w:rPr>
          <w:b/>
          <w:bCs/>
          <w:i/>
          <w:iCs/>
        </w:rPr>
        <w:t xml:space="preserve">ombined </w:t>
      </w:r>
      <w:r w:rsidR="00506F64">
        <w:rPr>
          <w:b/>
          <w:bCs/>
          <w:i/>
          <w:iCs/>
        </w:rPr>
        <w:t>D</w:t>
      </w:r>
      <w:r w:rsidRPr="00506F64">
        <w:rPr>
          <w:b/>
          <w:bCs/>
          <w:i/>
          <w:iCs/>
        </w:rPr>
        <w:t>ataset</w:t>
      </w:r>
      <w:bookmarkEnd w:id="697"/>
      <w:bookmarkEnd w:id="776"/>
    </w:p>
    <w:p w14:paraId="239CD82D" w14:textId="77777777" w:rsidR="00367085" w:rsidRPr="00506F64" w:rsidRDefault="00367085" w:rsidP="00367085">
      <w:pPr>
        <w:rPr>
          <w:b/>
          <w:bCs/>
          <w:i/>
          <w:iCs/>
        </w:rPr>
      </w:pPr>
      <w:bookmarkStart w:id="777" w:name="_Toc91681180"/>
      <w:bookmarkStart w:id="778" w:name="_Toc119568584"/>
      <w:r w:rsidRPr="00506F64">
        <w:rPr>
          <w:b/>
          <w:bCs/>
          <w:i/>
          <w:iCs/>
        </w:rPr>
        <w:t>2.1 If building the Excel dataset using Power BI</w:t>
      </w:r>
      <w:bookmarkEnd w:id="777"/>
      <w:bookmarkEnd w:id="778"/>
    </w:p>
    <w:p w14:paraId="531DF6C9" w14:textId="3B70E2F2" w:rsidR="00367085" w:rsidRPr="00506F64" w:rsidRDefault="00367085" w:rsidP="006639A7">
      <w:pPr>
        <w:numPr>
          <w:ilvl w:val="0"/>
          <w:numId w:val="14"/>
        </w:numPr>
      </w:pPr>
      <w:r w:rsidRPr="00506F64">
        <w:t xml:space="preserve">Put the Power BI report here - </w:t>
      </w:r>
      <w:bookmarkStart w:id="779" w:name="_Hlk88130651"/>
      <w:r w:rsidRPr="00506F64">
        <w:fldChar w:fldCharType="begin"/>
      </w:r>
      <w:r w:rsidRPr="00506F64">
        <w:instrText xml:space="preserve"> HYPERLINK "https://dvagov-my.sharepoint.com/personal/basil_white_va_gov/_layouts/15/onedrive.aspx?id=%2Fpersonal%2Fbasil%5Fwhite%5Fva%5Fgov%2FDocuments" </w:instrText>
      </w:r>
      <w:r w:rsidRPr="00506F64">
        <w:fldChar w:fldCharType="separate"/>
      </w:r>
      <w:r w:rsidRPr="00506F64">
        <w:rPr>
          <w:rStyle w:val="Hyperlink"/>
        </w:rPr>
        <w:t>https://dvagov-my.sharepoint.com/personal/basil_white_va_gov/_layouts/15/onedrive.aspx?id=%2Fpersonal%2Fbasil%5Fwhite%5Fva%5Fgov%2FDocuments</w:t>
      </w:r>
      <w:r w:rsidRPr="00506F64">
        <w:fldChar w:fldCharType="end"/>
      </w:r>
      <w:bookmarkEnd w:id="779"/>
      <w:r w:rsidRPr="00506F64">
        <w:t xml:space="preserve"> –</w:t>
      </w:r>
    </w:p>
    <w:p w14:paraId="3F915EF3" w14:textId="656368F3" w:rsidR="00367085" w:rsidRPr="00506F64" w:rsidRDefault="00367085" w:rsidP="006639A7">
      <w:pPr>
        <w:numPr>
          <w:ilvl w:val="0"/>
          <w:numId w:val="14"/>
        </w:numPr>
      </w:pPr>
      <w:r w:rsidRPr="00506F64">
        <w:t xml:space="preserve">Ask tech support - </w:t>
      </w:r>
      <w:hyperlink r:id="rId59" w:history="1">
        <w:r w:rsidRPr="00367085">
          <w:rPr>
            <w:rStyle w:val="Hyperlink"/>
          </w:rPr>
          <w:t>Surya.Gobburi@va.gov</w:t>
        </w:r>
      </w:hyperlink>
      <w:r w:rsidRPr="00506F64">
        <w:t xml:space="preserve"> - to run </w:t>
      </w:r>
      <w:proofErr w:type="spellStart"/>
      <w:r w:rsidRPr="00506F64">
        <w:t>the.pbix</w:t>
      </w:r>
      <w:proofErr w:type="spellEnd"/>
      <w:r w:rsidRPr="00506F64">
        <w:t xml:space="preserve"> file and refresh the data.</w:t>
      </w:r>
    </w:p>
    <w:p w14:paraId="46F479A0" w14:textId="047FDDB0" w:rsidR="00367085" w:rsidRPr="00506F64" w:rsidRDefault="00367085" w:rsidP="006639A7">
      <w:pPr>
        <w:numPr>
          <w:ilvl w:val="0"/>
          <w:numId w:val="14"/>
        </w:numPr>
      </w:pPr>
      <w:r w:rsidRPr="00506F64">
        <w:t xml:space="preserve">Run </w:t>
      </w:r>
      <w:proofErr w:type="spellStart"/>
      <w:r w:rsidRPr="00506F64">
        <w:t>the.pbix</w:t>
      </w:r>
      <w:proofErr w:type="spellEnd"/>
      <w:r w:rsidRPr="00506F64">
        <w:t xml:space="preserve"> file yourself, then copy back to above and the </w:t>
      </w:r>
      <w:r w:rsidR="00495C97">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Teams group.</w:t>
      </w:r>
    </w:p>
    <w:p w14:paraId="2BEAD7CD" w14:textId="53BCAEDF" w:rsidR="00367085" w:rsidRPr="00506F64" w:rsidRDefault="00367085" w:rsidP="006639A7">
      <w:pPr>
        <w:numPr>
          <w:ilvl w:val="0"/>
          <w:numId w:val="14"/>
        </w:numPr>
      </w:pPr>
      <w:r w:rsidRPr="00506F64">
        <w:t>Open the Power</w:t>
      </w:r>
      <w:r w:rsidR="005002F8" w:rsidRPr="00506F64">
        <w:t xml:space="preserve"> </w:t>
      </w:r>
      <w:r w:rsidRPr="00506F64">
        <w:t>BI report, refresh, publish to Power</w:t>
      </w:r>
      <w:r w:rsidR="005002F8" w:rsidRPr="00506F64">
        <w:t xml:space="preserve"> </w:t>
      </w:r>
      <w:r w:rsidRPr="00506F64">
        <w:t>BI and then click Export Data. Export to Excel.</w:t>
      </w:r>
    </w:p>
    <w:p w14:paraId="6B65A3CB" w14:textId="77777777" w:rsidR="00367085" w:rsidRPr="00506F64" w:rsidRDefault="00367085" w:rsidP="00367085">
      <w:pPr>
        <w:rPr>
          <w:b/>
          <w:bCs/>
          <w:i/>
          <w:iCs/>
        </w:rPr>
      </w:pPr>
      <w:bookmarkStart w:id="780" w:name="_Toc91681181"/>
      <w:bookmarkStart w:id="781" w:name="_Toc119568585"/>
      <w:r w:rsidRPr="00506F64">
        <w:rPr>
          <w:b/>
          <w:bCs/>
          <w:i/>
          <w:iCs/>
        </w:rPr>
        <w:t>2.2 If building the Excel dataset without Power BI</w:t>
      </w:r>
      <w:bookmarkEnd w:id="780"/>
      <w:bookmarkEnd w:id="781"/>
    </w:p>
    <w:p w14:paraId="35499829" w14:textId="5C80B018" w:rsidR="00367085" w:rsidRPr="00506F64" w:rsidRDefault="00367085" w:rsidP="006639A7">
      <w:pPr>
        <w:numPr>
          <w:ilvl w:val="0"/>
          <w:numId w:val="15"/>
        </w:numPr>
      </w:pPr>
      <w:r w:rsidRPr="00506F64">
        <w:t>Copy I</w:t>
      </w:r>
      <w:r w:rsidR="00CB2928" w:rsidRPr="00506F64">
        <w:t>ntegratedValueNetwork</w:t>
      </w:r>
      <w:r w:rsidRPr="00506F64">
        <w:t>.xlsx to the archive. Rename the copy in the archive to I</w:t>
      </w:r>
      <w:r w:rsidR="00CB2928" w:rsidRPr="00506F64">
        <w:t>ntegratedValueNetwork</w:t>
      </w:r>
      <w:r w:rsidRPr="00506F64">
        <w:t>yyyy-mm-dd.xlsx</w:t>
      </w:r>
    </w:p>
    <w:p w14:paraId="635F28A5" w14:textId="53FEF9C0" w:rsidR="00367085" w:rsidRPr="00506F64" w:rsidRDefault="00367085" w:rsidP="006639A7">
      <w:pPr>
        <w:numPr>
          <w:ilvl w:val="0"/>
          <w:numId w:val="15"/>
        </w:numPr>
      </w:pPr>
      <w:r w:rsidRPr="00506F64">
        <w:t>Open I</w:t>
      </w:r>
      <w:r w:rsidR="00CB2928" w:rsidRPr="00506F64">
        <w:t>ntegratedValueNetwork</w:t>
      </w:r>
      <w:r w:rsidRPr="00506F64">
        <w:t>.xlsx. Go to the Dataset tab.</w:t>
      </w:r>
      <w:r w:rsidRPr="00506F64">
        <w:br/>
      </w:r>
      <w:r w:rsidRPr="00506F64">
        <w:rPr>
          <w:noProof/>
        </w:rPr>
        <w:drawing>
          <wp:inline distT="0" distB="0" distL="0" distR="0" wp14:anchorId="0CFC2928" wp14:editId="40C3A0F9">
            <wp:extent cx="3953427" cy="1181265"/>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953427" cy="1181265"/>
                    </a:xfrm>
                    <a:prstGeom prst="rect">
                      <a:avLst/>
                    </a:prstGeom>
                  </pic:spPr>
                </pic:pic>
              </a:graphicData>
            </a:graphic>
          </wp:inline>
        </w:drawing>
      </w:r>
    </w:p>
    <w:p w14:paraId="54A73448" w14:textId="61C08B44" w:rsidR="00367085" w:rsidRPr="00506F64" w:rsidRDefault="00367085" w:rsidP="006639A7">
      <w:pPr>
        <w:numPr>
          <w:ilvl w:val="0"/>
          <w:numId w:val="15"/>
        </w:numPr>
      </w:pPr>
      <w:r w:rsidRPr="00506F64">
        <w:t xml:space="preserve">Click Row 2 with your mouse. </w:t>
      </w:r>
      <w:r w:rsidR="003E2379" w:rsidRPr="00506F64">
        <w:t>Press</w:t>
      </w:r>
      <w:r w:rsidRPr="00506F64">
        <w:t xml:space="preserve"> </w:t>
      </w:r>
      <w:proofErr w:type="spellStart"/>
      <w:r w:rsidRPr="00506F64">
        <w:t>Ctrl+Shift+</w:t>
      </w:r>
      <w:r w:rsidR="003E2379" w:rsidRPr="00506F64">
        <w:t>E</w:t>
      </w:r>
      <w:r w:rsidRPr="00506F64">
        <w:t>nd</w:t>
      </w:r>
      <w:proofErr w:type="spellEnd"/>
      <w:r w:rsidRPr="00506F64">
        <w:t>. Press the Delete key. This should leave the rows in the tab but leave every row blank except for Row 1, the header row.</w:t>
      </w:r>
      <w:r w:rsidRPr="00506F64">
        <w:br/>
      </w:r>
      <w:r w:rsidRPr="00506F64">
        <w:rPr>
          <w:noProof/>
        </w:rPr>
        <w:drawing>
          <wp:inline distT="0" distB="0" distL="0" distR="0" wp14:anchorId="2C034833" wp14:editId="14F59AE8">
            <wp:extent cx="4800600" cy="25615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800600" cy="2561590"/>
                    </a:xfrm>
                    <a:prstGeom prst="rect">
                      <a:avLst/>
                    </a:prstGeom>
                  </pic:spPr>
                </pic:pic>
              </a:graphicData>
            </a:graphic>
          </wp:inline>
        </w:drawing>
      </w:r>
    </w:p>
    <w:p w14:paraId="2D8D8F0A" w14:textId="1F6F9031" w:rsidR="00367085" w:rsidRPr="00506F64" w:rsidRDefault="00367085" w:rsidP="006639A7">
      <w:pPr>
        <w:numPr>
          <w:ilvl w:val="0"/>
          <w:numId w:val="15"/>
        </w:numPr>
      </w:pPr>
      <w:r w:rsidRPr="00506F64">
        <w:t>Run each Salesforce report and store as its own tab in I</w:t>
      </w:r>
      <w:r w:rsidR="00CB2928" w:rsidRPr="00506F64">
        <w:t>ntegratedValueNetwork</w:t>
      </w:r>
      <w:r w:rsidRPr="00506F64">
        <w:t>.xlsx.</w:t>
      </w:r>
      <w:r w:rsidRPr="00506F64">
        <w:br/>
      </w:r>
    </w:p>
    <w:p w14:paraId="2AB54727" w14:textId="12D9157D" w:rsidR="00367085" w:rsidRPr="00506F64" w:rsidRDefault="00367085" w:rsidP="006639A7">
      <w:pPr>
        <w:numPr>
          <w:ilvl w:val="0"/>
          <w:numId w:val="15"/>
        </w:numPr>
      </w:pPr>
      <w:r w:rsidRPr="00506F64">
        <w:t xml:space="preserve">Order the columns in each tab in the following sequence: A: Enabling Source -&gt; B: Enabling Component -&gt; C: Enabling Component Description -&gt; D: Dependent Component -&gt; E: Dependent Component Description -&gt; F: Dependent Source -&gt; G: Enabling </w:t>
      </w:r>
      <w:r w:rsidR="0094197F">
        <w:t>Component URL</w:t>
      </w:r>
      <w:r w:rsidRPr="00506F64">
        <w:t xml:space="preserve"> -&gt; H: Dependent </w:t>
      </w:r>
      <w:r w:rsidR="0094197F">
        <w:t>Component URL</w:t>
      </w:r>
      <w:r w:rsidRPr="00506F64">
        <w:t>. Note: Some tabs will not have data for every column, but you</w:t>
      </w:r>
      <w:r w:rsidR="00506F64" w:rsidRPr="00506F64">
        <w:t xml:space="preserve"> will</w:t>
      </w:r>
      <w:r w:rsidRPr="00506F64">
        <w:t xml:space="preserve"> need to have all six columns for each tab. Some reports will require you to populate missing </w:t>
      </w:r>
      <w:r w:rsidR="00862A82" w:rsidRPr="00506F64">
        <w:t>fields</w:t>
      </w:r>
      <w:r w:rsidRPr="00506F64">
        <w:t xml:space="preserve"> based on context from available data; other tabs do</w:t>
      </w:r>
      <w:r w:rsidR="00506F64" w:rsidRPr="00506F64">
        <w:t xml:space="preserve"> not</w:t>
      </w:r>
      <w:r w:rsidRPr="00506F64">
        <w:t xml:space="preserve"> define any enabling relationships between records but provide the context you may need to populate fields in other tabs.</w:t>
      </w:r>
    </w:p>
    <w:p w14:paraId="077778D1" w14:textId="46FD28BB" w:rsidR="00367085" w:rsidRPr="00506F64" w:rsidRDefault="00367085" w:rsidP="006639A7">
      <w:pPr>
        <w:numPr>
          <w:ilvl w:val="0"/>
          <w:numId w:val="15"/>
        </w:numPr>
      </w:pPr>
      <w:r w:rsidRPr="00506F64">
        <w:t>Copy the content from each tab to a master tab. Rename the source tab with a tracking symbol (e.g., add an x to the beginning of the tab name) as you copy the content, so you can track that you</w:t>
      </w:r>
      <w:r w:rsidR="00506F64" w:rsidRPr="00506F64">
        <w:t xml:space="preserve"> have</w:t>
      </w:r>
      <w:r w:rsidRPr="00506F64">
        <w:t xml:space="preserve"> already copied this content to the master tab. Keep the source tabs in case you need to copy the data to the master tab again or run the Salesforce report again.</w:t>
      </w:r>
    </w:p>
    <w:p w14:paraId="0D628EA5" w14:textId="296CCCE1" w:rsidR="00367085" w:rsidRPr="00506F64" w:rsidRDefault="00367085" w:rsidP="006639A7">
      <w:pPr>
        <w:numPr>
          <w:ilvl w:val="0"/>
          <w:numId w:val="17"/>
        </w:numPr>
        <w:rPr>
          <w:b/>
          <w:bCs/>
          <w:i/>
          <w:iCs/>
        </w:rPr>
      </w:pPr>
      <w:bookmarkStart w:id="782" w:name="_Toc91681182"/>
      <w:r w:rsidRPr="00506F64">
        <w:rPr>
          <w:b/>
          <w:bCs/>
          <w:i/>
          <w:iCs/>
        </w:rPr>
        <w:t xml:space="preserve"> </w:t>
      </w:r>
      <w:bookmarkStart w:id="783" w:name="_Toc119568586"/>
      <w:r w:rsidRPr="00506F64">
        <w:rPr>
          <w:b/>
          <w:bCs/>
          <w:i/>
          <w:iCs/>
        </w:rPr>
        <w:t xml:space="preserve">Editing and </w:t>
      </w:r>
      <w:r w:rsidR="00506F64">
        <w:rPr>
          <w:b/>
          <w:bCs/>
          <w:i/>
          <w:iCs/>
        </w:rPr>
        <w:t>F</w:t>
      </w:r>
      <w:r w:rsidRPr="00506F64">
        <w:rPr>
          <w:b/>
          <w:bCs/>
          <w:i/>
          <w:iCs/>
        </w:rPr>
        <w:t xml:space="preserve">ormatting the </w:t>
      </w:r>
      <w:r w:rsidR="00506F64">
        <w:rPr>
          <w:b/>
          <w:bCs/>
          <w:i/>
          <w:iCs/>
        </w:rPr>
        <w:t>C</w:t>
      </w:r>
      <w:r w:rsidRPr="00506F64">
        <w:rPr>
          <w:b/>
          <w:bCs/>
          <w:i/>
          <w:iCs/>
        </w:rPr>
        <w:t xml:space="preserve">ombined </w:t>
      </w:r>
      <w:r w:rsidR="00506F64">
        <w:rPr>
          <w:b/>
          <w:bCs/>
          <w:i/>
          <w:iCs/>
        </w:rPr>
        <w:t>D</w:t>
      </w:r>
      <w:r w:rsidRPr="00506F64">
        <w:rPr>
          <w:b/>
          <w:bCs/>
          <w:i/>
          <w:iCs/>
        </w:rPr>
        <w:t>ataset</w:t>
      </w:r>
      <w:bookmarkEnd w:id="782"/>
      <w:bookmarkEnd w:id="783"/>
    </w:p>
    <w:p w14:paraId="19070392" w14:textId="77777777" w:rsidR="00367085" w:rsidRPr="00506F64" w:rsidRDefault="00367085" w:rsidP="00367085">
      <w:pPr>
        <w:rPr>
          <w:b/>
          <w:bCs/>
          <w:i/>
          <w:iCs/>
        </w:rPr>
      </w:pPr>
      <w:bookmarkStart w:id="784" w:name="_Toc91681184"/>
      <w:bookmarkStart w:id="785" w:name="_Toc119568587"/>
      <w:r w:rsidRPr="00506F64">
        <w:rPr>
          <w:b/>
          <w:bCs/>
          <w:i/>
          <w:iCs/>
        </w:rPr>
        <w:t>3.2 Editing the combined dataset</w:t>
      </w:r>
      <w:bookmarkEnd w:id="784"/>
      <w:bookmarkEnd w:id="785"/>
    </w:p>
    <w:p w14:paraId="3D20B149" w14:textId="77777777" w:rsidR="00367085" w:rsidRPr="00506F64" w:rsidRDefault="00367085" w:rsidP="006639A7">
      <w:pPr>
        <w:numPr>
          <w:ilvl w:val="0"/>
          <w:numId w:val="8"/>
        </w:numPr>
      </w:pPr>
      <w:r w:rsidRPr="00506F64">
        <w:t>Turn the range of data into a table</w:t>
      </w:r>
    </w:p>
    <w:p w14:paraId="2A3E0EAB" w14:textId="797B1486" w:rsidR="00367085" w:rsidRPr="00506F64" w:rsidRDefault="00367085" w:rsidP="006639A7">
      <w:pPr>
        <w:numPr>
          <w:ilvl w:val="0"/>
          <w:numId w:val="8"/>
        </w:numPr>
      </w:pPr>
      <w:r w:rsidRPr="00506F64">
        <w:t xml:space="preserve">Use the following column names, in order: A: Enabling Source -&gt; B: Enabling Component -&gt; C: Enabling Component Description -&gt; D: Dependent Component -&gt; E: Dependent Component Description -&gt; F: Dependent Source -&gt; G: Enabling </w:t>
      </w:r>
      <w:r w:rsidR="0094197F">
        <w:t>Component URL</w:t>
      </w:r>
      <w:r w:rsidRPr="00506F64">
        <w:t xml:space="preserve"> -&gt; H: Dependent </w:t>
      </w:r>
      <w:r w:rsidR="0094197F">
        <w:t>Component URL</w:t>
      </w:r>
    </w:p>
    <w:p w14:paraId="29C58519" w14:textId="77777777" w:rsidR="00367085" w:rsidRPr="00506F64" w:rsidRDefault="00367085" w:rsidP="006639A7">
      <w:pPr>
        <w:numPr>
          <w:ilvl w:val="0"/>
          <w:numId w:val="8"/>
        </w:numPr>
      </w:pPr>
      <w:r w:rsidRPr="00506F64">
        <w:t>Wrap cells</w:t>
      </w:r>
    </w:p>
    <w:p w14:paraId="198FD4CB" w14:textId="77777777" w:rsidR="00367085" w:rsidRPr="00506F64" w:rsidRDefault="00367085" w:rsidP="006639A7">
      <w:pPr>
        <w:numPr>
          <w:ilvl w:val="0"/>
          <w:numId w:val="8"/>
        </w:numPr>
      </w:pPr>
      <w:r w:rsidRPr="00506F64">
        <w:t>Autofit row height and column width</w:t>
      </w:r>
    </w:p>
    <w:p w14:paraId="3DE338E0" w14:textId="538CD650" w:rsidR="00367085" w:rsidRPr="00506F64" w:rsidRDefault="00367085" w:rsidP="006639A7">
      <w:pPr>
        <w:numPr>
          <w:ilvl w:val="0"/>
          <w:numId w:val="8"/>
        </w:numPr>
      </w:pPr>
      <w:r w:rsidRPr="00506F64">
        <w:t xml:space="preserve">Make sure all sources </w:t>
      </w:r>
      <w:r w:rsidR="00761812" w:rsidRPr="00506F64">
        <w:t xml:space="preserve">have the correct </w:t>
      </w:r>
      <w:r w:rsidR="00BF1591" w:rsidRPr="00506F64">
        <w:t xml:space="preserve">alignment label of </w:t>
      </w:r>
      <w:r w:rsidRPr="00506F64">
        <w:t>Enabling Source or Dependent Source.</w:t>
      </w:r>
    </w:p>
    <w:p w14:paraId="5109CE01" w14:textId="77777777" w:rsidR="00367085" w:rsidRPr="00506F64" w:rsidRDefault="00367085" w:rsidP="006639A7">
      <w:pPr>
        <w:numPr>
          <w:ilvl w:val="0"/>
          <w:numId w:val="8"/>
        </w:numPr>
      </w:pPr>
      <w:r w:rsidRPr="00506F64">
        <w:t>Make sure all sources are current.</w:t>
      </w:r>
    </w:p>
    <w:p w14:paraId="0030D409" w14:textId="009AFD9B" w:rsidR="00367085" w:rsidRPr="00506F64" w:rsidRDefault="00367085" w:rsidP="006639A7">
      <w:pPr>
        <w:numPr>
          <w:ilvl w:val="0"/>
          <w:numId w:val="8"/>
        </w:numPr>
      </w:pPr>
      <w:r w:rsidRPr="00506F64">
        <w:t>Delete any inactive sources in the spreadsheet, both in the Enabling Source/Component and Dependent Source/Component columns. Also mark them as inactive in Salesforce.</w:t>
      </w:r>
    </w:p>
    <w:p w14:paraId="6C42FE4F" w14:textId="77777777" w:rsidR="00367085" w:rsidRPr="00506F64" w:rsidRDefault="00367085" w:rsidP="006639A7">
      <w:pPr>
        <w:numPr>
          <w:ilvl w:val="0"/>
          <w:numId w:val="8"/>
        </w:numPr>
      </w:pPr>
      <w:r w:rsidRPr="00506F64">
        <w:t>Turn on all cell borders.</w:t>
      </w:r>
    </w:p>
    <w:p w14:paraId="612320DF" w14:textId="77777777" w:rsidR="00367085" w:rsidRPr="00506F64" w:rsidRDefault="00367085" w:rsidP="006639A7">
      <w:pPr>
        <w:numPr>
          <w:ilvl w:val="0"/>
          <w:numId w:val="8"/>
        </w:numPr>
      </w:pPr>
      <w:r w:rsidRPr="00506F64">
        <w:t>Reality-check the data and make any changes in the Salesforce database as well as the worksheet.</w:t>
      </w:r>
    </w:p>
    <w:p w14:paraId="1BB10320" w14:textId="654AD0E5" w:rsidR="00367085" w:rsidRPr="00506F64" w:rsidRDefault="00367085" w:rsidP="006639A7">
      <w:pPr>
        <w:numPr>
          <w:ilvl w:val="0"/>
          <w:numId w:val="8"/>
        </w:numPr>
      </w:pPr>
      <w:r w:rsidRPr="00367085">
        <w:t xml:space="preserve">Add any missing URLs. Note: URL for BRM is </w:t>
      </w:r>
      <w:hyperlink r:id="rId62" w:history="1">
        <w:r w:rsidRPr="00367085">
          <w:rPr>
            <w:rStyle w:val="Hyperlink"/>
          </w:rPr>
          <w:t>https://www.ea.oit.va.gov/VA_EA/Business-Models_Reports.asp</w:t>
        </w:r>
      </w:hyperlink>
    </w:p>
    <w:p w14:paraId="70D19C9E" w14:textId="77777777" w:rsidR="00367085" w:rsidRPr="00506F64" w:rsidRDefault="00367085" w:rsidP="006639A7">
      <w:pPr>
        <w:numPr>
          <w:ilvl w:val="0"/>
          <w:numId w:val="8"/>
        </w:numPr>
      </w:pPr>
      <w:r w:rsidRPr="00506F64">
        <w:t>Fill any empty data cells and make the related data changes in Salesforce.</w:t>
      </w:r>
    </w:p>
    <w:p w14:paraId="347249DE" w14:textId="77777777" w:rsidR="00367085" w:rsidRPr="00506F64" w:rsidRDefault="00367085" w:rsidP="006639A7">
      <w:pPr>
        <w:numPr>
          <w:ilvl w:val="0"/>
          <w:numId w:val="8"/>
        </w:numPr>
      </w:pPr>
      <w:r w:rsidRPr="00506F64">
        <w:t>Remove duplicates.</w:t>
      </w:r>
    </w:p>
    <w:p w14:paraId="1F8895DA" w14:textId="7BB7468A" w:rsidR="00367085" w:rsidRPr="00506F64" w:rsidRDefault="00367085" w:rsidP="006639A7">
      <w:pPr>
        <w:numPr>
          <w:ilvl w:val="0"/>
          <w:numId w:val="8"/>
        </w:numPr>
      </w:pPr>
      <w:r w:rsidRPr="00506F64">
        <w:t>Search for? and replace in Excel and Salesforce or delete all the question marks. In the Find and Replace dialog box, enter ~? into the Find what text box to find the cells which have the? character, and then type the value which you want to replace with in Replace with text box.</w:t>
      </w:r>
    </w:p>
    <w:p w14:paraId="55E99B9E" w14:textId="77777777" w:rsidR="00367085" w:rsidRPr="00506F64" w:rsidRDefault="00367085" w:rsidP="006639A7">
      <w:pPr>
        <w:numPr>
          <w:ilvl w:val="0"/>
          <w:numId w:val="8"/>
        </w:numPr>
      </w:pPr>
      <w:r w:rsidRPr="00506F64">
        <w:t>Replace ’ with ' in both the Excel file and Salesforce.</w:t>
      </w:r>
    </w:p>
    <w:p w14:paraId="7E03EAEA" w14:textId="77777777" w:rsidR="00367085" w:rsidRPr="00506F64" w:rsidRDefault="00367085" w:rsidP="006639A7">
      <w:pPr>
        <w:numPr>
          <w:ilvl w:val="0"/>
          <w:numId w:val="8"/>
        </w:numPr>
      </w:pPr>
      <w:r w:rsidRPr="00506F64">
        <w:t xml:space="preserve">Replace </w:t>
      </w:r>
      <w:r w:rsidRPr="00506F64">
        <w:rPr>
          <w:b/>
          <w:bCs/>
        </w:rPr>
        <w:t>—</w:t>
      </w:r>
      <w:r w:rsidRPr="00506F64">
        <w:t xml:space="preserve"> with - in both the Excel file and Salesforce.</w:t>
      </w:r>
    </w:p>
    <w:p w14:paraId="77581023" w14:textId="6EDFF393" w:rsidR="00367085" w:rsidRPr="00506F64" w:rsidRDefault="00367085" w:rsidP="006639A7">
      <w:pPr>
        <w:numPr>
          <w:ilvl w:val="0"/>
          <w:numId w:val="8"/>
        </w:numPr>
      </w:pPr>
      <w:r w:rsidRPr="00367085">
        <w:t xml:space="preserve">Change VACO directive URLs to </w:t>
      </w:r>
      <w:hyperlink r:id="rId63" w:history="1">
        <w:r w:rsidRPr="00367085">
          <w:rPr>
            <w:rStyle w:val="Hyperlink"/>
          </w:rPr>
          <w:t>https://www.va.gov/vapubs/search_action.cfm?formno=0900</w:t>
        </w:r>
      </w:hyperlink>
      <w:r w:rsidRPr="00367085">
        <w:t xml:space="preserve"> etc.</w:t>
      </w:r>
    </w:p>
    <w:p w14:paraId="086FF5BF" w14:textId="5B1339C2" w:rsidR="00367085" w:rsidRPr="00506F64" w:rsidRDefault="00367085" w:rsidP="006639A7">
      <w:pPr>
        <w:numPr>
          <w:ilvl w:val="0"/>
          <w:numId w:val="8"/>
        </w:numPr>
      </w:pPr>
      <w:r w:rsidRPr="00367085">
        <w:t xml:space="preserve">Change VHA directive URLs to </w:t>
      </w:r>
      <w:hyperlink r:id="rId64" w:history="1">
        <w:r w:rsidRPr="00367085">
          <w:rPr>
            <w:rStyle w:val="Hyperlink"/>
          </w:rPr>
          <w:t>https://www.va.gov/vhapublications/publications.cfm?Pub=1</w:t>
        </w:r>
      </w:hyperlink>
    </w:p>
    <w:p w14:paraId="4A334A92" w14:textId="6ECFF7D8" w:rsidR="00367085" w:rsidRPr="00506F64" w:rsidRDefault="00367085" w:rsidP="006639A7">
      <w:pPr>
        <w:numPr>
          <w:ilvl w:val="0"/>
          <w:numId w:val="8"/>
        </w:numPr>
      </w:pPr>
      <w:r w:rsidRPr="00367085">
        <w:t xml:space="preserve">Change NCA directive URLs to </w:t>
      </w:r>
      <w:hyperlink r:id="rId65" w:history="1">
        <w:r w:rsidRPr="00367085">
          <w:rPr>
            <w:rStyle w:val="Hyperlink"/>
          </w:rPr>
          <w:t>https://www.cem.va.gov/policies/directives.asp</w:t>
        </w:r>
      </w:hyperlink>
    </w:p>
    <w:p w14:paraId="2CC0A6FF" w14:textId="05854359" w:rsidR="00367085" w:rsidRPr="00506F64" w:rsidRDefault="00367085" w:rsidP="006639A7">
      <w:pPr>
        <w:numPr>
          <w:ilvl w:val="0"/>
          <w:numId w:val="8"/>
        </w:numPr>
      </w:pPr>
      <w:r w:rsidRPr="00367085">
        <w:t xml:space="preserve">Change VBA directives to </w:t>
      </w:r>
      <w:hyperlink r:id="rId66" w:history="1">
        <w:r w:rsidRPr="00367085">
          <w:rPr>
            <w:rStyle w:val="Hyperlink"/>
          </w:rPr>
          <w:t>https://www.benefits.va.gov/WARMS/20M_Directives.asp</w:t>
        </w:r>
      </w:hyperlink>
    </w:p>
    <w:p w14:paraId="75D343F3" w14:textId="264CEDEB" w:rsidR="00367085" w:rsidRPr="00506F64" w:rsidRDefault="00367085" w:rsidP="006639A7">
      <w:pPr>
        <w:numPr>
          <w:ilvl w:val="0"/>
          <w:numId w:val="8"/>
        </w:numPr>
      </w:pPr>
      <w:r w:rsidRPr="00506F64">
        <w:t xml:space="preserve">Look for any </w:t>
      </w:r>
      <w:r w:rsidR="00F572DD" w:rsidRPr="00506F64">
        <w:t>similarly spelled</w:t>
      </w:r>
      <w:r w:rsidRPr="00506F64">
        <w:t xml:space="preserve"> duplicates in the Enabling Component Description and Dependent Component Description fields edit so each instance of that value only appears once in the list of unique values.</w:t>
      </w:r>
    </w:p>
    <w:p w14:paraId="44E2ADC6" w14:textId="77777777" w:rsidR="00367085" w:rsidRPr="00506F64" w:rsidRDefault="00367085" w:rsidP="006639A7">
      <w:pPr>
        <w:numPr>
          <w:ilvl w:val="0"/>
          <w:numId w:val="8"/>
        </w:numPr>
      </w:pPr>
      <w:r w:rsidRPr="00506F64">
        <w:t>Look for inactive initiatives and delete them.</w:t>
      </w:r>
    </w:p>
    <w:p w14:paraId="2EBDB5AD" w14:textId="77777777" w:rsidR="00367085" w:rsidRPr="00506F64" w:rsidRDefault="00367085" w:rsidP="006639A7">
      <w:pPr>
        <w:numPr>
          <w:ilvl w:val="0"/>
          <w:numId w:val="8"/>
        </w:numPr>
      </w:pPr>
      <w:r w:rsidRPr="00506F64">
        <w:t>Fill in blank fields to the worksheet and Salesforce.</w:t>
      </w:r>
    </w:p>
    <w:p w14:paraId="3EEF7F12" w14:textId="77777777" w:rsidR="00367085" w:rsidRPr="00506F64" w:rsidRDefault="00367085" w:rsidP="006639A7">
      <w:pPr>
        <w:numPr>
          <w:ilvl w:val="0"/>
          <w:numId w:val="8"/>
        </w:numPr>
      </w:pPr>
      <w:r w:rsidRPr="00506F64">
        <w:t>Remove duplicate rows again.</w:t>
      </w:r>
    </w:p>
    <w:p w14:paraId="04EAAB7C" w14:textId="47CE2D43" w:rsidR="00367085" w:rsidRPr="00506F64" w:rsidRDefault="00367085" w:rsidP="006639A7">
      <w:pPr>
        <w:numPr>
          <w:ilvl w:val="0"/>
          <w:numId w:val="8"/>
        </w:numPr>
      </w:pPr>
      <w:r w:rsidRPr="00367085">
        <w:t xml:space="preserve">Add URLs for all the missing source and related </w:t>
      </w:r>
      <w:r w:rsidR="0094197F">
        <w:t>Component URL</w:t>
      </w:r>
      <w:r w:rsidRPr="00367085">
        <w:t xml:space="preserve">s to the worksheet and Salesforce. BRM and FOM source is </w:t>
      </w:r>
      <w:hyperlink r:id="rId67" w:history="1">
        <w:r w:rsidRPr="00367085">
          <w:rPr>
            <w:rStyle w:val="Hyperlink"/>
          </w:rPr>
          <w:t>https://www.va.gov/landing_organizations.htm</w:t>
        </w:r>
      </w:hyperlink>
      <w:r w:rsidRPr="00367085">
        <w:t xml:space="preserve"> - NCA directives are </w:t>
      </w:r>
      <w:hyperlink r:id="rId68" w:history="1">
        <w:r w:rsidRPr="00367085">
          <w:rPr>
            <w:rStyle w:val="Hyperlink"/>
          </w:rPr>
          <w:t>http://vaww.nca.va.gov/policies/directives.asp?order=desc&amp;orderby=issue_date</w:t>
        </w:r>
      </w:hyperlink>
      <w:r w:rsidRPr="00367085">
        <w:t xml:space="preserve"> - Initiative URL is </w:t>
      </w:r>
      <w:hyperlink r:id="rId69" w:history="1">
        <w:r w:rsidRPr="00367085">
          <w:rPr>
            <w:rStyle w:val="Hyperlink"/>
          </w:rPr>
          <w:t>https://www.va.gov/modernization/</w:t>
        </w:r>
      </w:hyperlink>
      <w:r w:rsidRPr="00367085">
        <w:t xml:space="preserve"> VACO directives is </w:t>
      </w:r>
      <w:hyperlink r:id="rId70" w:history="1">
        <w:r w:rsidRPr="00367085">
          <w:rPr>
            <w:rStyle w:val="Hyperlink"/>
          </w:rPr>
          <w:t>https://www.va.gov/vapubs/search_action.cfm?dType=1</w:t>
        </w:r>
      </w:hyperlink>
      <w:r w:rsidRPr="00367085">
        <w:t xml:space="preserve"> VBA directives is </w:t>
      </w:r>
      <w:hyperlink r:id="rId71" w:history="1">
        <w:r w:rsidRPr="00367085">
          <w:rPr>
            <w:rStyle w:val="Hyperlink"/>
          </w:rPr>
          <w:t>https://benefits.va.gov/warms/</w:t>
        </w:r>
      </w:hyperlink>
      <w:r w:rsidRPr="00367085">
        <w:t xml:space="preserve"> VHA directives is </w:t>
      </w:r>
      <w:hyperlink r:id="rId72" w:history="1">
        <w:r w:rsidRPr="00367085">
          <w:rPr>
            <w:rStyle w:val="Hyperlink"/>
          </w:rPr>
          <w:t>https://www.va.gov/vhapublications/publications.cfm?pub=1</w:t>
        </w:r>
      </w:hyperlink>
    </w:p>
    <w:p w14:paraId="39C174A3" w14:textId="664BEF81" w:rsidR="00367085" w:rsidRPr="00506F64" w:rsidRDefault="00367085" w:rsidP="006639A7">
      <w:pPr>
        <w:numPr>
          <w:ilvl w:val="0"/>
          <w:numId w:val="8"/>
        </w:numPr>
      </w:pPr>
      <w:r w:rsidRPr="00506F64">
        <w:t>Check each column for erroneous blanks and fix both in the worksheet and the source data</w:t>
      </w:r>
      <w:r w:rsidR="005A6419" w:rsidRPr="00506F64">
        <w:t>.</w:t>
      </w:r>
    </w:p>
    <w:p w14:paraId="73923073" w14:textId="090658B0" w:rsidR="005A6419" w:rsidRPr="00506F64" w:rsidRDefault="005A6419" w:rsidP="006639A7">
      <w:pPr>
        <w:numPr>
          <w:ilvl w:val="0"/>
          <w:numId w:val="8"/>
        </w:numPr>
      </w:pPr>
      <w:r w:rsidRPr="00506F64">
        <w:t xml:space="preserve">Delete </w:t>
      </w:r>
      <w:r w:rsidR="00AB4C8F" w:rsidRPr="00506F64">
        <w:t>carriage returns in each column one at a time to prevent a long and/or application-breaking search</w:t>
      </w:r>
      <w:r w:rsidR="00271950" w:rsidRPr="00506F64">
        <w:t xml:space="preserve"> </w:t>
      </w:r>
      <w:r w:rsidR="00AB4C8F" w:rsidRPr="00506F64">
        <w:t>and</w:t>
      </w:r>
      <w:r w:rsidR="00271950" w:rsidRPr="00506F64">
        <w:t xml:space="preserve"> </w:t>
      </w:r>
      <w:r w:rsidR="00AB4C8F" w:rsidRPr="00506F64">
        <w:t>replace operation. Select each column</w:t>
      </w:r>
      <w:r w:rsidR="00D62A15" w:rsidRPr="00506F64">
        <w:t>. Select Ctrl-H to open the Search and Replace window. Enter Ctrl-J in the Find field and replace it with a space.</w:t>
      </w:r>
    </w:p>
    <w:p w14:paraId="4DA45AB8" w14:textId="77777777" w:rsidR="00367085" w:rsidRPr="00506F64" w:rsidRDefault="00367085" w:rsidP="006639A7">
      <w:pPr>
        <w:numPr>
          <w:ilvl w:val="0"/>
          <w:numId w:val="8"/>
        </w:numPr>
      </w:pPr>
      <w:r w:rsidRPr="00506F64">
        <w:t>Add the data dictionary</w:t>
      </w:r>
    </w:p>
    <w:p w14:paraId="353925F4" w14:textId="77777777" w:rsidR="00367085" w:rsidRPr="00506F64" w:rsidRDefault="00367085" w:rsidP="00367085">
      <w:pPr>
        <w:rPr>
          <w:b/>
          <w:bCs/>
          <w:i/>
          <w:iCs/>
        </w:rPr>
      </w:pPr>
      <w:bookmarkStart w:id="786" w:name="_Toc91681185"/>
      <w:bookmarkStart w:id="787" w:name="_Toc119568588"/>
      <w:r w:rsidRPr="00506F64">
        <w:rPr>
          <w:b/>
          <w:bCs/>
          <w:i/>
          <w:iCs/>
        </w:rPr>
        <w:t>3.3 Adding sorting and navigation features</w:t>
      </w:r>
      <w:bookmarkEnd w:id="786"/>
      <w:bookmarkEnd w:id="787"/>
    </w:p>
    <w:p w14:paraId="6C71C4B3" w14:textId="77777777" w:rsidR="00367085" w:rsidRPr="00506F64" w:rsidRDefault="00367085" w:rsidP="006639A7">
      <w:pPr>
        <w:numPr>
          <w:ilvl w:val="0"/>
          <w:numId w:val="9"/>
        </w:numPr>
      </w:pPr>
      <w:r w:rsidRPr="00506F64">
        <w:t>Freeze the top row</w:t>
      </w:r>
    </w:p>
    <w:p w14:paraId="6393F6AB" w14:textId="77777777" w:rsidR="00367085" w:rsidRPr="00506F64" w:rsidRDefault="00367085" w:rsidP="006639A7">
      <w:pPr>
        <w:numPr>
          <w:ilvl w:val="0"/>
          <w:numId w:val="9"/>
        </w:numPr>
      </w:pPr>
      <w:r w:rsidRPr="00506F64">
        <w:t>In Print | Page Setup, add a header with page numbers and print gridlines.</w:t>
      </w:r>
    </w:p>
    <w:p w14:paraId="3E6AF0D6" w14:textId="77777777" w:rsidR="00367085" w:rsidRPr="00506F64" w:rsidRDefault="00367085" w:rsidP="006639A7">
      <w:pPr>
        <w:numPr>
          <w:ilvl w:val="0"/>
          <w:numId w:val="9"/>
        </w:numPr>
      </w:pPr>
      <w:r w:rsidRPr="00506F64">
        <w:t>Autofit column width and row height</w:t>
      </w:r>
    </w:p>
    <w:p w14:paraId="27A61F1B" w14:textId="77777777" w:rsidR="00367085" w:rsidRPr="00506F64" w:rsidRDefault="00367085" w:rsidP="006639A7">
      <w:pPr>
        <w:numPr>
          <w:ilvl w:val="0"/>
          <w:numId w:val="9"/>
        </w:numPr>
      </w:pPr>
      <w:r w:rsidRPr="00506F64">
        <w:t>Use Page Layout | Print Titles to make sure the top row prints on all pages</w:t>
      </w:r>
    </w:p>
    <w:p w14:paraId="2B040EB9" w14:textId="45BF5899" w:rsidR="00367085" w:rsidRPr="00506F64" w:rsidRDefault="00367085" w:rsidP="006639A7">
      <w:pPr>
        <w:numPr>
          <w:ilvl w:val="0"/>
          <w:numId w:val="9"/>
        </w:numPr>
      </w:pPr>
      <w:r w:rsidRPr="00506F64">
        <w:t>Add the Read Me sheet from the previous version and update its content</w:t>
      </w:r>
    </w:p>
    <w:p w14:paraId="55B5A6B9" w14:textId="77777777" w:rsidR="00367085" w:rsidRPr="00506F64" w:rsidRDefault="00367085" w:rsidP="006639A7">
      <w:pPr>
        <w:numPr>
          <w:ilvl w:val="0"/>
          <w:numId w:val="9"/>
        </w:numPr>
      </w:pPr>
      <w:r w:rsidRPr="00506F64">
        <w:t>Rename the sheet with the data to Dataset</w:t>
      </w:r>
    </w:p>
    <w:p w14:paraId="34C9E70B" w14:textId="77777777" w:rsidR="00367085" w:rsidRPr="00506F64" w:rsidRDefault="00367085" w:rsidP="006639A7">
      <w:pPr>
        <w:numPr>
          <w:ilvl w:val="0"/>
          <w:numId w:val="9"/>
        </w:numPr>
      </w:pPr>
      <w:r w:rsidRPr="00506F64">
        <w:t>Assign a different color to each sheet</w:t>
      </w:r>
    </w:p>
    <w:p w14:paraId="40B150AF" w14:textId="77777777" w:rsidR="00367085" w:rsidRPr="00506F64" w:rsidRDefault="00367085" w:rsidP="006639A7">
      <w:pPr>
        <w:numPr>
          <w:ilvl w:val="0"/>
          <w:numId w:val="9"/>
        </w:numPr>
      </w:pPr>
      <w:r w:rsidRPr="00506F64">
        <w:t>Select Data | Sort. Sort each column alphabetically from left to right.</w:t>
      </w:r>
      <w:r w:rsidRPr="00506F64">
        <w:br/>
      </w:r>
    </w:p>
    <w:p w14:paraId="6D71328C" w14:textId="77777777" w:rsidR="00367085" w:rsidRPr="00506F64" w:rsidRDefault="00367085" w:rsidP="006639A7">
      <w:pPr>
        <w:numPr>
          <w:ilvl w:val="0"/>
          <w:numId w:val="9"/>
        </w:numPr>
      </w:pPr>
      <w:r w:rsidRPr="00506F64">
        <w:t>If the Sort Warning window displays, choose “Sort anything that looks like a number, as a number.”</w:t>
      </w:r>
      <w:r w:rsidRPr="00506F64">
        <w:br/>
      </w:r>
    </w:p>
    <w:p w14:paraId="2AAD110F" w14:textId="77777777" w:rsidR="00367085" w:rsidRPr="00506F64" w:rsidRDefault="00367085" w:rsidP="006639A7">
      <w:pPr>
        <w:numPr>
          <w:ilvl w:val="0"/>
          <w:numId w:val="9"/>
        </w:numPr>
      </w:pPr>
      <w:r w:rsidRPr="00506F64">
        <w:t>At Home | Font | Format Cells | Fill | set to no background color, automatic pattern color, no pattern style.</w:t>
      </w:r>
    </w:p>
    <w:p w14:paraId="4C742B04" w14:textId="51603CD5" w:rsidR="00367085" w:rsidRPr="00506F64" w:rsidRDefault="00367085" w:rsidP="006639A7">
      <w:pPr>
        <w:numPr>
          <w:ilvl w:val="0"/>
          <w:numId w:val="9"/>
        </w:numPr>
      </w:pPr>
      <w:r w:rsidRPr="00506F64">
        <w:t>Select all the columns in the table and right-click | Format Cells | Alignment</w:t>
      </w:r>
      <w:r w:rsidR="00C87D09">
        <w:fldChar w:fldCharType="begin"/>
      </w:r>
      <w:r w:rsidR="00C87D09">
        <w:instrText xml:space="preserve"> XE "</w:instrText>
      </w:r>
      <w:r w:rsidR="00C87D09" w:rsidRPr="00E77A25">
        <w:instrText>Alignment</w:instrText>
      </w:r>
      <w:r w:rsidR="00C87D09">
        <w:instrText xml:space="preserve">" \i </w:instrText>
      </w:r>
      <w:r w:rsidR="00C87D09">
        <w:fldChar w:fldCharType="end"/>
      </w:r>
      <w:r w:rsidRPr="00506F64">
        <w:t xml:space="preserve"> | Horizontal Alignment Left, Vertical Top Alignment and Wrap Text.</w:t>
      </w:r>
      <w:r w:rsidRPr="00506F64">
        <w:br/>
      </w:r>
    </w:p>
    <w:p w14:paraId="1FA305A2" w14:textId="5DEA8C9F" w:rsidR="00367085" w:rsidRPr="00506F64" w:rsidRDefault="00367085" w:rsidP="006639A7">
      <w:pPr>
        <w:numPr>
          <w:ilvl w:val="0"/>
          <w:numId w:val="9"/>
        </w:numPr>
      </w:pPr>
      <w:r w:rsidRPr="00506F64">
        <w:t xml:space="preserve">Find the last column with data in it. Select </w:t>
      </w:r>
      <w:r w:rsidR="00506F64" w:rsidRPr="00506F64">
        <w:t>all</w:t>
      </w:r>
      <w:r w:rsidRPr="00506F64">
        <w:t xml:space="preserve"> the columns after that and press EDIT &gt; CLEAR &gt; ALL. Then find the last </w:t>
      </w:r>
      <w:r w:rsidR="00506F64" w:rsidRPr="00506F64">
        <w:t>row with data in it, select all the rows after it and repeat the clear</w:t>
      </w:r>
      <w:r w:rsidRPr="00506F64">
        <w:t>.</w:t>
      </w:r>
    </w:p>
    <w:p w14:paraId="4C1BCEC6" w14:textId="77777777" w:rsidR="00367085" w:rsidRPr="00506F64" w:rsidRDefault="00367085" w:rsidP="006639A7">
      <w:pPr>
        <w:numPr>
          <w:ilvl w:val="0"/>
          <w:numId w:val="9"/>
        </w:numPr>
      </w:pPr>
      <w:r w:rsidRPr="00506F64">
        <w:t>Delete duplicate rows again.</w:t>
      </w:r>
    </w:p>
    <w:p w14:paraId="61D8613D" w14:textId="77777777" w:rsidR="00367085" w:rsidRPr="00506F64" w:rsidRDefault="00367085" w:rsidP="006639A7">
      <w:pPr>
        <w:numPr>
          <w:ilvl w:val="0"/>
          <w:numId w:val="9"/>
        </w:numPr>
      </w:pPr>
      <w:r w:rsidRPr="00506F64">
        <w:t>Delete blank rows.</w:t>
      </w:r>
    </w:p>
    <w:p w14:paraId="45173CCC" w14:textId="77777777" w:rsidR="00367085" w:rsidRPr="00506F64" w:rsidRDefault="00367085" w:rsidP="00367085">
      <w:pPr>
        <w:rPr>
          <w:b/>
          <w:bCs/>
          <w:i/>
          <w:iCs/>
        </w:rPr>
      </w:pPr>
      <w:bookmarkStart w:id="788" w:name="_Toc91681186"/>
      <w:bookmarkStart w:id="789" w:name="_Toc119568589"/>
      <w:r w:rsidRPr="00506F64">
        <w:rPr>
          <w:b/>
          <w:bCs/>
          <w:i/>
          <w:iCs/>
        </w:rPr>
        <w:t>3.4 Set printing options</w:t>
      </w:r>
      <w:bookmarkEnd w:id="788"/>
      <w:bookmarkEnd w:id="789"/>
    </w:p>
    <w:p w14:paraId="27843D92" w14:textId="77777777" w:rsidR="00367085" w:rsidRPr="00506F64" w:rsidRDefault="00367085" w:rsidP="006639A7">
      <w:pPr>
        <w:numPr>
          <w:ilvl w:val="0"/>
          <w:numId w:val="10"/>
        </w:numPr>
      </w:pPr>
      <w:r w:rsidRPr="00506F64">
        <w:t>Select the entire table and Set Print Area.</w:t>
      </w:r>
      <w:r w:rsidRPr="00506F64">
        <w:br/>
      </w:r>
      <w:r w:rsidRPr="00506F64">
        <w:rPr>
          <w:noProof/>
        </w:rPr>
        <w:drawing>
          <wp:inline distT="0" distB="0" distL="0" distR="0" wp14:anchorId="2D44699C" wp14:editId="34944968">
            <wp:extent cx="2191056" cy="20576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191056" cy="2057687"/>
                    </a:xfrm>
                    <a:prstGeom prst="rect">
                      <a:avLst/>
                    </a:prstGeom>
                  </pic:spPr>
                </pic:pic>
              </a:graphicData>
            </a:graphic>
          </wp:inline>
        </w:drawing>
      </w:r>
    </w:p>
    <w:p w14:paraId="173ACD41" w14:textId="64C0DAAB" w:rsidR="00367085" w:rsidRPr="00506F64" w:rsidRDefault="00367085" w:rsidP="006639A7">
      <w:pPr>
        <w:numPr>
          <w:ilvl w:val="0"/>
          <w:numId w:val="10"/>
        </w:numPr>
      </w:pPr>
      <w:r w:rsidRPr="00506F64">
        <w:t xml:space="preserve">In the Dataset tab, select all the columns in the table and select File | Print | Page Setup | Landscape and Fit to </w:t>
      </w:r>
      <w:r w:rsidR="00A71590" w:rsidRPr="00506F64">
        <w:t>one</w:t>
      </w:r>
      <w:r w:rsidRPr="00506F64">
        <w:t xml:space="preserve"> page(s) wide with narrow margins. </w:t>
      </w:r>
      <w:r w:rsidRPr="00506F64">
        <w:br/>
      </w:r>
      <w:r w:rsidRPr="00506F64">
        <w:rPr>
          <w:noProof/>
        </w:rPr>
        <w:drawing>
          <wp:inline distT="0" distB="0" distL="0" distR="0" wp14:anchorId="37D0FC6A" wp14:editId="67703BFB">
            <wp:extent cx="3238952" cy="2067213"/>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238952" cy="2067213"/>
                    </a:xfrm>
                    <a:prstGeom prst="rect">
                      <a:avLst/>
                    </a:prstGeom>
                  </pic:spPr>
                </pic:pic>
              </a:graphicData>
            </a:graphic>
          </wp:inline>
        </w:drawing>
      </w:r>
    </w:p>
    <w:p w14:paraId="45E0E777" w14:textId="77777777" w:rsidR="00367085" w:rsidRPr="00506F64" w:rsidRDefault="00367085" w:rsidP="006639A7">
      <w:pPr>
        <w:numPr>
          <w:ilvl w:val="0"/>
          <w:numId w:val="10"/>
        </w:numPr>
      </w:pPr>
      <w:r w:rsidRPr="00506F64">
        <w:t>Also in Page Setup, add a custom header with page numbers and print gridlines.</w:t>
      </w:r>
      <w:r w:rsidRPr="00506F64">
        <w:br/>
      </w:r>
      <w:r w:rsidRPr="00506F64">
        <w:rPr>
          <w:noProof/>
        </w:rPr>
        <w:drawing>
          <wp:inline distT="0" distB="0" distL="0" distR="0" wp14:anchorId="57BA0557" wp14:editId="166BCFCC">
            <wp:extent cx="4258491" cy="3338761"/>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276691" cy="3353030"/>
                    </a:xfrm>
                    <a:prstGeom prst="rect">
                      <a:avLst/>
                    </a:prstGeom>
                    <a:noFill/>
                  </pic:spPr>
                </pic:pic>
              </a:graphicData>
            </a:graphic>
          </wp:inline>
        </w:drawing>
      </w:r>
    </w:p>
    <w:p w14:paraId="601CAA8D" w14:textId="77777777" w:rsidR="00367085" w:rsidRPr="00506F64" w:rsidRDefault="00367085" w:rsidP="006639A7">
      <w:pPr>
        <w:numPr>
          <w:ilvl w:val="0"/>
          <w:numId w:val="10"/>
        </w:numPr>
      </w:pPr>
      <w:r w:rsidRPr="00506F64">
        <w:t>Return to the tabs. Make sure the Dataset tab is showing.</w:t>
      </w:r>
    </w:p>
    <w:p w14:paraId="46C7D9C2" w14:textId="77777777" w:rsidR="00367085" w:rsidRPr="00506F64" w:rsidRDefault="00367085" w:rsidP="006639A7">
      <w:pPr>
        <w:numPr>
          <w:ilvl w:val="0"/>
          <w:numId w:val="10"/>
        </w:numPr>
      </w:pPr>
      <w:r w:rsidRPr="00506F64">
        <w:t>Select Ctrl+F1 to unpin the menu.</w:t>
      </w:r>
    </w:p>
    <w:p w14:paraId="7BF9CEF3" w14:textId="77777777" w:rsidR="00367085" w:rsidRPr="00506F64" w:rsidRDefault="00367085" w:rsidP="00367085">
      <w:pPr>
        <w:rPr>
          <w:b/>
          <w:bCs/>
          <w:i/>
          <w:iCs/>
        </w:rPr>
      </w:pPr>
      <w:bookmarkStart w:id="790" w:name="_Toc91681187"/>
      <w:bookmarkStart w:id="791" w:name="_Toc119568590"/>
      <w:r w:rsidRPr="00506F64">
        <w:rPr>
          <w:b/>
          <w:bCs/>
          <w:i/>
          <w:iCs/>
        </w:rPr>
        <w:t>3.5 File management of final versions</w:t>
      </w:r>
      <w:bookmarkEnd w:id="790"/>
      <w:bookmarkEnd w:id="791"/>
    </w:p>
    <w:p w14:paraId="39853A90" w14:textId="02393CD3" w:rsidR="00367085" w:rsidRPr="00506F64" w:rsidRDefault="00367085" w:rsidP="006639A7">
      <w:pPr>
        <w:numPr>
          <w:ilvl w:val="0"/>
          <w:numId w:val="11"/>
        </w:numPr>
      </w:pPr>
      <w:r w:rsidRPr="00506F64">
        <w:t>Save as I</w:t>
      </w:r>
      <w:r w:rsidR="00CB2928" w:rsidRPr="00506F64">
        <w:t>ntegratedValueNetwork</w:t>
      </w:r>
      <w:r w:rsidRPr="00506F64">
        <w:t xml:space="preserve">.xlsx, then save as </w:t>
      </w:r>
      <w:proofErr w:type="spellStart"/>
      <w:r w:rsidRPr="00506F64">
        <w:t>I</w:t>
      </w:r>
      <w:r w:rsidR="00CB2928" w:rsidRPr="00506F64">
        <w:t>ntegratedValueNetwork</w:t>
      </w:r>
      <w:proofErr w:type="spellEnd"/>
      <w:r w:rsidRPr="00506F64">
        <w:t xml:space="preserve"> Embargo.xlsx and I</w:t>
      </w:r>
      <w:r w:rsidR="00CB2928" w:rsidRPr="00506F64">
        <w:t>ntegratedValueNetwork</w:t>
      </w:r>
      <w:r w:rsidRPr="00506F64">
        <w:t>RawData.xlsx</w:t>
      </w:r>
    </w:p>
    <w:p w14:paraId="47246A92" w14:textId="58B6CA22" w:rsidR="00367085" w:rsidRPr="00506F64" w:rsidRDefault="00367085" w:rsidP="006639A7">
      <w:pPr>
        <w:numPr>
          <w:ilvl w:val="0"/>
          <w:numId w:val="11"/>
        </w:numPr>
      </w:pPr>
      <w:r w:rsidRPr="00506F64">
        <w:t>Delete non-public content and embargoed content (e.g., content still in draft form) from I</w:t>
      </w:r>
      <w:r w:rsidR="00CB2928" w:rsidRPr="00506F64">
        <w:t>ntegratedValueNetwork</w:t>
      </w:r>
      <w:r w:rsidRPr="00506F64">
        <w:t xml:space="preserve">RawData.xlsx. Note: Risk Register is </w:t>
      </w:r>
      <w:r w:rsidR="00F572DD" w:rsidRPr="00506F64">
        <w:t>internally shareable</w:t>
      </w:r>
      <w:r w:rsidRPr="00506F64">
        <w:t xml:space="preserve"> but not public.</w:t>
      </w:r>
    </w:p>
    <w:p w14:paraId="5B194F16" w14:textId="735C2911" w:rsidR="00367085" w:rsidRPr="00506F64" w:rsidRDefault="00367085" w:rsidP="006639A7">
      <w:pPr>
        <w:numPr>
          <w:ilvl w:val="0"/>
          <w:numId w:val="11"/>
        </w:numPr>
      </w:pPr>
      <w:r w:rsidRPr="00506F64">
        <w:t>Delete embargoed content (e.g., content still in draft form) from I</w:t>
      </w:r>
      <w:r w:rsidR="00CB2928" w:rsidRPr="00506F64">
        <w:t>ntegratedValueNetwork</w:t>
      </w:r>
      <w:r w:rsidRPr="00506F64">
        <w:t>.xlsx</w:t>
      </w:r>
    </w:p>
    <w:p w14:paraId="74FBD5FB" w14:textId="73E81F72" w:rsidR="00367085" w:rsidRPr="00506F64" w:rsidRDefault="00367085" w:rsidP="006639A7">
      <w:pPr>
        <w:numPr>
          <w:ilvl w:val="0"/>
          <w:numId w:val="11"/>
        </w:numPr>
      </w:pPr>
      <w:r w:rsidRPr="00506F64">
        <w:t>Delete non-VA content from I</w:t>
      </w:r>
      <w:r w:rsidR="00CB2928" w:rsidRPr="00506F64">
        <w:t>ntegratedValueNetwork</w:t>
      </w:r>
      <w:r w:rsidRPr="00506F64">
        <w:t>.xlsx</w:t>
      </w:r>
    </w:p>
    <w:p w14:paraId="7C4CF9F6" w14:textId="77777777" w:rsidR="00367085" w:rsidRPr="00506F64" w:rsidRDefault="00367085" w:rsidP="006639A7">
      <w:pPr>
        <w:numPr>
          <w:ilvl w:val="0"/>
          <w:numId w:val="11"/>
        </w:numPr>
      </w:pPr>
      <w:r w:rsidRPr="00506F64">
        <w:t>Make sure the Dataset tab is showing for all three versions</w:t>
      </w:r>
    </w:p>
    <w:p w14:paraId="301E5545" w14:textId="77777777" w:rsidR="00367085" w:rsidRPr="00506F64" w:rsidRDefault="00367085" w:rsidP="006639A7">
      <w:pPr>
        <w:numPr>
          <w:ilvl w:val="0"/>
          <w:numId w:val="11"/>
        </w:numPr>
      </w:pPr>
      <w:r w:rsidRPr="00506F64">
        <w:t>Rename any prior spreadsheets to /archive</w:t>
      </w:r>
    </w:p>
    <w:p w14:paraId="16B9F822" w14:textId="77777777" w:rsidR="00367085" w:rsidRPr="00506F64" w:rsidRDefault="00367085" w:rsidP="006639A7">
      <w:pPr>
        <w:numPr>
          <w:ilvl w:val="0"/>
          <w:numId w:val="11"/>
        </w:numPr>
      </w:pPr>
      <w:r w:rsidRPr="00506F64">
        <w:t>Make all three spreadsheets read-only</w:t>
      </w:r>
    </w:p>
    <w:p w14:paraId="7770EF70" w14:textId="77777777" w:rsidR="00367085" w:rsidRPr="00506F64" w:rsidRDefault="00367085" w:rsidP="00367085"/>
    <w:p w14:paraId="429E99A4" w14:textId="77777777" w:rsidR="00367085" w:rsidRPr="00506F64" w:rsidRDefault="00367085" w:rsidP="00367085">
      <w:pPr>
        <w:rPr>
          <w:b/>
          <w:bCs/>
          <w:i/>
          <w:iCs/>
        </w:rPr>
      </w:pPr>
      <w:bookmarkStart w:id="792" w:name="_Toc91681188"/>
      <w:bookmarkStart w:id="793" w:name="_Toc119568591"/>
      <w:r w:rsidRPr="00506F64">
        <w:rPr>
          <w:b/>
          <w:bCs/>
          <w:i/>
          <w:iCs/>
        </w:rPr>
        <w:t>3.6 Publishing final versions</w:t>
      </w:r>
      <w:bookmarkEnd w:id="792"/>
      <w:bookmarkEnd w:id="793"/>
    </w:p>
    <w:p w14:paraId="59790F74" w14:textId="013D5792" w:rsidR="00367085" w:rsidRPr="00506F64" w:rsidRDefault="00367085" w:rsidP="006639A7">
      <w:pPr>
        <w:numPr>
          <w:ilvl w:val="0"/>
          <w:numId w:val="12"/>
        </w:numPr>
      </w:pPr>
      <w:r w:rsidRPr="00367085">
        <w:t xml:space="preserve">Go to the </w:t>
      </w:r>
      <w:r w:rsidR="00495C97">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367085">
        <w:t xml:space="preserve"> Teams “Files” tab at </w:t>
      </w:r>
      <w:hyperlink r:id="rId76" w:anchor="/files/General?threadId=19%3AZIY-7VnKwbyYh9ntqs7BpPrJANS4AD2n57FNha432zY1%40thread.tacv2&amp;ctx=channel&amp;context=General&amp;rootfolder=%252Fsites%252FIntegratedValueModelIVM%252FShared%2520Documents%252FGeneral" w:history="1">
        <w:r w:rsidRPr="00367085">
          <w:rPr>
            <w:rStyle w:val="Hyperlink"/>
          </w:rPr>
          <w:t>https://teams.microsoft.com/_#/files/General?threadId=19%3AZIY-7VnKwbyYh9ntqs7BpPrJANS4AD2n57FNha432zY1%40thread.tacv2&amp;ctx=channel&amp;context=General&amp;rootfolder=%252Fsites%252FI</w:t>
        </w:r>
        <w:r w:rsidR="00CB2928">
          <w:rPr>
            <w:rStyle w:val="Hyperlink"/>
          </w:rPr>
          <w:t>ntegratedValueNetwork</w:t>
        </w:r>
        <w:r w:rsidR="00495C97">
          <w:rPr>
            <w:rStyle w:val="Hyperlink"/>
          </w:rPr>
          <w:t>IVN</w:t>
        </w:r>
        <w:r w:rsidRPr="00367085">
          <w:rPr>
            <w:rStyle w:val="Hyperlink"/>
          </w:rPr>
          <w:t>%252FShared%2520Documents%252FGeneral</w:t>
        </w:r>
      </w:hyperlink>
      <w:r w:rsidRPr="00367085">
        <w:t xml:space="preserve"> – delete the old I</w:t>
      </w:r>
      <w:r w:rsidR="00CB2928">
        <w:t>ntegratedValueNetwork</w:t>
      </w:r>
      <w:r w:rsidRPr="00367085">
        <w:t>.xlsx from there and upload the new version.</w:t>
      </w:r>
    </w:p>
    <w:p w14:paraId="1452BE0B" w14:textId="0E44AE0C" w:rsidR="00367085" w:rsidRPr="00506F64" w:rsidRDefault="00367085" w:rsidP="006639A7">
      <w:pPr>
        <w:numPr>
          <w:ilvl w:val="0"/>
          <w:numId w:val="12"/>
        </w:numPr>
      </w:pPr>
      <w:r w:rsidRPr="00506F64">
        <w:t>Go in Power BI, update with the new spreadsheet, then publish to the I</w:t>
      </w:r>
      <w:r w:rsidR="00506F64">
        <w:t>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Power BI space.</w:t>
      </w:r>
    </w:p>
    <w:p w14:paraId="45516ADC" w14:textId="5A429239" w:rsidR="00367085" w:rsidRPr="00506F64" w:rsidRDefault="00367085" w:rsidP="006639A7">
      <w:pPr>
        <w:numPr>
          <w:ilvl w:val="0"/>
          <w:numId w:val="12"/>
        </w:numPr>
      </w:pPr>
      <w:r w:rsidRPr="00506F64">
        <w:t>Update the Dataset tab on the Teams site to read the new I</w:t>
      </w:r>
      <w:r w:rsidR="00CB2928" w:rsidRPr="00506F64">
        <w:t>ntegratedValueNetwork</w:t>
      </w:r>
      <w:r w:rsidRPr="00506F64">
        <w:t>.xlsx. Select Settings and upload the new version.</w:t>
      </w:r>
      <w:r w:rsidRPr="00506F64">
        <w:br/>
      </w:r>
      <w:r w:rsidRPr="00506F64">
        <w:rPr>
          <w:noProof/>
        </w:rPr>
        <w:drawing>
          <wp:inline distT="0" distB="0" distL="0" distR="0" wp14:anchorId="410F7BE2" wp14:editId="0A105E7A">
            <wp:extent cx="3467584" cy="140989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467584" cy="1409897"/>
                    </a:xfrm>
                    <a:prstGeom prst="rect">
                      <a:avLst/>
                    </a:prstGeom>
                  </pic:spPr>
                </pic:pic>
              </a:graphicData>
            </a:graphic>
          </wp:inline>
        </w:drawing>
      </w:r>
    </w:p>
    <w:p w14:paraId="5F7D62F8" w14:textId="447CC795" w:rsidR="00367085" w:rsidRPr="00506F64" w:rsidRDefault="00367085" w:rsidP="006639A7">
      <w:pPr>
        <w:numPr>
          <w:ilvl w:val="0"/>
          <w:numId w:val="12"/>
        </w:numPr>
      </w:pPr>
      <w:r>
        <w:t>Upload new I</w:t>
      </w:r>
      <w:r w:rsidR="00CB2928">
        <w:t>ntegratedValueNetwork</w:t>
      </w:r>
      <w:r>
        <w:t xml:space="preserve">.xlsx to </w:t>
      </w:r>
      <w:hyperlink r:id="rId78">
        <w:r w:rsidRPr="03A4B7D9">
          <w:rPr>
            <w:rStyle w:val="Hyperlink"/>
          </w:rPr>
          <w:t xml:space="preserve">C:\Users\vacowhiteb\OneDrive - Department of </w:t>
        </w:r>
        <w:r w:rsidRPr="03A4B7D9">
          <w:rPr>
            <w:rStyle w:val="Hyperlink"/>
            <w:noProof/>
          </w:rPr>
          <w:t>Veteran</w:t>
        </w:r>
        <w:r w:rsidRPr="03A4B7D9">
          <w:rPr>
            <w:rStyle w:val="Hyperlink"/>
          </w:rPr>
          <w:t>s Affairs</w:t>
        </w:r>
      </w:hyperlink>
    </w:p>
    <w:p w14:paraId="684AB742" w14:textId="1EF69EA8" w:rsidR="00367085" w:rsidRPr="00506F64" w:rsidRDefault="00367085" w:rsidP="006639A7">
      <w:pPr>
        <w:numPr>
          <w:ilvl w:val="0"/>
          <w:numId w:val="12"/>
        </w:numPr>
      </w:pPr>
      <w:r w:rsidRPr="00506F64">
        <w:t>Upload I</w:t>
      </w:r>
      <w:r w:rsidR="00CB2928" w:rsidRPr="00506F64">
        <w:t>ntegratedValueNetwork</w:t>
      </w:r>
      <w:r w:rsidRPr="00506F64">
        <w:t>RawData.xlsx to public site</w:t>
      </w:r>
    </w:p>
    <w:p w14:paraId="2BED1E36" w14:textId="1EECAC41" w:rsidR="005F7FA6" w:rsidRDefault="00577014" w:rsidP="00E05563">
      <w:pPr>
        <w:pStyle w:val="Heading2"/>
        <w:numPr>
          <w:ilvl w:val="1"/>
          <w:numId w:val="3"/>
        </w:numPr>
      </w:pPr>
      <w:bookmarkStart w:id="794" w:name="_Toc177628935"/>
      <w:bookmarkStart w:id="795" w:name="_Toc177722782"/>
      <w:bookmarkStart w:id="796" w:name="_Toc181163203"/>
      <w:bookmarkStart w:id="797" w:name="_Toc181338868"/>
      <w:bookmarkStart w:id="798" w:name="_Toc181998272"/>
      <w:bookmarkStart w:id="799" w:name="_Toc189239065"/>
      <w:bookmarkStart w:id="800" w:name="_Toc91681189"/>
      <w:bookmarkStart w:id="801" w:name="_Toc119568592"/>
      <w:r>
        <w:t xml:space="preserve">Updating </w:t>
      </w:r>
      <w:r w:rsidR="005B16B3">
        <w:t xml:space="preserve">Power BI visualization in Power BI Desktop, </w:t>
      </w:r>
      <w:r w:rsidR="004A3AE5">
        <w:t>Power BI Workspace and Power BI in Teams</w:t>
      </w:r>
      <w:bookmarkEnd w:id="794"/>
      <w:bookmarkEnd w:id="795"/>
      <w:bookmarkEnd w:id="796"/>
      <w:bookmarkEnd w:id="797"/>
      <w:bookmarkEnd w:id="798"/>
      <w:bookmarkEnd w:id="799"/>
    </w:p>
    <w:p w14:paraId="4B4D5C80" w14:textId="215343CF" w:rsidR="00333C73" w:rsidRPr="00333C73" w:rsidRDefault="00333C73" w:rsidP="00333C73">
      <w:pPr>
        <w:pStyle w:val="ListParagraph"/>
        <w:numPr>
          <w:ilvl w:val="0"/>
          <w:numId w:val="3"/>
        </w:numPr>
        <w:spacing w:after="0"/>
        <w:rPr>
          <w:rFonts w:ascii="Times New Roman" w:hAnsi="Times New Roman"/>
          <w:color w:val="000000"/>
          <w:sz w:val="27"/>
          <w:szCs w:val="27"/>
        </w:rPr>
      </w:pPr>
      <w:r w:rsidRPr="00333C73">
        <w:rPr>
          <w:color w:val="000000"/>
          <w:sz w:val="27"/>
          <w:szCs w:val="27"/>
        </w:rPr>
        <w:t>If you don't have Power BI Desktop, request it</w:t>
      </w:r>
      <w:r w:rsidR="007F0C94">
        <w:rPr>
          <w:color w:val="000000"/>
          <w:sz w:val="27"/>
          <w:szCs w:val="27"/>
        </w:rPr>
        <w:t>.</w:t>
      </w:r>
    </w:p>
    <w:p w14:paraId="177C2072" w14:textId="7B29E0D9" w:rsidR="00333C73" w:rsidRPr="00333C73" w:rsidRDefault="00333C73" w:rsidP="00333C73">
      <w:pPr>
        <w:pStyle w:val="ListParagraph"/>
        <w:numPr>
          <w:ilvl w:val="0"/>
          <w:numId w:val="3"/>
        </w:numPr>
        <w:rPr>
          <w:color w:val="000000"/>
          <w:sz w:val="27"/>
          <w:szCs w:val="27"/>
        </w:rPr>
      </w:pPr>
      <w:r w:rsidRPr="00333C73">
        <w:rPr>
          <w:color w:val="000000"/>
          <w:sz w:val="27"/>
          <w:szCs w:val="27"/>
        </w:rPr>
        <w:t>Open</w:t>
      </w:r>
      <w:r w:rsidR="007F0C94">
        <w:rPr>
          <w:color w:val="000000"/>
          <w:sz w:val="27"/>
          <w:szCs w:val="27"/>
        </w:rPr>
        <w:t xml:space="preserve"> the IVN Power BI file </w:t>
      </w:r>
      <w:r w:rsidRPr="00333C73">
        <w:rPr>
          <w:color w:val="000000"/>
          <w:sz w:val="27"/>
          <w:szCs w:val="27"/>
        </w:rPr>
        <w:t>in Power BI Desktop.</w:t>
      </w:r>
    </w:p>
    <w:p w14:paraId="54868758" w14:textId="77777777" w:rsidR="00333C73" w:rsidRPr="00333C73" w:rsidRDefault="00333C73" w:rsidP="00333C73">
      <w:pPr>
        <w:pStyle w:val="ListParagraph"/>
        <w:numPr>
          <w:ilvl w:val="0"/>
          <w:numId w:val="3"/>
        </w:numPr>
        <w:rPr>
          <w:color w:val="000000"/>
          <w:sz w:val="27"/>
          <w:szCs w:val="27"/>
        </w:rPr>
      </w:pPr>
      <w:r w:rsidRPr="00333C73">
        <w:rPr>
          <w:color w:val="000000"/>
          <w:sz w:val="27"/>
          <w:szCs w:val="27"/>
        </w:rPr>
        <w:t>Click anywhere in the visualization and select Home | Query | Refresh.</w:t>
      </w:r>
    </w:p>
    <w:p w14:paraId="3B478398" w14:textId="77777777" w:rsidR="00333C73" w:rsidRPr="00333C73" w:rsidRDefault="00333C73" w:rsidP="00333C73">
      <w:pPr>
        <w:pStyle w:val="ListParagraph"/>
        <w:numPr>
          <w:ilvl w:val="0"/>
          <w:numId w:val="3"/>
        </w:numPr>
        <w:rPr>
          <w:color w:val="000000"/>
          <w:sz w:val="27"/>
          <w:szCs w:val="27"/>
        </w:rPr>
      </w:pPr>
      <w:r w:rsidRPr="00333C73">
        <w:rPr>
          <w:color w:val="000000"/>
          <w:sz w:val="27"/>
          <w:szCs w:val="27"/>
        </w:rPr>
        <w:t>Select Home | Share | Publish.</w:t>
      </w:r>
    </w:p>
    <w:p w14:paraId="52C3C024" w14:textId="77777777" w:rsidR="00333C73" w:rsidRPr="00333C73" w:rsidRDefault="00333C73" w:rsidP="00333C73">
      <w:pPr>
        <w:pStyle w:val="ListParagraph"/>
        <w:numPr>
          <w:ilvl w:val="0"/>
          <w:numId w:val="3"/>
        </w:numPr>
        <w:rPr>
          <w:color w:val="000000"/>
          <w:sz w:val="27"/>
          <w:szCs w:val="27"/>
        </w:rPr>
      </w:pPr>
      <w:r w:rsidRPr="00333C73">
        <w:rPr>
          <w:color w:val="000000"/>
          <w:sz w:val="27"/>
          <w:szCs w:val="27"/>
        </w:rPr>
        <w:t>Select the default workspace to publish the .</w:t>
      </w:r>
      <w:proofErr w:type="spellStart"/>
      <w:r w:rsidRPr="00333C73">
        <w:rPr>
          <w:color w:val="000000"/>
          <w:sz w:val="27"/>
          <w:szCs w:val="27"/>
        </w:rPr>
        <w:t>pbix</w:t>
      </w:r>
      <w:proofErr w:type="spellEnd"/>
      <w:r w:rsidRPr="00333C73">
        <w:rPr>
          <w:color w:val="000000"/>
          <w:sz w:val="27"/>
          <w:szCs w:val="27"/>
        </w:rPr>
        <w:t xml:space="preserve"> file. </w:t>
      </w:r>
    </w:p>
    <w:p w14:paraId="671747CC" w14:textId="368797C6" w:rsidR="00333C73" w:rsidRPr="00333C73" w:rsidRDefault="00333C73" w:rsidP="00333C73">
      <w:pPr>
        <w:pStyle w:val="ListParagraph"/>
        <w:numPr>
          <w:ilvl w:val="0"/>
          <w:numId w:val="3"/>
        </w:numPr>
        <w:rPr>
          <w:color w:val="000000"/>
          <w:sz w:val="27"/>
          <w:szCs w:val="27"/>
        </w:rPr>
      </w:pPr>
      <w:r w:rsidRPr="00333C73">
        <w:rPr>
          <w:color w:val="000000"/>
          <w:sz w:val="27"/>
          <w:szCs w:val="27"/>
        </w:rPr>
        <w:t>Open the .</w:t>
      </w:r>
      <w:proofErr w:type="spellStart"/>
      <w:r w:rsidRPr="00333C73">
        <w:rPr>
          <w:color w:val="000000"/>
          <w:sz w:val="27"/>
          <w:szCs w:val="27"/>
        </w:rPr>
        <w:t>pbix</w:t>
      </w:r>
      <w:proofErr w:type="spellEnd"/>
      <w:r w:rsidRPr="00333C73">
        <w:rPr>
          <w:color w:val="000000"/>
          <w:sz w:val="27"/>
          <w:szCs w:val="27"/>
        </w:rPr>
        <w:t xml:space="preserve"> in Power BI</w:t>
      </w:r>
      <w:r w:rsidR="00E209C0">
        <w:rPr>
          <w:color w:val="000000"/>
          <w:sz w:val="27"/>
          <w:szCs w:val="27"/>
        </w:rPr>
        <w:t>.</w:t>
      </w:r>
    </w:p>
    <w:p w14:paraId="0B22598C" w14:textId="77777777" w:rsidR="00333C73" w:rsidRPr="00333C73" w:rsidRDefault="00333C73" w:rsidP="00333C73">
      <w:pPr>
        <w:pStyle w:val="ListParagraph"/>
        <w:numPr>
          <w:ilvl w:val="0"/>
          <w:numId w:val="3"/>
        </w:numPr>
        <w:rPr>
          <w:color w:val="000000"/>
          <w:sz w:val="27"/>
          <w:szCs w:val="27"/>
        </w:rPr>
      </w:pPr>
      <w:r w:rsidRPr="00333C73">
        <w:rPr>
          <w:color w:val="000000"/>
          <w:sz w:val="27"/>
          <w:szCs w:val="27"/>
        </w:rPr>
        <w:t>At the left vertical menu, select Workspaces, then select the default workspace.</w:t>
      </w:r>
    </w:p>
    <w:p w14:paraId="79AB4250" w14:textId="70DCEEEA" w:rsidR="00333C73" w:rsidRPr="00333C73" w:rsidRDefault="00333C73" w:rsidP="00333C73">
      <w:pPr>
        <w:pStyle w:val="ListParagraph"/>
        <w:numPr>
          <w:ilvl w:val="0"/>
          <w:numId w:val="3"/>
        </w:numPr>
        <w:rPr>
          <w:color w:val="000000"/>
          <w:sz w:val="27"/>
          <w:szCs w:val="27"/>
        </w:rPr>
      </w:pPr>
      <w:r w:rsidRPr="00333C73">
        <w:rPr>
          <w:color w:val="000000"/>
          <w:sz w:val="27"/>
          <w:szCs w:val="27"/>
        </w:rPr>
        <w:t>Verify that the workspace has today's date and a recent timestamp for the IVN</w:t>
      </w:r>
      <w:r w:rsidR="000160C7">
        <w:rPr>
          <w:color w:val="000000"/>
          <w:sz w:val="27"/>
          <w:szCs w:val="27"/>
        </w:rPr>
        <w:fldChar w:fldCharType="begin"/>
      </w:r>
      <w:r w:rsidR="000160C7">
        <w:instrText xml:space="preserve"> XE "</w:instrText>
      </w:r>
      <w:r w:rsidR="000160C7" w:rsidRPr="001E2032">
        <w:instrText>IVN</w:instrText>
      </w:r>
      <w:r w:rsidR="000160C7">
        <w:instrText xml:space="preserve">" </w:instrText>
      </w:r>
      <w:r w:rsidR="000160C7">
        <w:rPr>
          <w:color w:val="000000"/>
          <w:sz w:val="27"/>
          <w:szCs w:val="27"/>
        </w:rPr>
        <w:fldChar w:fldCharType="end"/>
      </w:r>
      <w:r w:rsidRPr="00333C73">
        <w:rPr>
          <w:color w:val="000000"/>
          <w:sz w:val="27"/>
          <w:szCs w:val="27"/>
        </w:rPr>
        <w:t xml:space="preserve"> Report and Semantic Model.</w:t>
      </w:r>
    </w:p>
    <w:p w14:paraId="05AED34C" w14:textId="5BD5880D" w:rsidR="00E05563" w:rsidRPr="005F5B7C" w:rsidRDefault="005010F0" w:rsidP="005F5B7C">
      <w:pPr>
        <w:pStyle w:val="ListParagraph"/>
        <w:numPr>
          <w:ilvl w:val="0"/>
          <w:numId w:val="3"/>
        </w:numPr>
        <w:rPr>
          <w:color w:val="000000"/>
          <w:sz w:val="27"/>
          <w:szCs w:val="27"/>
        </w:rPr>
      </w:pPr>
      <w:r>
        <w:rPr>
          <w:color w:val="000000"/>
          <w:sz w:val="27"/>
          <w:szCs w:val="27"/>
          <w:shd w:val="clear" w:color="auto" w:fill="FFFFFF"/>
        </w:rPr>
        <w:t>Go to the IVN</w:t>
      </w:r>
      <w:r w:rsidR="000160C7">
        <w:rPr>
          <w:color w:val="000000"/>
          <w:sz w:val="27"/>
          <w:szCs w:val="27"/>
          <w:shd w:val="clear" w:color="auto" w:fill="FFFFFF"/>
        </w:rPr>
        <w:fldChar w:fldCharType="begin"/>
      </w:r>
      <w:r w:rsidR="000160C7">
        <w:instrText xml:space="preserve"> XE "</w:instrText>
      </w:r>
      <w:r w:rsidR="000160C7" w:rsidRPr="001E2032">
        <w:instrText>IVN</w:instrText>
      </w:r>
      <w:r w:rsidR="000160C7">
        <w:instrText xml:space="preserve">" </w:instrText>
      </w:r>
      <w:r w:rsidR="000160C7">
        <w:rPr>
          <w:color w:val="000000"/>
          <w:sz w:val="27"/>
          <w:szCs w:val="27"/>
          <w:shd w:val="clear" w:color="auto" w:fill="FFFFFF"/>
        </w:rPr>
        <w:fldChar w:fldCharType="end"/>
      </w:r>
      <w:r>
        <w:rPr>
          <w:color w:val="000000"/>
          <w:sz w:val="27"/>
          <w:szCs w:val="27"/>
          <w:shd w:val="clear" w:color="auto" w:fill="FFFFFF"/>
        </w:rPr>
        <w:t xml:space="preserve"> Power BI visualization in Teams</w:t>
      </w:r>
      <w:r w:rsidR="00E209C0">
        <w:rPr>
          <w:color w:val="000000"/>
          <w:sz w:val="27"/>
          <w:szCs w:val="27"/>
          <w:shd w:val="clear" w:color="auto" w:fill="FFFFFF"/>
        </w:rPr>
        <w:t>,</w:t>
      </w:r>
      <w:r>
        <w:rPr>
          <w:color w:val="000000"/>
          <w:sz w:val="27"/>
          <w:szCs w:val="27"/>
          <w:shd w:val="clear" w:color="auto" w:fill="FFFFFF"/>
        </w:rPr>
        <w:t xml:space="preserve"> reload the visualization and see if it changes appearance.</w:t>
      </w:r>
    </w:p>
    <w:p w14:paraId="15653FC9" w14:textId="0E68E6A8" w:rsidR="00367085" w:rsidRPr="00506F64" w:rsidRDefault="00367085" w:rsidP="005F7FA6">
      <w:pPr>
        <w:pStyle w:val="Heading2"/>
      </w:pPr>
      <w:bookmarkStart w:id="802" w:name="_Toc177628936"/>
      <w:bookmarkStart w:id="803" w:name="_Toc177722783"/>
      <w:bookmarkStart w:id="804" w:name="_Toc181163204"/>
      <w:bookmarkStart w:id="805" w:name="_Toc181338869"/>
      <w:bookmarkStart w:id="806" w:name="_Toc181998273"/>
      <w:bookmarkStart w:id="807" w:name="_Toc189239066"/>
      <w:r>
        <w:t>3.</w:t>
      </w:r>
      <w:r w:rsidR="005F7FA6">
        <w:t>8</w:t>
      </w:r>
      <w:r>
        <w:t xml:space="preserve"> Announcing new versions and managing announcement subscriptions</w:t>
      </w:r>
      <w:bookmarkEnd w:id="800"/>
      <w:bookmarkEnd w:id="801"/>
      <w:bookmarkEnd w:id="802"/>
      <w:bookmarkEnd w:id="803"/>
      <w:bookmarkEnd w:id="804"/>
      <w:bookmarkEnd w:id="805"/>
      <w:bookmarkEnd w:id="806"/>
      <w:bookmarkEnd w:id="807"/>
    </w:p>
    <w:p w14:paraId="684CCF91" w14:textId="0F9AB47D" w:rsidR="00367085" w:rsidRPr="00506F64" w:rsidRDefault="00367085" w:rsidP="006639A7">
      <w:pPr>
        <w:numPr>
          <w:ilvl w:val="0"/>
          <w:numId w:val="13"/>
        </w:numPr>
      </w:pPr>
      <w:r w:rsidRPr="00367085">
        <w:t xml:space="preserve">Update subscribers list at </w:t>
      </w:r>
      <w:hyperlink r:id="rId79" w:history="1">
        <w:r w:rsidRPr="00367085">
          <w:rPr>
            <w:rStyle w:val="Hyperlink"/>
          </w:rPr>
          <w:t>https://mim.va.gov/IdentityManagement/aspx/groups/AllDLs.aspx</w:t>
        </w:r>
      </w:hyperlink>
    </w:p>
    <w:p w14:paraId="65C3EDCD" w14:textId="61749537" w:rsidR="00367085" w:rsidRPr="00506F64" w:rsidRDefault="00367085" w:rsidP="006639A7">
      <w:pPr>
        <w:numPr>
          <w:ilvl w:val="0"/>
          <w:numId w:val="13"/>
        </w:numPr>
      </w:pPr>
      <w:r w:rsidRPr="00367085">
        <w:t xml:space="preserve">Update </w:t>
      </w:r>
      <w:hyperlink r:id="rId80" w:history="1">
        <w:r w:rsidRPr="00367085">
          <w:rPr>
            <w:rStyle w:val="Hyperlink"/>
          </w:rPr>
          <w:t>https://mim.va.gov/IdentityManagement/aspx/groups/MyDLs.aspx</w:t>
        </w:r>
      </w:hyperlink>
      <w:r w:rsidRPr="00367085">
        <w:t xml:space="preserve"> to reflect </w:t>
      </w:r>
      <w:r w:rsidR="00495C97">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367085">
        <w:t xml:space="preserve"> RACI.docx</w:t>
      </w:r>
    </w:p>
    <w:p w14:paraId="2886C28B" w14:textId="336D4B69" w:rsidR="00367085" w:rsidRPr="00506F64" w:rsidRDefault="00367085" w:rsidP="006639A7">
      <w:pPr>
        <w:numPr>
          <w:ilvl w:val="0"/>
          <w:numId w:val="13"/>
        </w:numPr>
      </w:pPr>
      <w:r w:rsidRPr="00367085">
        <w:t xml:space="preserve">Send announcement to subscribers at </w:t>
      </w:r>
      <w:hyperlink r:id="rId81" w:history="1">
        <w:r w:rsidR="00495C97">
          <w:rPr>
            <w:rStyle w:val="Hyperlink"/>
          </w:rPr>
          <w:t>IVN</w:t>
        </w:r>
        <w:r w:rsidRPr="00367085">
          <w:rPr>
            <w:rStyle w:val="Hyperlink"/>
          </w:rPr>
          <w:t>Subscribers@va.gov</w:t>
        </w:r>
      </w:hyperlink>
      <w:r w:rsidRPr="00367085">
        <w:t xml:space="preserve"> and </w:t>
      </w:r>
      <w:hyperlink r:id="rId82" w:history="1">
        <w:r w:rsidR="00495C97">
          <w:rPr>
            <w:rStyle w:val="Hyperlink"/>
          </w:rPr>
          <w:t>IVN</w:t>
        </w:r>
        <w:r w:rsidR="000160C7">
          <w:rPr>
            <w:rStyle w:val="Hyperlink"/>
          </w:rPr>
          <w:fldChar w:fldCharType="begin"/>
        </w:r>
        <w:r w:rsidR="000160C7">
          <w:instrText xml:space="preserve"> XE "</w:instrText>
        </w:r>
        <w:r w:rsidR="000160C7" w:rsidRPr="001E2032">
          <w:instrText>IVN</w:instrText>
        </w:r>
        <w:r w:rsidR="000160C7">
          <w:instrText xml:space="preserve">" </w:instrText>
        </w:r>
        <w:r w:rsidR="000160C7">
          <w:rPr>
            <w:rStyle w:val="Hyperlink"/>
          </w:rPr>
          <w:fldChar w:fldCharType="end"/>
        </w:r>
        <w:r w:rsidRPr="00367085">
          <w:rPr>
            <w:rStyle w:val="Hyperlink"/>
          </w:rPr>
          <w:t xml:space="preserve"> RACI.docx</w:t>
        </w:r>
      </w:hyperlink>
    </w:p>
    <w:p w14:paraId="54E205A4" w14:textId="346C6C90" w:rsidR="00367085" w:rsidRPr="00506F64" w:rsidRDefault="00367085" w:rsidP="006639A7">
      <w:pPr>
        <w:numPr>
          <w:ilvl w:val="0"/>
          <w:numId w:val="13"/>
        </w:numPr>
      </w:pPr>
      <w:r w:rsidRPr="00367085">
        <w:t xml:space="preserve">Update </w:t>
      </w:r>
      <w:hyperlink r:id="rId83" w:history="1">
        <w:r w:rsidRPr="00367085">
          <w:rPr>
            <w:rStyle w:val="Hyperlink"/>
          </w:rPr>
          <w:t>https://mim.va.gov/IdentityManagement/aspx/groups/MyDLs.aspx</w:t>
        </w:r>
      </w:hyperlink>
      <w:r w:rsidRPr="00367085">
        <w:t xml:space="preserve"> and </w:t>
      </w:r>
      <w:r w:rsidR="00495C97">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367085">
        <w:t xml:space="preserve"> RACI.docx to reflect bad </w:t>
      </w:r>
      <w:r w:rsidRPr="00506F64">
        <w:t>e</w:t>
      </w:r>
      <w:r w:rsidR="00C6424D" w:rsidRPr="00506F64">
        <w:t>mail</w:t>
      </w:r>
      <w:r w:rsidRPr="00367085">
        <w:t xml:space="preserve"> addresses.</w:t>
      </w:r>
    </w:p>
    <w:p w14:paraId="7DFF58CA" w14:textId="77777777" w:rsidR="00367085" w:rsidRPr="00506F64" w:rsidRDefault="00367085" w:rsidP="00367085">
      <w:r w:rsidRPr="00506F64">
        <w:br w:type="page"/>
      </w:r>
    </w:p>
    <w:p w14:paraId="267029F6" w14:textId="42354CD2" w:rsidR="00D279C3" w:rsidRPr="00506F64" w:rsidRDefault="00CF5878" w:rsidP="00CF5878">
      <w:pPr>
        <w:pStyle w:val="Heading1"/>
      </w:pPr>
      <w:bookmarkStart w:id="808" w:name="_Toc177628937"/>
      <w:bookmarkStart w:id="809" w:name="_Toc177722784"/>
      <w:bookmarkStart w:id="810" w:name="_Toc181163205"/>
      <w:bookmarkStart w:id="811" w:name="_Toc181338870"/>
      <w:bookmarkStart w:id="812" w:name="_Toc181998274"/>
      <w:bookmarkStart w:id="813" w:name="_Toc189239067"/>
      <w:r>
        <w:t xml:space="preserve">Appendix </w:t>
      </w:r>
      <w:r w:rsidR="000541EB">
        <w:t>C</w:t>
      </w:r>
      <w:r>
        <w:t xml:space="preserve">: </w:t>
      </w:r>
      <w:r w:rsidR="000541EB">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0541EB">
        <w:t xml:space="preserve"> d</w:t>
      </w:r>
      <w:r>
        <w:t xml:space="preserve">ata </w:t>
      </w:r>
      <w:r w:rsidR="00506F64">
        <w:t>s</w:t>
      </w:r>
      <w:r>
        <w:t>haring</w:t>
      </w:r>
      <w:r w:rsidR="004710DF">
        <w:t xml:space="preserve"> </w:t>
      </w:r>
      <w:r w:rsidR="00506F64">
        <w:t>f</w:t>
      </w:r>
      <w:r w:rsidR="004710DF">
        <w:t>ramework</w:t>
      </w:r>
      <w:bookmarkEnd w:id="808"/>
      <w:bookmarkEnd w:id="809"/>
      <w:bookmarkEnd w:id="810"/>
      <w:bookmarkEnd w:id="811"/>
      <w:bookmarkEnd w:id="812"/>
      <w:bookmarkEnd w:id="813"/>
    </w:p>
    <w:p w14:paraId="52A2CB33" w14:textId="4B94A093" w:rsidR="009405DC" w:rsidRPr="00506F64" w:rsidRDefault="009405DC" w:rsidP="009405DC">
      <w:r w:rsidRPr="00506F64">
        <w:t>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data sharing framework for </w:t>
      </w:r>
      <w:r w:rsidR="00506F64">
        <w:t>F</w:t>
      </w:r>
      <w:r w:rsidRPr="00506F64">
        <w:t xml:space="preserve">ederal agencies is a structured and systematic approach to manage the sharing of IVN data between various agencies of the </w:t>
      </w:r>
      <w:r w:rsidR="00506F64">
        <w:t>F</w:t>
      </w:r>
      <w:r w:rsidRPr="00506F64">
        <w:t xml:space="preserve">ederal </w:t>
      </w:r>
      <w:r w:rsidR="00506F64">
        <w:t>G</w:t>
      </w:r>
      <w:r w:rsidRPr="00506F64">
        <w:t xml:space="preserve">overnment. Such a framework is necessary for several reasons. First, it enables </w:t>
      </w:r>
      <w:r w:rsidR="00BF1591" w:rsidRPr="00506F64">
        <w:t>F</w:t>
      </w:r>
      <w:r w:rsidRPr="00506F64">
        <w:t xml:space="preserve">ederal agencies to share </w:t>
      </w:r>
      <w:r w:rsidR="0099692B" w:rsidRPr="00506F64">
        <w:t xml:space="preserve">IVN </w:t>
      </w:r>
      <w:r w:rsidRPr="00506F64">
        <w:t xml:space="preserve">data in a secure, consistent, and efficient manner, </w:t>
      </w:r>
      <w:r w:rsidR="00BF1591" w:rsidRPr="00506F64">
        <w:t>protecting</w:t>
      </w:r>
      <w:r w:rsidRPr="00506F64">
        <w:t xml:space="preserve"> sensitive information from unauthorized access or disclosure. Secondly, it facilitates better decision-making by providing policymakers with a comprehensive and holistic view of various government programs and initiatives. Finally, a data sharing framework can help reduce duplication of effort and save </w:t>
      </w:r>
      <w:r w:rsidR="00BF1591" w:rsidRPr="00506F64">
        <w:t>Federal revenue</w:t>
      </w:r>
      <w:r w:rsidRPr="00506F64">
        <w:t xml:space="preserve"> by ensuring that government agencies are not collecting or storing redundant information.</w:t>
      </w:r>
    </w:p>
    <w:p w14:paraId="0D247D98" w14:textId="38B7A56D" w:rsidR="00CF5878" w:rsidRPr="00506F64" w:rsidRDefault="009405DC" w:rsidP="009405DC">
      <w:r w:rsidRPr="00506F64">
        <w:t xml:space="preserve">There are several key components of a data sharing framework for </w:t>
      </w:r>
      <w:r w:rsidR="00506F64">
        <w:t>F</w:t>
      </w:r>
      <w:r w:rsidRPr="00506F64">
        <w:t>ederal agencies.</w:t>
      </w:r>
      <w:r w:rsidR="00B1333A" w:rsidRPr="00506F64">
        <w:t xml:space="preserve"> These include:</w:t>
      </w:r>
    </w:p>
    <w:p w14:paraId="537B505A" w14:textId="218FCA61" w:rsidR="000D7CF9" w:rsidRPr="00506F64" w:rsidRDefault="000D7CF9" w:rsidP="00D62B83">
      <w:pPr>
        <w:pStyle w:val="ListParagraph"/>
        <w:numPr>
          <w:ilvl w:val="0"/>
          <w:numId w:val="26"/>
        </w:numPr>
      </w:pPr>
      <w:r w:rsidRPr="00506F64">
        <w:t xml:space="preserve">Data Governance: </w:t>
      </w:r>
      <w:r w:rsidR="00077021" w:rsidRPr="00506F64">
        <w:t>T</w:t>
      </w:r>
      <w:r w:rsidRPr="00506F64">
        <w:t>he policies, procedures, and guidelines that define how</w:t>
      </w:r>
      <w:r w:rsidR="00290C83" w:rsidRPr="00506F64">
        <w:t xml:space="preserve"> </w:t>
      </w:r>
      <w:r w:rsidR="00BF1591" w:rsidRPr="00506F64">
        <w:t xml:space="preserve">to </w:t>
      </w:r>
      <w:r w:rsidRPr="00506F64">
        <w:t xml:space="preserve">collect, store, share, and </w:t>
      </w:r>
      <w:r w:rsidR="00BF1591" w:rsidRPr="00506F64">
        <w:t>apply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BF1591" w:rsidRPr="00506F64">
        <w:t xml:space="preserve"> </w:t>
      </w:r>
      <w:r w:rsidR="00077021" w:rsidRPr="00506F64">
        <w:t>data</w:t>
      </w:r>
      <w:r w:rsidRPr="00506F64">
        <w:t>. It includes standards for data quality, security, privacy, and compliance with legal and regulatory requirements.</w:t>
      </w:r>
    </w:p>
    <w:p w14:paraId="3CC67EF6" w14:textId="3DA1BA12" w:rsidR="000D7CF9" w:rsidRPr="00506F64" w:rsidRDefault="000D7CF9" w:rsidP="00D62B83">
      <w:pPr>
        <w:pStyle w:val="ListParagraph"/>
        <w:numPr>
          <w:ilvl w:val="0"/>
          <w:numId w:val="26"/>
        </w:numPr>
      </w:pPr>
      <w:r w:rsidRPr="00506F64">
        <w:t xml:space="preserve">Data Architecture: The design and structure of data systems, including data models, data dictionaries, and metadata. It provides a common understanding of the </w:t>
      </w:r>
      <w:r w:rsidR="00290C83" w:rsidRPr="00506F64">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290C83" w:rsidRPr="00506F64">
        <w:t xml:space="preserve"> </w:t>
      </w:r>
      <w:r w:rsidRPr="00506F64">
        <w:t>data that is shared between agencies, enabling them to use and interpret it in a consistent and meaningful way.</w:t>
      </w:r>
    </w:p>
    <w:p w14:paraId="26017D48" w14:textId="788F6531" w:rsidR="000D7CF9" w:rsidRPr="00506F64" w:rsidRDefault="000D7CF9" w:rsidP="00D62B83">
      <w:pPr>
        <w:pStyle w:val="ListParagraph"/>
        <w:numPr>
          <w:ilvl w:val="0"/>
          <w:numId w:val="26"/>
        </w:numPr>
      </w:pPr>
      <w:r w:rsidRPr="00506F64">
        <w:t xml:space="preserve">Data Access and Sharing: The processes and technologies that enable authorized users to access and share </w:t>
      </w:r>
      <w:r w:rsidR="00290C83" w:rsidRPr="00506F64">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290C83" w:rsidRPr="00506F64">
        <w:t xml:space="preserve"> </w:t>
      </w:r>
      <w:r w:rsidRPr="00506F64">
        <w:t xml:space="preserve">data across </w:t>
      </w:r>
      <w:r w:rsidR="00506F64">
        <w:t>A</w:t>
      </w:r>
      <w:r w:rsidRPr="00506F64">
        <w:t>gency boundaries. This includes access controls, data sharing agreements, and secure data transfer mechanisms.</w:t>
      </w:r>
    </w:p>
    <w:p w14:paraId="2D297716" w14:textId="797E5AA6" w:rsidR="00B1333A" w:rsidRPr="00506F64" w:rsidRDefault="000D7CF9" w:rsidP="00D62B83">
      <w:pPr>
        <w:pStyle w:val="ListParagraph"/>
        <w:numPr>
          <w:ilvl w:val="0"/>
          <w:numId w:val="26"/>
        </w:numPr>
      </w:pPr>
      <w:r w:rsidRPr="00506F64">
        <w:t xml:space="preserve">Data Analytics: The tools and techniques used to analyze and interpret </w:t>
      </w:r>
      <w:r w:rsidR="00290C83" w:rsidRPr="00506F64">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290C83" w:rsidRPr="00506F64">
        <w:t xml:space="preserve"> </w:t>
      </w:r>
      <w:r w:rsidRPr="00506F64">
        <w:t xml:space="preserve">data, enabling </w:t>
      </w:r>
      <w:r w:rsidR="00506F64">
        <w:t>F</w:t>
      </w:r>
      <w:r w:rsidRPr="00506F64">
        <w:t>ederal agencies to derive insights and make informed decisions. This includes data visualization, machine learning, and predictive analytics.</w:t>
      </w:r>
    </w:p>
    <w:p w14:paraId="5828EC84" w14:textId="77777777" w:rsidR="00D2406C" w:rsidRPr="00506F64" w:rsidRDefault="00D2406C" w:rsidP="00D2406C"/>
    <w:p w14:paraId="3EC649B1" w14:textId="557B9A34" w:rsidR="00D2406C" w:rsidRPr="00506F64" w:rsidRDefault="00D2406C" w:rsidP="00D2406C">
      <w:r w:rsidRPr="00506F64">
        <w:t>In conclusion, an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506F64">
        <w:t xml:space="preserve"> data sharing framework for </w:t>
      </w:r>
      <w:r w:rsidR="00506F64">
        <w:t>F</w:t>
      </w:r>
      <w:r w:rsidRPr="00506F64">
        <w:t xml:space="preserve">ederal agencies is essential for promoting collaboration and transparency among government entities. </w:t>
      </w:r>
      <w:r w:rsidR="00A26E3A" w:rsidRPr="00506F64">
        <w:t>A data sharing framework</w:t>
      </w:r>
      <w:r w:rsidRPr="00506F64">
        <w:t xml:space="preserve"> provides a structured and secure approach to sharing data, enabling policymakers to make better decisions</w:t>
      </w:r>
      <w:r w:rsidR="00092BC0" w:rsidRPr="00506F64">
        <w:t>,</w:t>
      </w:r>
      <w:r w:rsidRPr="00506F64">
        <w:t xml:space="preserve"> and improving the efficiency of government programs and initiatives.</w:t>
      </w:r>
    </w:p>
    <w:p w14:paraId="536EC444" w14:textId="1CF200AB" w:rsidR="00CF5878" w:rsidRPr="00506F64" w:rsidRDefault="00CF5878" w:rsidP="00CF5878">
      <w:pPr>
        <w:spacing w:after="0"/>
      </w:pPr>
      <w:r w:rsidRPr="00506F64">
        <w:br w:type="page"/>
      </w:r>
    </w:p>
    <w:bookmarkStart w:id="814" w:name="_Glossary_and_Data"/>
    <w:bookmarkStart w:id="815" w:name="_Toc119568593"/>
    <w:bookmarkStart w:id="816" w:name="_Toc91681190"/>
    <w:bookmarkEnd w:id="814"/>
    <w:p w14:paraId="7DF8278C" w14:textId="59ABFB07" w:rsidR="00367085" w:rsidRPr="00506F64" w:rsidRDefault="00FD38E7" w:rsidP="00663B45">
      <w:pPr>
        <w:pStyle w:val="Heading1"/>
      </w:pPr>
      <w:r>
        <w:fldChar w:fldCharType="begin"/>
      </w:r>
      <w:r>
        <w:instrText>HYPERLINK  \l "_Glossary_and_Data"</w:instrText>
      </w:r>
      <w:r>
        <w:fldChar w:fldCharType="separate"/>
      </w:r>
      <w:bookmarkStart w:id="817" w:name="_Toc189239068"/>
      <w:bookmarkStart w:id="818" w:name="_Toc181163206"/>
      <w:bookmarkStart w:id="819" w:name="_Toc181338871"/>
      <w:bookmarkStart w:id="820" w:name="_Toc177722785"/>
      <w:bookmarkStart w:id="821" w:name="_Toc177628938"/>
      <w:bookmarkStart w:id="822" w:name="_Toc181998275"/>
      <w:r w:rsidR="00367085" w:rsidRPr="00FD38E7">
        <w:rPr>
          <w:rStyle w:val="Hyperlink"/>
        </w:rPr>
        <w:t>Glossary</w:t>
      </w:r>
      <w:bookmarkEnd w:id="815"/>
      <w:r w:rsidR="00367085" w:rsidRPr="00FD38E7">
        <w:rPr>
          <w:rStyle w:val="Hyperlink"/>
        </w:rPr>
        <w:t xml:space="preserve"> and Data Dictionary</w:t>
      </w:r>
      <w:bookmarkEnd w:id="817"/>
      <w:bookmarkEnd w:id="818"/>
      <w:bookmarkEnd w:id="819"/>
      <w:bookmarkEnd w:id="820"/>
      <w:bookmarkEnd w:id="821"/>
      <w:bookmarkEnd w:id="822"/>
      <w:r>
        <w:fldChar w:fldCharType="end"/>
      </w:r>
    </w:p>
    <w:p w14:paraId="341212CE" w14:textId="735DDD85" w:rsidR="00367085" w:rsidRPr="00506F64" w:rsidRDefault="005E2FF9" w:rsidP="00367085">
      <w:bookmarkStart w:id="823" w:name="_1731323534"/>
      <w:bookmarkStart w:id="824" w:name="_1734754449"/>
      <w:bookmarkEnd w:id="823"/>
      <w:bookmarkEnd w:id="824"/>
      <w:r>
        <w:t>This combined glossary and data dictionary includes terms for data fields, tables and other objects relevant to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technology development and support; most of these terms are not used in this SOP, but are included here to provide a common, single source of definitions for IVN-related terms.</w:t>
      </w:r>
    </w:p>
    <w:tbl>
      <w:tblPr>
        <w:tblStyle w:val="TableGrid"/>
        <w:tblW w:w="0" w:type="auto"/>
        <w:tblInd w:w="-3" w:type="dxa"/>
        <w:tblLook w:val="04A0" w:firstRow="1" w:lastRow="0" w:firstColumn="1" w:lastColumn="0" w:noHBand="0" w:noVBand="1"/>
      </w:tblPr>
      <w:tblGrid>
        <w:gridCol w:w="2218"/>
        <w:gridCol w:w="7135"/>
      </w:tblGrid>
      <w:tr w:rsidR="00E31FE1" w:rsidRPr="00506F64" w14:paraId="60E6D1CB" w14:textId="77777777" w:rsidTr="00E31FE1">
        <w:trPr>
          <w:cantSplit/>
          <w:trHeight w:val="332"/>
          <w:tblHeader/>
        </w:trPr>
        <w:tc>
          <w:tcPr>
            <w:tcW w:w="0" w:type="auto"/>
          </w:tcPr>
          <w:p w14:paraId="3B4FCFFA" w14:textId="77777777" w:rsidR="00E31FE1" w:rsidRPr="00035F0B" w:rsidRDefault="00E31FE1">
            <w:r>
              <w:t>Term</w:t>
            </w:r>
          </w:p>
        </w:tc>
        <w:tc>
          <w:tcPr>
            <w:tcW w:w="0" w:type="auto"/>
          </w:tcPr>
          <w:p w14:paraId="7FEA7711" w14:textId="77777777" w:rsidR="00E31FE1" w:rsidRPr="00035F0B" w:rsidRDefault="00E31FE1">
            <w:r>
              <w:t>Definition</w:t>
            </w:r>
          </w:p>
        </w:tc>
      </w:tr>
      <w:tr w:rsidR="00E31FE1" w:rsidRPr="00506F64" w14:paraId="0E624877" w14:textId="77777777" w:rsidTr="00E31FE1">
        <w:trPr>
          <w:cantSplit/>
          <w:trHeight w:val="332"/>
        </w:trPr>
        <w:tc>
          <w:tcPr>
            <w:tcW w:w="0" w:type="auto"/>
          </w:tcPr>
          <w:p w14:paraId="120B3416" w14:textId="237B21B9" w:rsidR="00E31FE1" w:rsidRPr="00506F64" w:rsidRDefault="00E31FE1" w:rsidP="006E7820">
            <w:r>
              <w:t>Alignment</w:t>
            </w:r>
            <w:r w:rsidR="000404EA">
              <w:fldChar w:fldCharType="begin"/>
            </w:r>
            <w:r w:rsidR="000404EA">
              <w:instrText xml:space="preserve"> XE "</w:instrText>
            </w:r>
            <w:r w:rsidR="000404EA" w:rsidRPr="00E77A25">
              <w:instrText>Alignment</w:instrText>
            </w:r>
            <w:r w:rsidR="000404EA">
              <w:instrText xml:space="preserve">" \i </w:instrText>
            </w:r>
            <w:r w:rsidR="000404EA">
              <w:fldChar w:fldCharType="end"/>
            </w:r>
          </w:p>
        </w:tc>
        <w:tc>
          <w:tcPr>
            <w:tcW w:w="0" w:type="auto"/>
          </w:tcPr>
          <w:p w14:paraId="52D9F394" w14:textId="77777777" w:rsidR="00E31FE1" w:rsidRPr="00506F64" w:rsidRDefault="00E31FE1" w:rsidP="006E7820">
            <w:r>
              <w:t>Transactions of value across programs and organizations</w:t>
            </w:r>
            <w:r w:rsidRPr="00035F0B">
              <w:t>.</w:t>
            </w:r>
          </w:p>
        </w:tc>
      </w:tr>
      <w:tr w:rsidR="00E31FE1" w:rsidRPr="00506F64" w14:paraId="6AD12C13" w14:textId="77777777" w:rsidTr="00E31FE1">
        <w:trPr>
          <w:cantSplit/>
          <w:trHeight w:val="332"/>
        </w:trPr>
        <w:tc>
          <w:tcPr>
            <w:tcW w:w="0" w:type="auto"/>
          </w:tcPr>
          <w:p w14:paraId="6B82AC95" w14:textId="5DCE7F24" w:rsidR="00E31FE1" w:rsidRPr="003837FD" w:rsidRDefault="00E31FE1">
            <w:pPr>
              <w:rPr>
                <w:rFonts w:cs="Arial"/>
                <w:szCs w:val="24"/>
              </w:rPr>
            </w:pPr>
            <w:r w:rsidRPr="003837FD">
              <w:rPr>
                <w:rStyle w:val="normaltextrun"/>
                <w:rFonts w:cs="Arial"/>
                <w:color w:val="D13438"/>
                <w:szCs w:val="24"/>
                <w:u w:val="single"/>
                <w:shd w:val="clear" w:color="auto" w:fill="FFFFFF"/>
              </w:rPr>
              <w:t>Automation Phase</w:t>
            </w:r>
            <w:r w:rsidR="00A25141">
              <w:rPr>
                <w:rStyle w:val="normaltextrun"/>
                <w:rFonts w:cs="Arial"/>
                <w:color w:val="D13438"/>
                <w:szCs w:val="24"/>
                <w:u w:val="single"/>
                <w:shd w:val="clear" w:color="auto" w:fill="FFFFFF"/>
              </w:rPr>
              <w:fldChar w:fldCharType="begin"/>
            </w:r>
            <w:r w:rsidR="00A25141">
              <w:instrText xml:space="preserve"> XE "</w:instrText>
            </w:r>
            <w:r w:rsidR="00A25141" w:rsidRPr="00E77A25">
              <w:rPr>
                <w:rStyle w:val="normaltextrun"/>
                <w:rFonts w:cs="Arial"/>
                <w:color w:val="D13438"/>
                <w:szCs w:val="24"/>
                <w:u w:val="single"/>
                <w:shd w:val="clear" w:color="auto" w:fill="FFFFFF"/>
              </w:rPr>
              <w:instrText>Automation Phase</w:instrText>
            </w:r>
            <w:r w:rsidR="00A25141">
              <w:instrText xml:space="preserve">" \i </w:instrText>
            </w:r>
            <w:r w:rsidR="00A25141">
              <w:rPr>
                <w:rStyle w:val="normaltextrun"/>
                <w:rFonts w:cs="Arial"/>
                <w:color w:val="D13438"/>
                <w:szCs w:val="24"/>
                <w:u w:val="single"/>
                <w:shd w:val="clear" w:color="auto" w:fill="FFFFFF"/>
              </w:rPr>
              <w:fldChar w:fldCharType="end"/>
            </w:r>
            <w:r w:rsidRPr="003837FD">
              <w:rPr>
                <w:rStyle w:val="normaltextrun"/>
                <w:rFonts w:cs="Arial"/>
                <w:color w:val="D13438"/>
                <w:szCs w:val="24"/>
                <w:u w:val="single"/>
                <w:shd w:val="clear" w:color="auto" w:fill="FFFFFF"/>
              </w:rPr>
              <w:t xml:space="preserve"> </w:t>
            </w:r>
          </w:p>
        </w:tc>
        <w:tc>
          <w:tcPr>
            <w:tcW w:w="0" w:type="auto"/>
          </w:tcPr>
          <w:p w14:paraId="0F23C88B" w14:textId="77777777" w:rsidR="00E31FE1" w:rsidRPr="00035F0B" w:rsidRDefault="00E31FE1">
            <w:r w:rsidRPr="003837FD">
              <w:t>Admin assigns tasks and AI and humans take on increasingly complicated tasks as each phase increases in complexity.</w:t>
            </w:r>
            <w:r>
              <w:rPr>
                <w:rStyle w:val="eop"/>
                <w:rFonts w:ascii="Calibri" w:hAnsi="Calibri" w:cs="Calibri"/>
                <w:color w:val="D13438"/>
                <w:shd w:val="clear" w:color="auto" w:fill="FFFFFF"/>
              </w:rPr>
              <w:t> </w:t>
            </w:r>
          </w:p>
        </w:tc>
      </w:tr>
      <w:tr w:rsidR="00E31FE1" w:rsidRPr="00506F64" w14:paraId="647E28BC" w14:textId="77777777" w:rsidTr="00E31FE1">
        <w:trPr>
          <w:cantSplit/>
          <w:trHeight w:val="332"/>
        </w:trPr>
        <w:tc>
          <w:tcPr>
            <w:tcW w:w="0" w:type="auto"/>
          </w:tcPr>
          <w:p w14:paraId="7594BBDA" w14:textId="4987A797" w:rsidR="00E31FE1" w:rsidRPr="00506F64" w:rsidRDefault="00E31FE1">
            <w:r w:rsidRPr="00035F0B">
              <w:t>Blockages</w:t>
            </w:r>
            <w:r w:rsidR="001620DC">
              <w:fldChar w:fldCharType="begin"/>
            </w:r>
            <w:r w:rsidR="001620DC">
              <w:instrText xml:space="preserve"> XE "</w:instrText>
            </w:r>
            <w:r w:rsidR="001620DC" w:rsidRPr="00E77A25">
              <w:instrText>Blockages</w:instrText>
            </w:r>
            <w:r w:rsidR="001620DC">
              <w:instrText xml:space="preserve">" \i </w:instrText>
            </w:r>
            <w:r w:rsidR="001620DC">
              <w:fldChar w:fldCharType="end"/>
            </w:r>
            <w:r w:rsidRPr="00035F0B">
              <w:t xml:space="preserve"> (incl. missing crosswalks)</w:t>
            </w:r>
          </w:p>
        </w:tc>
        <w:tc>
          <w:tcPr>
            <w:tcW w:w="0" w:type="auto"/>
          </w:tcPr>
          <w:p w14:paraId="65F78A36" w14:textId="77777777" w:rsidR="00E31FE1" w:rsidRPr="00506F64" w:rsidRDefault="00E31FE1">
            <w:r w:rsidRPr="00035F0B">
              <w:t>Based on blockages as defined in Agile product development; anything that stops or slows down the delivery of a product or acts as a hurdle for the product.</w:t>
            </w:r>
          </w:p>
        </w:tc>
      </w:tr>
      <w:tr w:rsidR="00E31FE1" w:rsidRPr="00506F64" w14:paraId="79EEFE78" w14:textId="77777777" w:rsidTr="00E31FE1">
        <w:trPr>
          <w:cantSplit/>
          <w:trHeight w:val="332"/>
        </w:trPr>
        <w:tc>
          <w:tcPr>
            <w:tcW w:w="0" w:type="auto"/>
          </w:tcPr>
          <w:p w14:paraId="56ED9C72" w14:textId="286CFB4F" w:rsidR="00E31FE1" w:rsidRPr="00035F0B" w:rsidRDefault="00E31FE1" w:rsidP="00462571">
            <w:r w:rsidRPr="00CE0BE2">
              <w:t>Client</w:t>
            </w:r>
            <w:r w:rsidR="00B53713">
              <w:fldChar w:fldCharType="begin"/>
            </w:r>
            <w:r w:rsidR="00B53713">
              <w:instrText xml:space="preserve"> XE "</w:instrText>
            </w:r>
            <w:r w:rsidR="00B53713" w:rsidRPr="00E77A25">
              <w:instrText>Client</w:instrText>
            </w:r>
            <w:r w:rsidR="00B53713">
              <w:instrText xml:space="preserve">" \i </w:instrText>
            </w:r>
            <w:r w:rsidR="00B53713">
              <w:fldChar w:fldCharType="end"/>
            </w:r>
          </w:p>
        </w:tc>
        <w:tc>
          <w:tcPr>
            <w:tcW w:w="0" w:type="auto"/>
          </w:tcPr>
          <w:p w14:paraId="7497ADAF" w14:textId="77777777" w:rsidR="00E31FE1" w:rsidRPr="00035F0B" w:rsidRDefault="00E31FE1" w:rsidP="00462571">
            <w:r w:rsidRPr="00CE0BE2">
              <w:t>The contact who requests the analysis or analysis product.</w:t>
            </w:r>
          </w:p>
        </w:tc>
      </w:tr>
      <w:tr w:rsidR="00E31FE1" w:rsidRPr="00506F64" w14:paraId="4EC30A68" w14:textId="77777777" w:rsidTr="00E31FE1">
        <w:trPr>
          <w:cantSplit/>
          <w:trHeight w:val="332"/>
        </w:trPr>
        <w:tc>
          <w:tcPr>
            <w:tcW w:w="0" w:type="auto"/>
          </w:tcPr>
          <w:p w14:paraId="60A53103" w14:textId="77777777" w:rsidR="00E31FE1" w:rsidRPr="00506F64" w:rsidRDefault="00E31FE1" w:rsidP="006E7820">
            <w:r w:rsidRPr="00035F0B">
              <w:t>Code of Federal Regulations (CFR)</w:t>
            </w:r>
          </w:p>
        </w:tc>
        <w:tc>
          <w:tcPr>
            <w:tcW w:w="0" w:type="auto"/>
          </w:tcPr>
          <w:p w14:paraId="3C561DD3" w14:textId="77777777" w:rsidR="00E31FE1" w:rsidRPr="00506F64" w:rsidRDefault="00E31FE1" w:rsidP="006E7820">
            <w:r w:rsidRPr="00035F0B">
              <w:t>Regulations issued by executive branch agencies; the codification of the general and permanent rules published in the Federal Register by the departments and agencies of the Federal Government.</w:t>
            </w:r>
          </w:p>
        </w:tc>
      </w:tr>
      <w:tr w:rsidR="00E31FE1" w:rsidRPr="00506F64" w14:paraId="6479FB30" w14:textId="77777777" w:rsidTr="00E31FE1">
        <w:trPr>
          <w:cantSplit/>
          <w:trHeight w:val="332"/>
        </w:trPr>
        <w:tc>
          <w:tcPr>
            <w:tcW w:w="0" w:type="auto"/>
          </w:tcPr>
          <w:p w14:paraId="2B73210F" w14:textId="77777777" w:rsidR="00E31FE1" w:rsidRPr="00506F64" w:rsidRDefault="00E31FE1" w:rsidP="006E7820">
            <w:r w:rsidRPr="00035F0B">
              <w:t>Create Document Component Object</w:t>
            </w:r>
          </w:p>
        </w:tc>
        <w:tc>
          <w:tcPr>
            <w:tcW w:w="0" w:type="auto"/>
          </w:tcPr>
          <w:p w14:paraId="7AC7F7CA" w14:textId="77777777" w:rsidR="00E31FE1" w:rsidRPr="00506F64" w:rsidRDefault="00E31FE1" w:rsidP="006E7820">
            <w:r w:rsidRPr="00035F0B">
              <w:t>taking the raw data elements of a governance document (e.g., lines, paragraphs, pages) and transforming them into data objects that the system can process.</w:t>
            </w:r>
          </w:p>
        </w:tc>
      </w:tr>
      <w:tr w:rsidR="00E31FE1" w:rsidRPr="00506F64" w14:paraId="217649D3" w14:textId="77777777" w:rsidTr="00E31FE1">
        <w:trPr>
          <w:cantSplit/>
          <w:trHeight w:val="332"/>
        </w:trPr>
        <w:tc>
          <w:tcPr>
            <w:tcW w:w="0" w:type="auto"/>
          </w:tcPr>
          <w:p w14:paraId="36A6558D" w14:textId="77777777" w:rsidR="00E31FE1" w:rsidRPr="00506F64" w:rsidRDefault="00E31FE1" w:rsidP="006E7820">
            <w:r w:rsidRPr="00CA3B30">
              <w:t>Data Lake Gold</w:t>
            </w:r>
          </w:p>
        </w:tc>
        <w:tc>
          <w:tcPr>
            <w:tcW w:w="0" w:type="auto"/>
          </w:tcPr>
          <w:p w14:paraId="262CD864" w14:textId="77777777" w:rsidR="00E31FE1" w:rsidRPr="00506F64" w:rsidRDefault="00E31FE1" w:rsidP="006E7820">
            <w:r>
              <w:t>S</w:t>
            </w:r>
            <w:r w:rsidRPr="00035F0B">
              <w:t xml:space="preserve">tructured data store for queries and edits. Data in the Gold layer of the </w:t>
            </w:r>
            <w:proofErr w:type="spellStart"/>
            <w:r w:rsidRPr="00035F0B">
              <w:t>lakehouse</w:t>
            </w:r>
            <w:proofErr w:type="spellEnd"/>
            <w:r w:rsidRPr="00035F0B">
              <w:t xml:space="preserve"> is typically organized in consumption-ready "project-specific" databases. The Gold layer is for reporting and uses more de-normalized and read-optimized data models with fewer joins. The final layer of data transformations and data quality rules are applied to this data store.</w:t>
            </w:r>
          </w:p>
        </w:tc>
      </w:tr>
      <w:tr w:rsidR="00E31FE1" w:rsidRPr="00506F64" w14:paraId="1CB52EAF" w14:textId="77777777" w:rsidTr="00E31FE1">
        <w:trPr>
          <w:cantSplit/>
          <w:trHeight w:val="288"/>
        </w:trPr>
        <w:tc>
          <w:tcPr>
            <w:tcW w:w="0" w:type="auto"/>
          </w:tcPr>
          <w:p w14:paraId="51FAE0CB" w14:textId="77777777" w:rsidR="00E31FE1" w:rsidRPr="00035F0B" w:rsidRDefault="00E31FE1" w:rsidP="009D2BFF">
            <w:r w:rsidRPr="00917B05">
              <w:t>Data Lake Raw</w:t>
            </w:r>
          </w:p>
        </w:tc>
        <w:tc>
          <w:tcPr>
            <w:tcW w:w="0" w:type="auto"/>
          </w:tcPr>
          <w:p w14:paraId="208EADFB" w14:textId="77777777" w:rsidR="00E31FE1" w:rsidRPr="00035F0B" w:rsidRDefault="00E31FE1" w:rsidP="009D2BFF">
            <w:r w:rsidRPr="00917B05">
              <w:t>unrefined data store of data from external source systems. The table structures in this layer correspond to the source system table structures "as-is," along with any additional metadata columns that capture the load date/time, process ID, etc. The focus in this layer is quick Change Data Capture and the ability to provide an historical archive of source (cold storage), data lineage, auditability, reprocessing if needed without rereading the data from the source system.</w:t>
            </w:r>
          </w:p>
        </w:tc>
      </w:tr>
      <w:tr w:rsidR="00E31FE1" w:rsidRPr="00506F64" w14:paraId="0D87117D" w14:textId="77777777" w:rsidTr="00E31FE1">
        <w:trPr>
          <w:cantSplit/>
          <w:trHeight w:val="332"/>
        </w:trPr>
        <w:tc>
          <w:tcPr>
            <w:tcW w:w="0" w:type="auto"/>
          </w:tcPr>
          <w:p w14:paraId="6DCCA166" w14:textId="77777777" w:rsidR="00E31FE1" w:rsidRPr="00506F64" w:rsidRDefault="00E31FE1" w:rsidP="0081142B">
            <w:r w:rsidRPr="002858DE">
              <w:t xml:space="preserve">Data Lake Silver </w:t>
            </w:r>
          </w:p>
        </w:tc>
        <w:tc>
          <w:tcPr>
            <w:tcW w:w="0" w:type="auto"/>
          </w:tcPr>
          <w:p w14:paraId="5E58BE3D" w14:textId="77777777" w:rsidR="00E31FE1" w:rsidRPr="00506F64" w:rsidRDefault="00E31FE1" w:rsidP="0081142B">
            <w:r>
              <w:t>U</w:t>
            </w:r>
            <w:r w:rsidRPr="00035F0B">
              <w:t>nrefined data store of data from external source systems. The table structures in this layer correspond to the source system table structures "as-is," along with any additional metadata columns that capture the load date/time, process ID, etc. The focus in this layer is quick Change Data Capture and the ability to provide an historical archive of source (cold storage), data lineage, auditability, reprocessing if needed without rereading the data from the source system.</w:t>
            </w:r>
          </w:p>
        </w:tc>
      </w:tr>
      <w:tr w:rsidR="00E31FE1" w:rsidRPr="00506F64" w14:paraId="3298B419" w14:textId="77777777" w:rsidTr="00E31FE1">
        <w:trPr>
          <w:cantSplit/>
          <w:trHeight w:val="288"/>
        </w:trPr>
        <w:tc>
          <w:tcPr>
            <w:tcW w:w="0" w:type="auto"/>
          </w:tcPr>
          <w:p w14:paraId="11B6AE65" w14:textId="77777777" w:rsidR="00E31FE1" w:rsidRPr="00506F64" w:rsidRDefault="00E31FE1" w:rsidP="006E7820">
            <w:r w:rsidRPr="00035F0B">
              <w:t>Dependent Component</w:t>
            </w:r>
          </w:p>
        </w:tc>
        <w:tc>
          <w:tcPr>
            <w:tcW w:w="0" w:type="auto"/>
          </w:tcPr>
          <w:p w14:paraId="284D2532" w14:textId="7C261A16" w:rsidR="00E31FE1" w:rsidRPr="00506F64" w:rsidRDefault="00E31FE1" w:rsidP="006E7820">
            <w:r w:rsidRPr="00035F0B">
              <w:t xml:space="preserve">A distinct deliverable, goal, objective, or directive within a source </w:t>
            </w:r>
            <w:r w:rsidR="00796E98">
              <w:t>document</w:t>
            </w:r>
            <w:r w:rsidRPr="00035F0B">
              <w:t xml:space="preserve"> that “depends on” or receives value from an “enabling” component within a different source.</w:t>
            </w:r>
          </w:p>
        </w:tc>
      </w:tr>
      <w:tr w:rsidR="00E31FE1" w:rsidRPr="00506F64" w14:paraId="4FD9880C" w14:textId="77777777" w:rsidTr="00E31FE1">
        <w:trPr>
          <w:cantSplit/>
          <w:trHeight w:val="288"/>
        </w:trPr>
        <w:tc>
          <w:tcPr>
            <w:tcW w:w="0" w:type="auto"/>
          </w:tcPr>
          <w:p w14:paraId="2742011E" w14:textId="77777777" w:rsidR="00E31FE1" w:rsidRPr="00035F0B" w:rsidRDefault="00E31FE1" w:rsidP="006E7820">
            <w:r w:rsidRPr="00BF5996">
              <w:t>Dependent Component Description</w:t>
            </w:r>
          </w:p>
        </w:tc>
        <w:tc>
          <w:tcPr>
            <w:tcW w:w="0" w:type="auto"/>
          </w:tcPr>
          <w:p w14:paraId="2A31B42A" w14:textId="71C6ED2D" w:rsidR="00E31FE1" w:rsidRPr="00035F0B" w:rsidRDefault="00E31FE1" w:rsidP="006E7820">
            <w:r w:rsidRPr="00BF5996">
              <w:t xml:space="preserve">Description of the </w:t>
            </w:r>
            <w:r w:rsidR="00796E98">
              <w:t>scope of</w:t>
            </w:r>
            <w:r w:rsidRPr="00BF5996">
              <w:t xml:space="preserve"> the Dependent Component</w:t>
            </w:r>
            <w:r w:rsidR="00796E98">
              <w:t>. T</w:t>
            </w:r>
            <w:r w:rsidR="00796E98" w:rsidRPr="00104FE7">
              <w:t xml:space="preserve">his could be the purpose statement from a directive, the operational description from a strategic goal or objective, or other text that defines the component. In some cases, it may be a repeat of the </w:t>
            </w:r>
            <w:r w:rsidR="00796E98">
              <w:t>Dependent</w:t>
            </w:r>
            <w:r w:rsidR="00796E98" w:rsidRPr="00104FE7">
              <w:t xml:space="preserve"> Component text.</w:t>
            </w:r>
          </w:p>
        </w:tc>
      </w:tr>
      <w:tr w:rsidR="00E31FE1" w:rsidRPr="00506F64" w14:paraId="55F70E40" w14:textId="77777777" w:rsidTr="00E31FE1">
        <w:trPr>
          <w:cantSplit/>
          <w:trHeight w:val="288"/>
        </w:trPr>
        <w:tc>
          <w:tcPr>
            <w:tcW w:w="0" w:type="auto"/>
          </w:tcPr>
          <w:p w14:paraId="67451790" w14:textId="77777777" w:rsidR="00E31FE1" w:rsidRPr="00506F64" w:rsidRDefault="00E31FE1" w:rsidP="006E7820">
            <w:r w:rsidRPr="00035F0B">
              <w:t>Dependent Component URL</w:t>
            </w:r>
          </w:p>
        </w:tc>
        <w:tc>
          <w:tcPr>
            <w:tcW w:w="0" w:type="auto"/>
          </w:tcPr>
          <w:p w14:paraId="60A5DC08" w14:textId="77777777" w:rsidR="00E31FE1" w:rsidRPr="00506F64" w:rsidRDefault="00E31FE1" w:rsidP="006E7820">
            <w:r w:rsidRPr="00035F0B">
              <w:t>Uniform Resource Locator (URL) of the Dependent Component, if the component is available on the Internet; otherwise a local filepath or query to the component. Most components for a source will have the same URL.</w:t>
            </w:r>
          </w:p>
        </w:tc>
      </w:tr>
      <w:tr w:rsidR="00E31FE1" w:rsidRPr="00506F64" w14:paraId="22503987" w14:textId="77777777" w:rsidTr="00E31FE1">
        <w:trPr>
          <w:cantSplit/>
          <w:trHeight w:val="288"/>
        </w:trPr>
        <w:tc>
          <w:tcPr>
            <w:tcW w:w="0" w:type="auto"/>
          </w:tcPr>
          <w:p w14:paraId="01EA83F2" w14:textId="77777777" w:rsidR="00E31FE1" w:rsidRPr="00506F64" w:rsidRDefault="00E31FE1" w:rsidP="006E7820">
            <w:r w:rsidRPr="00035F0B">
              <w:t>Dependent Source</w:t>
            </w:r>
          </w:p>
        </w:tc>
        <w:tc>
          <w:tcPr>
            <w:tcW w:w="0" w:type="auto"/>
          </w:tcPr>
          <w:p w14:paraId="1CD49476" w14:textId="3E24E2BE" w:rsidR="00E31FE1" w:rsidRPr="00506F64" w:rsidRDefault="00796E98" w:rsidP="006E7820">
            <w:r>
              <w:t>A governance d</w:t>
            </w:r>
            <w:r w:rsidR="00E31FE1" w:rsidRPr="00035F0B">
              <w:t>ocument with one or more components that receive business value when an Enabling Component achieves its delivery state. A component of a Dependent Source “depends” on an “enabling” component in another source to deliver its requirements.</w:t>
            </w:r>
          </w:p>
        </w:tc>
      </w:tr>
      <w:tr w:rsidR="00E31FE1" w:rsidRPr="00506F64" w14:paraId="64FBEBA9" w14:textId="77777777" w:rsidTr="00E31FE1">
        <w:trPr>
          <w:cantSplit/>
          <w:trHeight w:val="288"/>
        </w:trPr>
        <w:tc>
          <w:tcPr>
            <w:tcW w:w="0" w:type="auto"/>
          </w:tcPr>
          <w:p w14:paraId="7ABBC588" w14:textId="77777777" w:rsidR="00E31FE1" w:rsidRPr="00506F64" w:rsidRDefault="00E31FE1" w:rsidP="006E7820">
            <w:r w:rsidRPr="00035F0B">
              <w:t>Deserialize Read Raw Document</w:t>
            </w:r>
          </w:p>
        </w:tc>
        <w:tc>
          <w:tcPr>
            <w:tcW w:w="0" w:type="auto"/>
          </w:tcPr>
          <w:p w14:paraId="1095FC47" w14:textId="77777777" w:rsidR="00E31FE1" w:rsidRPr="00506F64" w:rsidRDefault="00E31FE1" w:rsidP="006E7820">
            <w:r w:rsidRPr="00035F0B">
              <w:t>system reads the object from the data store and enters it into working memory.</w:t>
            </w:r>
          </w:p>
        </w:tc>
      </w:tr>
      <w:tr w:rsidR="00E31FE1" w:rsidRPr="00506F64" w14:paraId="17E8AAA9" w14:textId="77777777" w:rsidTr="00E31FE1">
        <w:trPr>
          <w:cantSplit/>
          <w:trHeight w:val="288"/>
        </w:trPr>
        <w:tc>
          <w:tcPr>
            <w:tcW w:w="0" w:type="auto"/>
          </w:tcPr>
          <w:p w14:paraId="2F8C9141" w14:textId="77777777" w:rsidR="00E31FE1" w:rsidRPr="00035F0B" w:rsidRDefault="00E31FE1" w:rsidP="009D2BFF">
            <w:r w:rsidRPr="00917B05">
              <w:t>Doc Intel</w:t>
            </w:r>
          </w:p>
        </w:tc>
        <w:tc>
          <w:tcPr>
            <w:tcW w:w="0" w:type="auto"/>
          </w:tcPr>
          <w:p w14:paraId="3EAD42CE" w14:textId="77777777" w:rsidR="00E31FE1" w:rsidRPr="00035F0B" w:rsidRDefault="00E31FE1" w:rsidP="009D2BFF">
            <w:r w:rsidRPr="00917B05">
              <w:t>an application that verbs objects.</w:t>
            </w:r>
          </w:p>
        </w:tc>
      </w:tr>
      <w:tr w:rsidR="00E31FE1" w:rsidRPr="00506F64" w14:paraId="19015B49" w14:textId="77777777" w:rsidTr="00E31FE1">
        <w:trPr>
          <w:cantSplit/>
          <w:trHeight w:val="288"/>
        </w:trPr>
        <w:tc>
          <w:tcPr>
            <w:tcW w:w="0" w:type="auto"/>
          </w:tcPr>
          <w:p w14:paraId="53E7D65B" w14:textId="77777777" w:rsidR="00E31FE1" w:rsidRPr="00B53713" w:rsidRDefault="00E31FE1" w:rsidP="006E7820">
            <w:pPr>
              <w:rPr>
                <w:lang w:val="fr-FR"/>
              </w:rPr>
            </w:pPr>
            <w:r w:rsidRPr="00B53713">
              <w:rPr>
                <w:lang w:val="fr-FR"/>
              </w:rPr>
              <w:t xml:space="preserve">Document Intelligence </w:t>
            </w:r>
            <w:proofErr w:type="spellStart"/>
            <w:r w:rsidRPr="00B53713">
              <w:rPr>
                <w:lang w:val="fr-FR"/>
              </w:rPr>
              <w:t>ingests</w:t>
            </w:r>
            <w:proofErr w:type="spellEnd"/>
            <w:r w:rsidRPr="00B53713">
              <w:rPr>
                <w:lang w:val="fr-FR"/>
              </w:rPr>
              <w:t xml:space="preserve"> </w:t>
            </w:r>
            <w:proofErr w:type="spellStart"/>
            <w:r w:rsidRPr="00B53713">
              <w:rPr>
                <w:lang w:val="fr-FR"/>
              </w:rPr>
              <w:t>raw</w:t>
            </w:r>
            <w:proofErr w:type="spellEnd"/>
            <w:r w:rsidRPr="00B53713">
              <w:rPr>
                <w:lang w:val="fr-FR"/>
              </w:rPr>
              <w:t xml:space="preserve"> file</w:t>
            </w:r>
          </w:p>
        </w:tc>
        <w:tc>
          <w:tcPr>
            <w:tcW w:w="0" w:type="auto"/>
          </w:tcPr>
          <w:p w14:paraId="00174D69" w14:textId="77777777" w:rsidR="00E31FE1" w:rsidRPr="00506F64" w:rsidRDefault="00E31FE1" w:rsidP="006E7820">
            <w:r w:rsidRPr="00035F0B">
              <w:t>system saves the source file into the data store and runs the Doc Intel application on the file.</w:t>
            </w:r>
          </w:p>
        </w:tc>
      </w:tr>
      <w:tr w:rsidR="00E31FE1" w:rsidRPr="00506F64" w14:paraId="52F99B06" w14:textId="77777777" w:rsidTr="00E31FE1">
        <w:trPr>
          <w:cantSplit/>
          <w:trHeight w:val="288"/>
        </w:trPr>
        <w:tc>
          <w:tcPr>
            <w:tcW w:w="0" w:type="auto"/>
          </w:tcPr>
          <w:p w14:paraId="6417C474" w14:textId="77777777" w:rsidR="00E31FE1" w:rsidRPr="00506F64" w:rsidRDefault="00E31FE1" w:rsidP="006E7820">
            <w:r w:rsidRPr="00035F0B">
              <w:t>Domain</w:t>
            </w:r>
          </w:p>
        </w:tc>
        <w:tc>
          <w:tcPr>
            <w:tcW w:w="0" w:type="auto"/>
          </w:tcPr>
          <w:p w14:paraId="7ED881D4" w14:textId="77777777" w:rsidR="00E31FE1" w:rsidRPr="00506F64" w:rsidRDefault="00E31FE1" w:rsidP="006E7820">
            <w:r w:rsidRPr="00035F0B">
              <w:t>Broad areas of interest to an organization.</w:t>
            </w:r>
          </w:p>
        </w:tc>
      </w:tr>
      <w:tr w:rsidR="00E31FE1" w:rsidRPr="00506F64" w14:paraId="01997D20" w14:textId="77777777" w:rsidTr="00E31FE1">
        <w:trPr>
          <w:cantSplit/>
          <w:trHeight w:val="288"/>
        </w:trPr>
        <w:tc>
          <w:tcPr>
            <w:tcW w:w="0" w:type="auto"/>
          </w:tcPr>
          <w:p w14:paraId="4CBD1C81" w14:textId="77777777" w:rsidR="00E31FE1" w:rsidRPr="00506F64" w:rsidRDefault="00E31FE1" w:rsidP="006E7820">
            <w:r w:rsidRPr="00035F0B">
              <w:t>Enabling Component</w:t>
            </w:r>
          </w:p>
        </w:tc>
        <w:tc>
          <w:tcPr>
            <w:tcW w:w="0" w:type="auto"/>
          </w:tcPr>
          <w:p w14:paraId="0DFB6D37" w14:textId="77777777" w:rsidR="00E31FE1" w:rsidRPr="00506F64" w:rsidRDefault="00E31FE1" w:rsidP="006E7820">
            <w:r w:rsidRPr="00035F0B">
              <w:t>A requirement, goal, priority, or measure within a source that “enables” a “dependent” component within a different source to deliver its requirements.</w:t>
            </w:r>
          </w:p>
        </w:tc>
      </w:tr>
      <w:tr w:rsidR="00E31FE1" w:rsidRPr="00506F64" w14:paraId="21B79F69" w14:textId="77777777" w:rsidTr="00E31FE1">
        <w:trPr>
          <w:cantSplit/>
          <w:trHeight w:val="288"/>
        </w:trPr>
        <w:tc>
          <w:tcPr>
            <w:tcW w:w="0" w:type="auto"/>
          </w:tcPr>
          <w:p w14:paraId="7861D331" w14:textId="77777777" w:rsidR="00E31FE1" w:rsidRPr="00035F0B" w:rsidRDefault="00E31FE1" w:rsidP="006E7820">
            <w:r w:rsidRPr="00104FE7">
              <w:t>Enabling Component Description</w:t>
            </w:r>
          </w:p>
        </w:tc>
        <w:tc>
          <w:tcPr>
            <w:tcW w:w="0" w:type="auto"/>
          </w:tcPr>
          <w:p w14:paraId="5BF00333" w14:textId="7E004C41" w:rsidR="00E31FE1" w:rsidRPr="00035F0B" w:rsidRDefault="00E31FE1" w:rsidP="006E7820">
            <w:r w:rsidRPr="00104FE7">
              <w:t xml:space="preserve">Description of the </w:t>
            </w:r>
            <w:r w:rsidR="00796E98">
              <w:t>scope of</w:t>
            </w:r>
            <w:r w:rsidRPr="00104FE7">
              <w:t xml:space="preserve"> the Enabling Component</w:t>
            </w:r>
            <w:r w:rsidR="00796E98">
              <w:t>. T</w:t>
            </w:r>
            <w:r w:rsidRPr="00104FE7">
              <w:t>his could be the purpose statement from a directive, the operational description from a strategic goal or objective, or other text that defines the component. In some cases, it may be a repeat of the Enabling Component text.</w:t>
            </w:r>
          </w:p>
        </w:tc>
      </w:tr>
      <w:tr w:rsidR="00E31FE1" w:rsidRPr="00506F64" w14:paraId="29E0919C" w14:textId="77777777" w:rsidTr="00E31FE1">
        <w:trPr>
          <w:cantSplit/>
          <w:trHeight w:val="288"/>
        </w:trPr>
        <w:tc>
          <w:tcPr>
            <w:tcW w:w="0" w:type="auto"/>
          </w:tcPr>
          <w:p w14:paraId="1C6B377E" w14:textId="77777777" w:rsidR="00E31FE1" w:rsidRPr="00506F64" w:rsidRDefault="00E31FE1" w:rsidP="006E7820">
            <w:r w:rsidRPr="00535072">
              <w:t>Enabling Component URL</w:t>
            </w:r>
          </w:p>
        </w:tc>
        <w:tc>
          <w:tcPr>
            <w:tcW w:w="0" w:type="auto"/>
          </w:tcPr>
          <w:p w14:paraId="583CA707" w14:textId="66EBFEC9" w:rsidR="00E31FE1" w:rsidRPr="00506F64" w:rsidRDefault="00796E98" w:rsidP="006E7820">
            <w:r w:rsidRPr="00035F0B">
              <w:t xml:space="preserve">Uniform Resource Locator (URL) of the </w:t>
            </w:r>
            <w:r>
              <w:t>Enabling</w:t>
            </w:r>
            <w:r w:rsidRPr="00035F0B">
              <w:t xml:space="preserve"> Component, if the component is available on the Internet; otherwise a local filepath or query to the component. Most components for a source will have the same URL.</w:t>
            </w:r>
          </w:p>
        </w:tc>
      </w:tr>
      <w:tr w:rsidR="00E31FE1" w:rsidRPr="00506F64" w14:paraId="0ECF9320" w14:textId="77777777" w:rsidTr="00E31FE1">
        <w:trPr>
          <w:cantSplit/>
          <w:trHeight w:val="288"/>
        </w:trPr>
        <w:tc>
          <w:tcPr>
            <w:tcW w:w="0" w:type="auto"/>
          </w:tcPr>
          <w:p w14:paraId="273ECDE3" w14:textId="77777777" w:rsidR="00E31FE1" w:rsidRPr="00035F0B" w:rsidRDefault="00E31FE1" w:rsidP="008E0750">
            <w:r w:rsidRPr="00035F0B">
              <w:t>Enabling Source</w:t>
            </w:r>
          </w:p>
        </w:tc>
        <w:tc>
          <w:tcPr>
            <w:tcW w:w="0" w:type="auto"/>
          </w:tcPr>
          <w:p w14:paraId="2F6D4A7E" w14:textId="64C1DCC1" w:rsidR="00E31FE1" w:rsidRPr="00035F0B" w:rsidRDefault="00E31FE1" w:rsidP="008E0750">
            <w:r w:rsidRPr="00035F0B">
              <w:t xml:space="preserve">A </w:t>
            </w:r>
            <w:r w:rsidR="00796E98">
              <w:t>governance</w:t>
            </w:r>
            <w:r w:rsidRPr="00035F0B">
              <w:t xml:space="preserve"> document that provides business value to a Dependent Source as defined in a crosswalk of those two sources; the source that contains components that, if they achieve their end state, would cause a component of a Dependent Source to move closer to its end state.</w:t>
            </w:r>
          </w:p>
        </w:tc>
      </w:tr>
      <w:tr w:rsidR="00E31FE1" w:rsidRPr="00506F64" w14:paraId="4A091B47" w14:textId="77777777" w:rsidTr="00E31FE1">
        <w:trPr>
          <w:cantSplit/>
          <w:trHeight w:val="288"/>
        </w:trPr>
        <w:tc>
          <w:tcPr>
            <w:tcW w:w="0" w:type="auto"/>
          </w:tcPr>
          <w:p w14:paraId="4C4BF3D0" w14:textId="77777777" w:rsidR="00E31FE1" w:rsidRPr="00506F64" w:rsidRDefault="00E31FE1" w:rsidP="006E7820">
            <w:r w:rsidRPr="00035F0B">
              <w:t xml:space="preserve">Federal Governance </w:t>
            </w:r>
            <w:r w:rsidRPr="00322B51">
              <w:rPr>
                <w:rFonts w:cs="Arial"/>
                <w:szCs w:val="24"/>
              </w:rPr>
              <w:t xml:space="preserve">Structure (FGS) </w:t>
            </w:r>
          </w:p>
        </w:tc>
        <w:tc>
          <w:tcPr>
            <w:tcW w:w="0" w:type="auto"/>
          </w:tcPr>
          <w:p w14:paraId="18D54D74" w14:textId="77777777" w:rsidR="00E31FE1" w:rsidRPr="00322B51" w:rsidRDefault="00E31FE1" w:rsidP="00462571">
            <w:pPr>
              <w:rPr>
                <w:rFonts w:cs="Arial"/>
                <w:szCs w:val="24"/>
              </w:rPr>
            </w:pPr>
            <w:r w:rsidRPr="00035F0B">
              <w:t>The network of networks of policies, laws, directives, plans, strategies, regulations, operations, programs, outcomes, goals, and objectives</w:t>
            </w:r>
            <w:r>
              <w:t>.</w:t>
            </w:r>
          </w:p>
        </w:tc>
      </w:tr>
      <w:tr w:rsidR="00E31FE1" w:rsidRPr="00506F64" w14:paraId="7D60E6F3" w14:textId="77777777" w:rsidTr="00E31FE1">
        <w:trPr>
          <w:cantSplit/>
          <w:trHeight w:val="288"/>
        </w:trPr>
        <w:tc>
          <w:tcPr>
            <w:tcW w:w="0" w:type="auto"/>
          </w:tcPr>
          <w:p w14:paraId="5A685F37" w14:textId="77777777" w:rsidR="00E31FE1" w:rsidRPr="00506F64" w:rsidRDefault="00E31FE1" w:rsidP="006E7820">
            <w:r w:rsidRPr="00035F0B">
              <w:t>Get source file</w:t>
            </w:r>
          </w:p>
        </w:tc>
        <w:tc>
          <w:tcPr>
            <w:tcW w:w="0" w:type="auto"/>
          </w:tcPr>
          <w:p w14:paraId="71199473" w14:textId="77777777" w:rsidR="00E31FE1" w:rsidRPr="00506F64" w:rsidRDefault="00E31FE1" w:rsidP="006E7820">
            <w:r w:rsidRPr="00035F0B">
              <w:t>uploading original source documents.</w:t>
            </w:r>
          </w:p>
        </w:tc>
      </w:tr>
      <w:tr w:rsidR="00E31FE1" w:rsidRPr="00506F64" w14:paraId="71A7F98A" w14:textId="77777777" w:rsidTr="00E31FE1">
        <w:trPr>
          <w:cantSplit/>
          <w:trHeight w:val="288"/>
        </w:trPr>
        <w:tc>
          <w:tcPr>
            <w:tcW w:w="0" w:type="auto"/>
          </w:tcPr>
          <w:p w14:paraId="0988FD21" w14:textId="77777777" w:rsidR="00E31FE1" w:rsidRPr="00035F0B" w:rsidRDefault="00E31FE1" w:rsidP="009D2BFF">
            <w:r w:rsidRPr="00917B05">
              <w:t>Ingest Raw Source File</w:t>
            </w:r>
          </w:p>
        </w:tc>
        <w:tc>
          <w:tcPr>
            <w:tcW w:w="0" w:type="auto"/>
          </w:tcPr>
          <w:p w14:paraId="67639069" w14:textId="77777777" w:rsidR="00E31FE1" w:rsidRPr="00035F0B" w:rsidRDefault="00E31FE1" w:rsidP="009D2BFF">
            <w:r w:rsidRPr="00917B05">
              <w:t>system saves the source file into the data store and runs the Doc Intel application on the file.</w:t>
            </w:r>
          </w:p>
        </w:tc>
      </w:tr>
      <w:tr w:rsidR="00E31FE1" w:rsidRPr="00506F64" w14:paraId="75A63E50" w14:textId="77777777" w:rsidTr="00E31FE1">
        <w:trPr>
          <w:cantSplit/>
          <w:trHeight w:val="288"/>
        </w:trPr>
        <w:tc>
          <w:tcPr>
            <w:tcW w:w="0" w:type="auto"/>
          </w:tcPr>
          <w:p w14:paraId="541D0477" w14:textId="18F36B3B" w:rsidR="00E31FE1" w:rsidRPr="00506F64" w:rsidRDefault="00E31FE1" w:rsidP="006E7820">
            <w:r w:rsidRPr="00035F0B">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035F0B">
              <w:t xml:space="preserve"> Analytics</w:t>
            </w:r>
          </w:p>
        </w:tc>
        <w:tc>
          <w:tcPr>
            <w:tcW w:w="0" w:type="auto"/>
          </w:tcPr>
          <w:p w14:paraId="78412145" w14:textId="77777777" w:rsidR="00E31FE1" w:rsidRPr="00506F64" w:rsidRDefault="00E31FE1" w:rsidP="006E7820">
            <w:r w:rsidRPr="00035F0B">
              <w:t>tools for analysts to view and analyze data and create reports; “power user” functionality.</w:t>
            </w:r>
          </w:p>
        </w:tc>
      </w:tr>
      <w:tr w:rsidR="00E31FE1" w:rsidRPr="00506F64" w14:paraId="5B59B130" w14:textId="77777777" w:rsidTr="00E31FE1">
        <w:trPr>
          <w:cantSplit/>
          <w:trHeight w:val="288"/>
        </w:trPr>
        <w:tc>
          <w:tcPr>
            <w:tcW w:w="0" w:type="auto"/>
          </w:tcPr>
          <w:p w14:paraId="05B172C9" w14:textId="63332BC6" w:rsidR="00E31FE1" w:rsidRPr="00506F64" w:rsidRDefault="00E31FE1" w:rsidP="006E7820">
            <w:r w:rsidRPr="00035F0B">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035F0B">
              <w:t xml:space="preserve"> Business Line</w:t>
            </w:r>
          </w:p>
        </w:tc>
        <w:tc>
          <w:tcPr>
            <w:tcW w:w="0" w:type="auto"/>
          </w:tcPr>
          <w:p w14:paraId="038D35E8" w14:textId="7A34C204" w:rsidR="00E31FE1" w:rsidRPr="00506F64" w:rsidRDefault="00E31FE1" w:rsidP="006E7820">
            <w:r w:rsidRPr="00035F0B">
              <w:t>The office or organization that defines requirements for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035F0B">
              <w:t xml:space="preserve"> products and leads the implementation of those products.</w:t>
            </w:r>
          </w:p>
        </w:tc>
      </w:tr>
      <w:tr w:rsidR="00E31FE1" w:rsidRPr="00506F64" w14:paraId="4A0FC2E9" w14:textId="77777777" w:rsidTr="00E31FE1">
        <w:trPr>
          <w:cantSplit/>
          <w:trHeight w:val="288"/>
        </w:trPr>
        <w:tc>
          <w:tcPr>
            <w:tcW w:w="0" w:type="auto"/>
          </w:tcPr>
          <w:p w14:paraId="1AEF6937" w14:textId="017A2283" w:rsidR="00E31FE1" w:rsidRPr="00035F0B" w:rsidRDefault="00E31FE1" w:rsidP="009D2BFF">
            <w:r w:rsidRPr="00917B05">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917B05">
              <w:t xml:space="preserve"> Directive Management and Creation</w:t>
            </w:r>
          </w:p>
        </w:tc>
        <w:tc>
          <w:tcPr>
            <w:tcW w:w="0" w:type="auto"/>
          </w:tcPr>
          <w:p w14:paraId="6DA4103C" w14:textId="77777777" w:rsidR="00E31FE1" w:rsidRPr="00035F0B" w:rsidRDefault="00E31FE1" w:rsidP="009D2BFF">
            <w:r>
              <w:t>A</w:t>
            </w:r>
            <w:r w:rsidRPr="00917B05">
              <w:t xml:space="preserve">dding components and component alignments as data records, and operations and maintenance of records. </w:t>
            </w:r>
          </w:p>
        </w:tc>
      </w:tr>
      <w:tr w:rsidR="00E31FE1" w:rsidRPr="00506F64" w14:paraId="71944D7B" w14:textId="77777777" w:rsidTr="00E31FE1">
        <w:trPr>
          <w:cantSplit/>
          <w:trHeight w:val="288"/>
        </w:trPr>
        <w:tc>
          <w:tcPr>
            <w:tcW w:w="0" w:type="auto"/>
          </w:tcPr>
          <w:p w14:paraId="59B53AE3" w14:textId="7CA01939" w:rsidR="00E31FE1" w:rsidRPr="00035F0B" w:rsidRDefault="00E31FE1" w:rsidP="009D2BFF">
            <w:r w:rsidRPr="00917B05">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917B05">
              <w:t xml:space="preserve"> DL Search and Load (Rest API)</w:t>
            </w:r>
          </w:p>
        </w:tc>
        <w:tc>
          <w:tcPr>
            <w:tcW w:w="0" w:type="auto"/>
          </w:tcPr>
          <w:p w14:paraId="18A0F2EE" w14:textId="77777777" w:rsidR="00E31FE1" w:rsidRPr="00035F0B" w:rsidRDefault="00E31FE1" w:rsidP="009D2BFF">
            <w:r>
              <w:t>S</w:t>
            </w:r>
            <w:r w:rsidRPr="00917B05">
              <w:t>earching components in the data lake for alignments and calling the alignments for analytics.</w:t>
            </w:r>
          </w:p>
        </w:tc>
      </w:tr>
      <w:tr w:rsidR="00E31FE1" w:rsidRPr="00506F64" w14:paraId="6525524A" w14:textId="77777777" w:rsidTr="00E31FE1">
        <w:trPr>
          <w:cantSplit/>
          <w:trHeight w:val="288"/>
        </w:trPr>
        <w:tc>
          <w:tcPr>
            <w:tcW w:w="0" w:type="auto"/>
          </w:tcPr>
          <w:p w14:paraId="616D4A4A" w14:textId="60261E56" w:rsidR="00E31FE1" w:rsidRPr="00035F0B" w:rsidRDefault="00E31FE1" w:rsidP="009D2BFF">
            <w:r w:rsidRPr="00917B05">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917B05">
              <w:t xml:space="preserve"> Node (Rest API)</w:t>
            </w:r>
          </w:p>
        </w:tc>
        <w:tc>
          <w:tcPr>
            <w:tcW w:w="0" w:type="auto"/>
          </w:tcPr>
          <w:p w14:paraId="38C7D439" w14:textId="64ED4941" w:rsidR="00E31FE1" w:rsidRPr="00035F0B" w:rsidRDefault="00E31FE1" w:rsidP="009D2BFF">
            <w:r>
              <w:t>F</w:t>
            </w:r>
            <w:r w:rsidRPr="00917B05">
              <w:t>unctions that allow classically structured applications to access the knowledge database and allows other applications to filter and query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917B05">
              <w:t xml:space="preserve"> data using their own filter and query methods.</w:t>
            </w:r>
          </w:p>
        </w:tc>
      </w:tr>
      <w:tr w:rsidR="00E31FE1" w:rsidRPr="00506F64" w14:paraId="71709A1C" w14:textId="77777777" w:rsidTr="00E31FE1">
        <w:trPr>
          <w:cantSplit/>
          <w:trHeight w:val="288"/>
        </w:trPr>
        <w:tc>
          <w:tcPr>
            <w:tcW w:w="0" w:type="auto"/>
          </w:tcPr>
          <w:p w14:paraId="63D2DAF0" w14:textId="63A9EEC3" w:rsidR="00E31FE1" w:rsidRPr="00035F0B" w:rsidRDefault="00E31FE1" w:rsidP="009D2BFF">
            <w:r w:rsidRPr="00917B05">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917B05">
              <w:t xml:space="preserve"> Policy Investigation</w:t>
            </w:r>
          </w:p>
        </w:tc>
        <w:tc>
          <w:tcPr>
            <w:tcW w:w="0" w:type="auto"/>
          </w:tcPr>
          <w:p w14:paraId="2B262545" w14:textId="77777777" w:rsidR="00E31FE1" w:rsidRPr="00035F0B" w:rsidRDefault="00E31FE1" w:rsidP="009D2BFF">
            <w:r>
              <w:t>T</w:t>
            </w:r>
            <w:r w:rsidRPr="00917B05">
              <w:t>ool that displays a top-down view of relationships across components and sources for impact of current and proposed changes to components, sources or alignments between components, gap detection within the network of component and source alignments and change detection.</w:t>
            </w:r>
          </w:p>
        </w:tc>
      </w:tr>
      <w:tr w:rsidR="00E31FE1" w:rsidRPr="00506F64" w14:paraId="071ACFCA" w14:textId="77777777" w:rsidTr="00E31FE1">
        <w:trPr>
          <w:cantSplit/>
          <w:trHeight w:val="288"/>
        </w:trPr>
        <w:tc>
          <w:tcPr>
            <w:tcW w:w="0" w:type="auto"/>
          </w:tcPr>
          <w:p w14:paraId="07D52068" w14:textId="2A194836" w:rsidR="00E31FE1" w:rsidRPr="00035F0B" w:rsidRDefault="00E31FE1" w:rsidP="009D2BFF">
            <w:r w:rsidRPr="00917B05">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917B05">
              <w:t xml:space="preserve"> Reports</w:t>
            </w:r>
          </w:p>
        </w:tc>
        <w:tc>
          <w:tcPr>
            <w:tcW w:w="0" w:type="auto"/>
          </w:tcPr>
          <w:p w14:paraId="1648EF8E" w14:textId="77777777" w:rsidR="00E31FE1" w:rsidRPr="00035F0B" w:rsidRDefault="00E31FE1" w:rsidP="009D2BFF">
            <w:r>
              <w:t>O</w:t>
            </w:r>
            <w:r w:rsidRPr="00917B05">
              <w:t>utputs of queries, e.g., Power BI reports.</w:t>
            </w:r>
          </w:p>
        </w:tc>
      </w:tr>
      <w:tr w:rsidR="00E31FE1" w:rsidRPr="00506F64" w14:paraId="4DBAF693" w14:textId="77777777" w:rsidTr="00E31FE1">
        <w:trPr>
          <w:cantSplit/>
          <w:trHeight w:val="288"/>
        </w:trPr>
        <w:tc>
          <w:tcPr>
            <w:tcW w:w="0" w:type="auto"/>
          </w:tcPr>
          <w:p w14:paraId="2AA22A83" w14:textId="23B76CE1" w:rsidR="00E31FE1" w:rsidRPr="00322B51" w:rsidRDefault="00E31FE1" w:rsidP="009D2BFF">
            <w:pPr>
              <w:rPr>
                <w:rFonts w:cs="Arial"/>
                <w:szCs w:val="24"/>
              </w:rPr>
            </w:pPr>
            <w:r w:rsidRPr="00322B51">
              <w:rPr>
                <w:rStyle w:val="normaltextrun"/>
                <w:rFonts w:cs="Arial"/>
                <w:color w:val="D13438"/>
                <w:szCs w:val="24"/>
                <w:u w:val="single"/>
                <w:shd w:val="clear" w:color="auto" w:fill="FFFFFF"/>
              </w:rPr>
              <w:t>IVN</w:t>
            </w:r>
            <w:r w:rsidR="000160C7">
              <w:rPr>
                <w:rStyle w:val="normaltextrun"/>
                <w:rFonts w:cs="Arial"/>
                <w:color w:val="D13438"/>
                <w:szCs w:val="24"/>
                <w:u w:val="single"/>
                <w:shd w:val="clear" w:color="auto" w:fill="FFFFFF"/>
              </w:rPr>
              <w:fldChar w:fldCharType="begin"/>
            </w:r>
            <w:r w:rsidR="000160C7">
              <w:instrText xml:space="preserve"> XE "</w:instrText>
            </w:r>
            <w:r w:rsidR="000160C7" w:rsidRPr="001E2032">
              <w:instrText>IVN</w:instrText>
            </w:r>
            <w:r w:rsidR="000160C7">
              <w:instrText xml:space="preserve">" </w:instrText>
            </w:r>
            <w:r w:rsidR="000160C7">
              <w:rPr>
                <w:rStyle w:val="normaltextrun"/>
                <w:rFonts w:cs="Arial"/>
                <w:color w:val="D13438"/>
                <w:szCs w:val="24"/>
                <w:u w:val="single"/>
                <w:shd w:val="clear" w:color="auto" w:fill="FFFFFF"/>
              </w:rPr>
              <w:fldChar w:fldCharType="end"/>
            </w:r>
            <w:r w:rsidRPr="00322B51">
              <w:rPr>
                <w:rStyle w:val="normaltextrun"/>
                <w:rFonts w:cs="Arial"/>
                <w:color w:val="D13438"/>
                <w:szCs w:val="24"/>
                <w:u w:val="single"/>
                <w:shd w:val="clear" w:color="auto" w:fill="FFFFFF"/>
              </w:rPr>
              <w:t xml:space="preserve"> System Architecture (</w:t>
            </w:r>
            <w:hyperlink r:id="rId84" w:tgtFrame="_blank" w:history="1">
              <w:r w:rsidRPr="00322B51">
                <w:rPr>
                  <w:rStyle w:val="normaltextrun"/>
                  <w:rFonts w:cs="Arial"/>
                  <w:color w:val="D13438"/>
                  <w:szCs w:val="24"/>
                  <w:u w:val="single"/>
                  <w:shd w:val="clear" w:color="auto" w:fill="E1E3E6"/>
                </w:rPr>
                <w:t>source</w:t>
              </w:r>
            </w:hyperlink>
            <w:r w:rsidRPr="00322B51">
              <w:rPr>
                <w:rStyle w:val="normaltextrun"/>
                <w:rFonts w:cs="Arial"/>
                <w:color w:val="D13438"/>
                <w:szCs w:val="24"/>
                <w:u w:val="single"/>
                <w:shd w:val="clear" w:color="auto" w:fill="FFFFFF"/>
              </w:rPr>
              <w:t>)</w:t>
            </w:r>
          </w:p>
        </w:tc>
        <w:tc>
          <w:tcPr>
            <w:tcW w:w="0" w:type="auto"/>
          </w:tcPr>
          <w:p w14:paraId="2A45AAEC" w14:textId="77777777" w:rsidR="00E31FE1" w:rsidRPr="00322B51" w:rsidRDefault="00E31FE1" w:rsidP="009D2BFF">
            <w:pPr>
              <w:rPr>
                <w:rFonts w:cs="Arial"/>
                <w:szCs w:val="24"/>
              </w:rPr>
            </w:pPr>
            <w:r w:rsidRPr="00322B51">
              <w:rPr>
                <w:rStyle w:val="normaltextrun"/>
                <w:rFonts w:cs="Arial"/>
                <w:color w:val="D13438"/>
                <w:szCs w:val="24"/>
                <w:u w:val="single"/>
                <w:shd w:val="clear" w:color="auto" w:fill="FFFFFF"/>
              </w:rPr>
              <w:t>[Update after each node’s definition has been identified]</w:t>
            </w:r>
            <w:r w:rsidRPr="00322B51">
              <w:rPr>
                <w:rStyle w:val="eop"/>
                <w:rFonts w:cs="Arial"/>
                <w:color w:val="D13438"/>
                <w:szCs w:val="24"/>
                <w:shd w:val="clear" w:color="auto" w:fill="FFFFFF"/>
              </w:rPr>
              <w:t> </w:t>
            </w:r>
          </w:p>
        </w:tc>
      </w:tr>
      <w:tr w:rsidR="00E31FE1" w:rsidRPr="00506F64" w14:paraId="020B6B5D" w14:textId="77777777" w:rsidTr="00E31FE1">
        <w:trPr>
          <w:cantSplit/>
          <w:trHeight w:val="288"/>
        </w:trPr>
        <w:tc>
          <w:tcPr>
            <w:tcW w:w="0" w:type="auto"/>
          </w:tcPr>
          <w:p w14:paraId="18925340" w14:textId="1AF40E87" w:rsidR="00E31FE1" w:rsidRPr="00035F0B" w:rsidRDefault="00E31FE1" w:rsidP="009D2BFF">
            <w:r w:rsidRPr="00917B05">
              <w:t>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917B05">
              <w:t xml:space="preserve"> System Mapping</w:t>
            </w:r>
          </w:p>
        </w:tc>
        <w:tc>
          <w:tcPr>
            <w:tcW w:w="0" w:type="auto"/>
          </w:tcPr>
          <w:p w14:paraId="40907CAA" w14:textId="77777777" w:rsidR="00E31FE1" w:rsidRPr="00035F0B" w:rsidRDefault="00E31FE1" w:rsidP="009D2BFF">
            <w:r w:rsidRPr="00917B05">
              <w:t>Systemic mapping of document objects as enabling-dependent relationships.</w:t>
            </w:r>
          </w:p>
        </w:tc>
      </w:tr>
      <w:tr w:rsidR="00E31FE1" w:rsidRPr="00506F64" w14:paraId="3FFDE86B" w14:textId="77777777" w:rsidTr="00E31FE1">
        <w:trPr>
          <w:cantSplit/>
          <w:trHeight w:val="288"/>
        </w:trPr>
        <w:tc>
          <w:tcPr>
            <w:tcW w:w="0" w:type="auto"/>
          </w:tcPr>
          <w:p w14:paraId="0B228DF4" w14:textId="77777777" w:rsidR="00E31FE1" w:rsidRPr="00917B05" w:rsidRDefault="00E31FE1" w:rsidP="00462571">
            <w:r w:rsidRPr="00D879FE">
              <w:t>Linkage Mandate</w:t>
            </w:r>
          </w:p>
        </w:tc>
        <w:tc>
          <w:tcPr>
            <w:tcW w:w="0" w:type="auto"/>
          </w:tcPr>
          <w:p w14:paraId="47AC81D7" w14:textId="77777777" w:rsidR="00E31FE1" w:rsidRPr="00917B05" w:rsidRDefault="00E31FE1" w:rsidP="00462571">
            <w:r>
              <w:t>The legal or policy mandating a linkage between two sources.</w:t>
            </w:r>
          </w:p>
        </w:tc>
      </w:tr>
      <w:tr w:rsidR="00E31FE1" w:rsidRPr="00506F64" w14:paraId="2992C2F4" w14:textId="77777777" w:rsidTr="00E31FE1">
        <w:trPr>
          <w:cantSplit/>
          <w:trHeight w:val="288"/>
        </w:trPr>
        <w:tc>
          <w:tcPr>
            <w:tcW w:w="0" w:type="auto"/>
          </w:tcPr>
          <w:p w14:paraId="0ACA1AD4" w14:textId="77777777" w:rsidR="00E31FE1" w:rsidRPr="00035F0B" w:rsidRDefault="00E31FE1" w:rsidP="009D2BFF">
            <w:r w:rsidRPr="00917B05">
              <w:t>Load Document Data</w:t>
            </w:r>
          </w:p>
        </w:tc>
        <w:tc>
          <w:tcPr>
            <w:tcW w:w="0" w:type="auto"/>
          </w:tcPr>
          <w:p w14:paraId="0673F536" w14:textId="77777777" w:rsidR="00E31FE1" w:rsidRPr="00035F0B" w:rsidRDefault="00E31FE1" w:rsidP="009D2BFF">
            <w:r w:rsidRPr="00917B05">
              <w:t>Storage and retrieval of the original source file, e.g., pdfs.</w:t>
            </w:r>
          </w:p>
        </w:tc>
      </w:tr>
      <w:tr w:rsidR="00E31FE1" w:rsidRPr="00506F64" w14:paraId="1AE7BF69" w14:textId="77777777" w:rsidTr="00E31FE1">
        <w:trPr>
          <w:cantSplit/>
          <w:trHeight w:val="288"/>
        </w:trPr>
        <w:tc>
          <w:tcPr>
            <w:tcW w:w="0" w:type="auto"/>
          </w:tcPr>
          <w:p w14:paraId="7E4DD62A" w14:textId="77777777" w:rsidR="00E31FE1" w:rsidRPr="00035F0B" w:rsidRDefault="00E31FE1" w:rsidP="009D2BFF">
            <w:r w:rsidRPr="00917B05">
              <w:t>Load Node Data</w:t>
            </w:r>
          </w:p>
        </w:tc>
        <w:tc>
          <w:tcPr>
            <w:tcW w:w="0" w:type="auto"/>
          </w:tcPr>
          <w:p w14:paraId="0B1E0D0F" w14:textId="0FE767E1" w:rsidR="00E31FE1" w:rsidRPr="00035F0B" w:rsidRDefault="00E31FE1" w:rsidP="009D2BFF">
            <w:r w:rsidRPr="00917B05">
              <w:t>Physically recovers the data requested from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917B05">
              <w:t xml:space="preserve"> Knowledge Database.</w:t>
            </w:r>
          </w:p>
        </w:tc>
      </w:tr>
      <w:tr w:rsidR="00E31FE1" w:rsidRPr="00506F64" w14:paraId="04DD33F4" w14:textId="77777777" w:rsidTr="00E31FE1">
        <w:trPr>
          <w:cantSplit/>
          <w:trHeight w:val="288"/>
        </w:trPr>
        <w:tc>
          <w:tcPr>
            <w:tcW w:w="0" w:type="auto"/>
          </w:tcPr>
          <w:p w14:paraId="47A6D325" w14:textId="77777777" w:rsidR="00E31FE1" w:rsidRPr="00035F0B" w:rsidRDefault="00E31FE1" w:rsidP="009D2BFF">
            <w:r w:rsidRPr="00917B05">
              <w:t>MAC Node Data</w:t>
            </w:r>
          </w:p>
        </w:tc>
        <w:tc>
          <w:tcPr>
            <w:tcW w:w="0" w:type="auto"/>
          </w:tcPr>
          <w:p w14:paraId="65FF0E87" w14:textId="66A88E9B" w:rsidR="00E31FE1" w:rsidRPr="00035F0B" w:rsidRDefault="00E31FE1" w:rsidP="009D2BFF">
            <w:r>
              <w:t>Move and change (MAC) data in the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t xml:space="preserve"> Knowledge Database.</w:t>
            </w:r>
          </w:p>
        </w:tc>
      </w:tr>
      <w:tr w:rsidR="00E31FE1" w:rsidRPr="00506F64" w14:paraId="37578A8D" w14:textId="77777777" w:rsidTr="00E31FE1">
        <w:trPr>
          <w:cantSplit/>
          <w:trHeight w:val="288"/>
        </w:trPr>
        <w:tc>
          <w:tcPr>
            <w:tcW w:w="0" w:type="auto"/>
          </w:tcPr>
          <w:p w14:paraId="351EC220" w14:textId="77777777" w:rsidR="00E31FE1" w:rsidRPr="00917B05" w:rsidRDefault="00E31FE1" w:rsidP="005D3834">
            <w:r w:rsidRPr="008E0750">
              <w:t>Mandated Linkage</w:t>
            </w:r>
          </w:p>
        </w:tc>
        <w:tc>
          <w:tcPr>
            <w:tcW w:w="0" w:type="auto"/>
          </w:tcPr>
          <w:p w14:paraId="780A1F16" w14:textId="77777777" w:rsidR="00E31FE1" w:rsidRPr="00917B05" w:rsidRDefault="00E31FE1" w:rsidP="005D3834">
            <w:r w:rsidRPr="008E0750">
              <w:t>Policy or code that specifies the linkage be made between an Enabling Source and a Dependent Source. The Dependent Source is the recipient of the benefit that the Enabling Source provides, but it's also the recipient of the driver from the Enabling Source. The "vehicle" of the Enabling Source is not required but calls to the Dependent Source.</w:t>
            </w:r>
            <w:r>
              <w:t xml:space="preserve"> Some linkages are mandated by law, regulation or policy; others are inferred.</w:t>
            </w:r>
          </w:p>
        </w:tc>
      </w:tr>
      <w:tr w:rsidR="00E31FE1" w:rsidRPr="00506F64" w14:paraId="52C314E5" w14:textId="77777777" w:rsidTr="00E31FE1">
        <w:trPr>
          <w:cantSplit/>
          <w:trHeight w:val="288"/>
        </w:trPr>
        <w:tc>
          <w:tcPr>
            <w:tcW w:w="0" w:type="auto"/>
          </w:tcPr>
          <w:p w14:paraId="346B0AEE" w14:textId="77777777" w:rsidR="00E31FE1" w:rsidRPr="00917B05" w:rsidRDefault="00E31FE1" w:rsidP="00462571">
            <w:r w:rsidRPr="00242B35">
              <w:t>Maps to (Enabling &gt; Dependent)</w:t>
            </w:r>
          </w:p>
        </w:tc>
        <w:tc>
          <w:tcPr>
            <w:tcW w:w="0" w:type="auto"/>
          </w:tcPr>
          <w:p w14:paraId="098F1FC9" w14:textId="77777777" w:rsidR="00E31FE1" w:rsidRPr="00917B05" w:rsidRDefault="00E31FE1" w:rsidP="00462571">
            <w:r w:rsidRPr="00242B35">
              <w:t>The specific Enabling Source and Dependent Source of a crosswalk.</w:t>
            </w:r>
          </w:p>
        </w:tc>
      </w:tr>
      <w:tr w:rsidR="00E31FE1" w:rsidRPr="00506F64" w14:paraId="6E125D75" w14:textId="77777777" w:rsidTr="00E31FE1">
        <w:trPr>
          <w:cantSplit/>
          <w:trHeight w:val="288"/>
        </w:trPr>
        <w:tc>
          <w:tcPr>
            <w:tcW w:w="0" w:type="auto"/>
          </w:tcPr>
          <w:p w14:paraId="21057BD8" w14:textId="77777777" w:rsidR="00E31FE1" w:rsidRPr="00035F0B" w:rsidRDefault="00E31FE1" w:rsidP="009D2BFF">
            <w:r w:rsidRPr="00917B05">
              <w:t>Natural Language Query</w:t>
            </w:r>
          </w:p>
        </w:tc>
        <w:tc>
          <w:tcPr>
            <w:tcW w:w="0" w:type="auto"/>
          </w:tcPr>
          <w:p w14:paraId="6A6CE176" w14:textId="77777777" w:rsidR="00E31FE1" w:rsidRPr="00035F0B" w:rsidRDefault="00E31FE1" w:rsidP="009D2BFF">
            <w:r w:rsidRPr="00917B05">
              <w:t xml:space="preserve">Open system interactions with natural language systems, e.g., </w:t>
            </w:r>
            <w:proofErr w:type="spellStart"/>
            <w:r w:rsidRPr="00917B05">
              <w:t>chatgpt</w:t>
            </w:r>
            <w:proofErr w:type="spellEnd"/>
            <w:r w:rsidRPr="00917B05">
              <w:t xml:space="preserve">. Structures queries for the </w:t>
            </w:r>
            <w:proofErr w:type="spellStart"/>
            <w:r w:rsidRPr="00917B05">
              <w:t>ivn</w:t>
            </w:r>
            <w:proofErr w:type="spellEnd"/>
            <w:r w:rsidRPr="00917B05">
              <w:t xml:space="preserve"> knowledge database.  </w:t>
            </w:r>
          </w:p>
        </w:tc>
      </w:tr>
      <w:tr w:rsidR="00E31FE1" w:rsidRPr="00506F64" w14:paraId="48AF3048" w14:textId="77777777" w:rsidTr="00E31FE1">
        <w:trPr>
          <w:cantSplit/>
          <w:trHeight w:val="288"/>
        </w:trPr>
        <w:tc>
          <w:tcPr>
            <w:tcW w:w="0" w:type="auto"/>
          </w:tcPr>
          <w:p w14:paraId="5198396E" w14:textId="77777777" w:rsidR="00E31FE1" w:rsidRPr="00917B05" w:rsidRDefault="00E31FE1" w:rsidP="00462571">
            <w:r w:rsidRPr="00196101">
              <w:t>Network</w:t>
            </w:r>
          </w:p>
        </w:tc>
        <w:tc>
          <w:tcPr>
            <w:tcW w:w="0" w:type="auto"/>
          </w:tcPr>
          <w:p w14:paraId="57E00867" w14:textId="77777777" w:rsidR="00E31FE1" w:rsidRPr="00917B05" w:rsidRDefault="00E31FE1" w:rsidP="00462571">
            <w:r w:rsidRPr="00196101">
              <w:t xml:space="preserve">The system linking multiple nodes and connections, which can – and often does - include multiple jurisdictions and levels of </w:t>
            </w:r>
            <w:r>
              <w:t>an organization</w:t>
            </w:r>
            <w:r w:rsidRPr="00196101">
              <w:t>.</w:t>
            </w:r>
          </w:p>
        </w:tc>
      </w:tr>
      <w:tr w:rsidR="00E31FE1" w:rsidRPr="00506F64" w14:paraId="269AAF41" w14:textId="77777777" w:rsidTr="00E31FE1">
        <w:trPr>
          <w:cantSplit/>
          <w:trHeight w:val="288"/>
        </w:trPr>
        <w:tc>
          <w:tcPr>
            <w:tcW w:w="0" w:type="auto"/>
          </w:tcPr>
          <w:p w14:paraId="03DC2455" w14:textId="77777777" w:rsidR="00E31FE1" w:rsidRPr="00917B05" w:rsidRDefault="00E31FE1" w:rsidP="00462571">
            <w:r w:rsidRPr="00BF159E">
              <w:t>Node</w:t>
            </w:r>
          </w:p>
        </w:tc>
        <w:tc>
          <w:tcPr>
            <w:tcW w:w="0" w:type="auto"/>
          </w:tcPr>
          <w:p w14:paraId="2F6A931E" w14:textId="77777777" w:rsidR="00E31FE1" w:rsidRPr="00917B05" w:rsidRDefault="00E31FE1" w:rsidP="00462571">
            <w:r w:rsidRPr="00BF159E">
              <w:t>A unit of information, an actor or a decision maker: could refer to a policy, program, goal, measure, risk, law, organization, role, or authority.</w:t>
            </w:r>
          </w:p>
        </w:tc>
      </w:tr>
      <w:tr w:rsidR="00E31FE1" w:rsidRPr="00506F64" w14:paraId="0C30B5B0" w14:textId="77777777" w:rsidTr="00E31FE1">
        <w:trPr>
          <w:cantSplit/>
          <w:trHeight w:val="288"/>
        </w:trPr>
        <w:tc>
          <w:tcPr>
            <w:tcW w:w="0" w:type="auto"/>
          </w:tcPr>
          <w:p w14:paraId="174223C9" w14:textId="77777777" w:rsidR="00E31FE1" w:rsidRPr="00917B05" w:rsidRDefault="00E31FE1" w:rsidP="00462571">
            <w:r w:rsidRPr="00390E22">
              <w:t>Product</w:t>
            </w:r>
          </w:p>
        </w:tc>
        <w:tc>
          <w:tcPr>
            <w:tcW w:w="0" w:type="auto"/>
          </w:tcPr>
          <w:p w14:paraId="5F63A152" w14:textId="5D761DBD" w:rsidR="00E31FE1" w:rsidRPr="00917B05" w:rsidRDefault="00E31FE1" w:rsidP="00462571">
            <w:r w:rsidRPr="00390E22">
              <w:t>Analysis that supports policymaking or governance decisions based on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Pr="00390E22">
              <w:t xml:space="preserve"> research and mapping.</w:t>
            </w:r>
          </w:p>
        </w:tc>
      </w:tr>
      <w:tr w:rsidR="00E31FE1" w:rsidRPr="00506F64" w14:paraId="20152FB9" w14:textId="77777777" w:rsidTr="00E31FE1">
        <w:trPr>
          <w:cantSplit/>
          <w:trHeight w:val="288"/>
        </w:trPr>
        <w:tc>
          <w:tcPr>
            <w:tcW w:w="0" w:type="auto"/>
          </w:tcPr>
          <w:p w14:paraId="43B6CDD2" w14:textId="77777777" w:rsidR="00E31FE1" w:rsidRPr="00035F0B" w:rsidRDefault="00E31FE1" w:rsidP="009D2BFF">
            <w:r w:rsidRPr="00917B05">
              <w:t>Raw source file</w:t>
            </w:r>
          </w:p>
        </w:tc>
        <w:tc>
          <w:tcPr>
            <w:tcW w:w="0" w:type="auto"/>
          </w:tcPr>
          <w:p w14:paraId="5702C38F" w14:textId="77777777" w:rsidR="00E31FE1" w:rsidRPr="00035F0B" w:rsidRDefault="00E31FE1" w:rsidP="009D2BFF">
            <w:r w:rsidRPr="00917B05">
              <w:t>Original file of governance document.</w:t>
            </w:r>
          </w:p>
        </w:tc>
      </w:tr>
      <w:tr w:rsidR="00E31FE1" w:rsidRPr="00506F64" w14:paraId="3881735F" w14:textId="77777777" w:rsidTr="00E31FE1">
        <w:trPr>
          <w:cantSplit/>
          <w:trHeight w:val="288"/>
        </w:trPr>
        <w:tc>
          <w:tcPr>
            <w:tcW w:w="0" w:type="auto"/>
          </w:tcPr>
          <w:p w14:paraId="67D49FD3" w14:textId="77777777" w:rsidR="00E31FE1" w:rsidRPr="00035F0B" w:rsidRDefault="00E31FE1" w:rsidP="009D2BFF">
            <w:r w:rsidRPr="00917B05">
              <w:t>Read Document Data</w:t>
            </w:r>
          </w:p>
        </w:tc>
        <w:tc>
          <w:tcPr>
            <w:tcW w:w="0" w:type="auto"/>
          </w:tcPr>
          <w:p w14:paraId="630456C3" w14:textId="77777777" w:rsidR="00E31FE1" w:rsidRPr="00035F0B" w:rsidRDefault="00E31FE1" w:rsidP="009D2BFF">
            <w:r w:rsidRPr="00917B05">
              <w:t>Loads the object model for the sources and components for a document, e.g., pages, text objects.</w:t>
            </w:r>
          </w:p>
        </w:tc>
      </w:tr>
      <w:tr w:rsidR="00E31FE1" w:rsidRPr="00506F64" w14:paraId="162ACCE2" w14:textId="77777777" w:rsidTr="00E31FE1">
        <w:trPr>
          <w:cantSplit/>
          <w:trHeight w:val="288"/>
        </w:trPr>
        <w:tc>
          <w:tcPr>
            <w:tcW w:w="0" w:type="auto"/>
          </w:tcPr>
          <w:p w14:paraId="5933D901" w14:textId="77777777" w:rsidR="00E31FE1" w:rsidRPr="00035F0B" w:rsidRDefault="00E31FE1" w:rsidP="009D2BFF">
            <w:r w:rsidRPr="00917B05">
              <w:t>Read Raw Document (Deserialize)</w:t>
            </w:r>
          </w:p>
        </w:tc>
        <w:tc>
          <w:tcPr>
            <w:tcW w:w="0" w:type="auto"/>
          </w:tcPr>
          <w:p w14:paraId="3518DEDE" w14:textId="77777777" w:rsidR="00E31FE1" w:rsidRPr="00035F0B" w:rsidRDefault="00E31FE1" w:rsidP="009D2BFF">
            <w:r w:rsidRPr="00917B05">
              <w:t>System reads the object from the data store and enters it into working memory.</w:t>
            </w:r>
          </w:p>
        </w:tc>
      </w:tr>
      <w:tr w:rsidR="00E31FE1" w:rsidRPr="00506F64" w14:paraId="6EEED0C0" w14:textId="77777777" w:rsidTr="00E31FE1">
        <w:trPr>
          <w:cantSplit/>
          <w:trHeight w:val="288"/>
        </w:trPr>
        <w:tc>
          <w:tcPr>
            <w:tcW w:w="0" w:type="auto"/>
          </w:tcPr>
          <w:p w14:paraId="0302B29A" w14:textId="77777777" w:rsidR="00E31FE1" w:rsidRPr="00035F0B" w:rsidRDefault="00E31FE1" w:rsidP="009D2BFF">
            <w:r w:rsidRPr="00917B05">
              <w:t>Serialize Document Object</w:t>
            </w:r>
          </w:p>
        </w:tc>
        <w:tc>
          <w:tcPr>
            <w:tcW w:w="0" w:type="auto"/>
          </w:tcPr>
          <w:p w14:paraId="198A6FC6" w14:textId="77777777" w:rsidR="00E31FE1" w:rsidRPr="00035F0B" w:rsidRDefault="00E31FE1" w:rsidP="009D2BFF">
            <w:r w:rsidRPr="00917B05">
              <w:t>System saves the document object in JSON format.</w:t>
            </w:r>
          </w:p>
        </w:tc>
      </w:tr>
      <w:tr w:rsidR="00E31FE1" w:rsidRPr="00506F64" w14:paraId="5E2195ED" w14:textId="77777777" w:rsidTr="00E31FE1">
        <w:trPr>
          <w:cantSplit/>
          <w:trHeight w:val="288"/>
        </w:trPr>
        <w:tc>
          <w:tcPr>
            <w:tcW w:w="0" w:type="auto"/>
          </w:tcPr>
          <w:p w14:paraId="5ACB5414" w14:textId="77777777" w:rsidR="00E31FE1" w:rsidRPr="00917B05" w:rsidRDefault="00E31FE1" w:rsidP="009D2BFF">
            <w:r w:rsidRPr="00917B05">
              <w:t xml:space="preserve">Store Document Component (Serialize) </w:t>
            </w:r>
          </w:p>
        </w:tc>
        <w:tc>
          <w:tcPr>
            <w:tcW w:w="0" w:type="auto"/>
          </w:tcPr>
          <w:p w14:paraId="456566B2" w14:textId="77777777" w:rsidR="00E31FE1" w:rsidRPr="00917B05" w:rsidRDefault="00E31FE1" w:rsidP="009D2BFF">
            <w:r>
              <w:t>System saves the document object in JSON format.</w:t>
            </w:r>
          </w:p>
        </w:tc>
      </w:tr>
      <w:tr w:rsidR="00E31FE1" w:rsidRPr="00506F64" w14:paraId="19D6DDFA" w14:textId="77777777" w:rsidTr="00E31FE1">
        <w:trPr>
          <w:cantSplit/>
          <w:trHeight w:val="288"/>
        </w:trPr>
        <w:tc>
          <w:tcPr>
            <w:tcW w:w="0" w:type="auto"/>
          </w:tcPr>
          <w:p w14:paraId="49818814" w14:textId="77777777" w:rsidR="00E31FE1" w:rsidRPr="00035F0B" w:rsidRDefault="00E31FE1" w:rsidP="009D2BFF">
            <w:r w:rsidRPr="00917B05">
              <w:t>Store Raw Source File (Add GUID) Document</w:t>
            </w:r>
          </w:p>
        </w:tc>
        <w:tc>
          <w:tcPr>
            <w:tcW w:w="0" w:type="auto"/>
          </w:tcPr>
          <w:p w14:paraId="094E3F16" w14:textId="77777777" w:rsidR="00E31FE1" w:rsidRPr="00035F0B" w:rsidRDefault="00E31FE1" w:rsidP="009D2BFF">
            <w:r w:rsidRPr="00917B05">
              <w:t>Stores the raw data file, e.g., pdf, and indexes it with a global universal identifier (GUID).</w:t>
            </w:r>
          </w:p>
        </w:tc>
      </w:tr>
      <w:tr w:rsidR="00E31FE1" w:rsidRPr="00506F64" w14:paraId="3B529BC7" w14:textId="77777777" w:rsidTr="00E31FE1">
        <w:trPr>
          <w:cantSplit/>
          <w:trHeight w:val="288"/>
        </w:trPr>
        <w:tc>
          <w:tcPr>
            <w:tcW w:w="0" w:type="auto"/>
          </w:tcPr>
          <w:p w14:paraId="630E6F06" w14:textId="77777777" w:rsidR="00E31FE1" w:rsidRPr="00917B05" w:rsidRDefault="00E31FE1" w:rsidP="00462571">
            <w:r w:rsidRPr="00D96406">
              <w:t>United States Code (USC)</w:t>
            </w:r>
          </w:p>
        </w:tc>
        <w:tc>
          <w:tcPr>
            <w:tcW w:w="0" w:type="auto"/>
          </w:tcPr>
          <w:p w14:paraId="3BC623A7" w14:textId="77777777" w:rsidR="00E31FE1" w:rsidRPr="00917B05" w:rsidRDefault="00E31FE1" w:rsidP="00462571">
            <w:r w:rsidRPr="00D96406">
              <w:t>The United States Code is the codification by subject matter of the general and permanent laws of the United States. It consists of 53 titles, and it is published by the Office of the Law Revision Counsel of the U.S. House of Representatives. The U.S. Code does not include regulations issued by Executive Branch agencies, decisions of the Federal courts, treaties, or laws enacted by state or local governments.</w:t>
            </w:r>
          </w:p>
        </w:tc>
      </w:tr>
      <w:tr w:rsidR="00E31FE1" w:rsidRPr="00506F64" w14:paraId="394B9CD9" w14:textId="77777777" w:rsidTr="00E31FE1">
        <w:trPr>
          <w:cantSplit/>
          <w:trHeight w:val="288"/>
        </w:trPr>
        <w:tc>
          <w:tcPr>
            <w:tcW w:w="0" w:type="auto"/>
          </w:tcPr>
          <w:p w14:paraId="6B2F0086" w14:textId="77777777" w:rsidR="00E31FE1" w:rsidRPr="00035F0B" w:rsidRDefault="00E31FE1" w:rsidP="009D2BFF">
            <w:r w:rsidRPr="00917B05">
              <w:t xml:space="preserve">Use Synapse pipeline to store raw source file </w:t>
            </w:r>
          </w:p>
        </w:tc>
        <w:tc>
          <w:tcPr>
            <w:tcW w:w="0" w:type="auto"/>
          </w:tcPr>
          <w:p w14:paraId="05340FB7" w14:textId="77777777" w:rsidR="00E31FE1" w:rsidRPr="00035F0B" w:rsidRDefault="00E31FE1" w:rsidP="009D2BFF">
            <w:r w:rsidRPr="00917B05">
              <w:t>Storing the original document file in Azure BLOB storage</w:t>
            </w:r>
          </w:p>
        </w:tc>
      </w:tr>
      <w:tr w:rsidR="00E31FE1" w:rsidRPr="00506F64" w14:paraId="4EBEDD26" w14:textId="77777777" w:rsidTr="00E31FE1">
        <w:trPr>
          <w:cantSplit/>
          <w:trHeight w:val="288"/>
        </w:trPr>
        <w:tc>
          <w:tcPr>
            <w:tcW w:w="0" w:type="auto"/>
          </w:tcPr>
          <w:p w14:paraId="24CD019B" w14:textId="77777777" w:rsidR="00E31FE1" w:rsidRPr="00917B05" w:rsidRDefault="00E31FE1" w:rsidP="00462571">
            <w:r w:rsidRPr="005F79BC">
              <w:t>Value</w:t>
            </w:r>
          </w:p>
        </w:tc>
        <w:tc>
          <w:tcPr>
            <w:tcW w:w="0" w:type="auto"/>
          </w:tcPr>
          <w:p w14:paraId="67C369CD" w14:textId="77777777" w:rsidR="00E31FE1" w:rsidRPr="00917B05" w:rsidRDefault="00E31FE1" w:rsidP="00462571">
            <w:r w:rsidRPr="005F79BC">
              <w:t>The net effect or result of the importance, worth, or usefulness of measurable change. This includes monetary worth, quality of life, or increased information exchange (knowledge), and proof of compliance. Delivering the scope of some governing source node delivers some objectively measurable feature (value) of the scope of another governance node.</w:t>
            </w:r>
          </w:p>
        </w:tc>
      </w:tr>
      <w:tr w:rsidR="00E31FE1" w:rsidRPr="00506F64" w14:paraId="3797868F" w14:textId="77777777" w:rsidTr="00E31FE1">
        <w:trPr>
          <w:cantSplit/>
          <w:trHeight w:val="288"/>
        </w:trPr>
        <w:tc>
          <w:tcPr>
            <w:tcW w:w="0" w:type="auto"/>
          </w:tcPr>
          <w:p w14:paraId="0B36E86E" w14:textId="77777777" w:rsidR="00E31FE1" w:rsidRPr="00035F0B" w:rsidRDefault="00E31FE1" w:rsidP="009D2BFF">
            <w:r w:rsidRPr="00917B05">
              <w:t>Verify Document Component Object</w:t>
            </w:r>
          </w:p>
        </w:tc>
        <w:tc>
          <w:tcPr>
            <w:tcW w:w="0" w:type="auto"/>
          </w:tcPr>
          <w:p w14:paraId="547F6D78" w14:textId="77777777" w:rsidR="00E31FE1" w:rsidRPr="00035F0B" w:rsidRDefault="00E31FE1" w:rsidP="009D2BFF">
            <w:r w:rsidRPr="00917B05">
              <w:t>(User Role) verifies that the data objects created by the system are accurate and consistent across objects from a single document.</w:t>
            </w:r>
          </w:p>
        </w:tc>
      </w:tr>
    </w:tbl>
    <w:p w14:paraId="19EA0E30" w14:textId="77777777" w:rsidR="00283ED5" w:rsidRPr="00506F64" w:rsidRDefault="00283ED5" w:rsidP="00367085">
      <w:pPr>
        <w:rPr>
          <w:b/>
          <w:bCs/>
        </w:rPr>
      </w:pPr>
    </w:p>
    <w:p w14:paraId="38282786" w14:textId="6B84643E" w:rsidR="00647795" w:rsidRPr="00506F64" w:rsidRDefault="00647795" w:rsidP="00663422">
      <w:pPr>
        <w:spacing w:after="0"/>
        <w:rPr>
          <w:b/>
          <w:bCs/>
        </w:rPr>
      </w:pPr>
      <w:r w:rsidRPr="00506F64">
        <w:rPr>
          <w:b/>
          <w:bCs/>
        </w:rPr>
        <w:br w:type="page"/>
      </w:r>
    </w:p>
    <w:p w14:paraId="0954660D" w14:textId="5106912A" w:rsidR="00BB1A5E" w:rsidRPr="00506F64" w:rsidRDefault="00BB1A5E">
      <w:pPr>
        <w:spacing w:after="0"/>
        <w:rPr>
          <w:b/>
          <w:bCs/>
        </w:rPr>
        <w:sectPr w:rsidR="00BB1A5E" w:rsidRPr="00506F64" w:rsidSect="007474ED">
          <w:headerReference w:type="default" r:id="rId85"/>
          <w:footerReference w:type="default" r:id="rId86"/>
          <w:headerReference w:type="first" r:id="rId87"/>
          <w:pgSz w:w="12240" w:h="15840"/>
          <w:pgMar w:top="1440" w:right="1440" w:bottom="1440" w:left="1440" w:header="720" w:footer="432" w:gutter="0"/>
          <w:cols w:space="720"/>
          <w:docGrid w:linePitch="360"/>
        </w:sectPr>
      </w:pPr>
    </w:p>
    <w:p w14:paraId="4FFA36EB" w14:textId="5967F494" w:rsidR="00367085" w:rsidRPr="00506F64" w:rsidRDefault="004F3A5A" w:rsidP="004F3A5A">
      <w:pPr>
        <w:pStyle w:val="Heading1"/>
      </w:pPr>
      <w:bookmarkStart w:id="825" w:name="_Toc177628939"/>
      <w:bookmarkStart w:id="826" w:name="_Toc177722786"/>
      <w:bookmarkStart w:id="827" w:name="_Toc181163207"/>
      <w:bookmarkStart w:id="828" w:name="_Toc181338872"/>
      <w:bookmarkStart w:id="829" w:name="_Toc181998276"/>
      <w:bookmarkStart w:id="830" w:name="_Toc189239069"/>
      <w:r>
        <w:t>Skills Matrix</w:t>
      </w:r>
      <w:bookmarkEnd w:id="825"/>
      <w:bookmarkEnd w:id="826"/>
      <w:bookmarkEnd w:id="827"/>
      <w:bookmarkEnd w:id="828"/>
      <w:bookmarkEnd w:id="829"/>
      <w:bookmarkEnd w:id="830"/>
    </w:p>
    <w:p w14:paraId="2A678B6D" w14:textId="2F9BF609" w:rsidR="00B71737" w:rsidRPr="00506F64" w:rsidRDefault="004D46F7" w:rsidP="00B71737">
      <w:r w:rsidRPr="00506F64">
        <w:rPr>
          <w:noProof/>
        </w:rPr>
        <w:drawing>
          <wp:anchor distT="0" distB="0" distL="114300" distR="114300" simplePos="0" relativeHeight="251636736" behindDoc="0" locked="0" layoutInCell="1" allowOverlap="1" wp14:anchorId="0D3A94B5" wp14:editId="53FEC896">
            <wp:simplePos x="0" y="0"/>
            <wp:positionH relativeFrom="margin">
              <wp:align>center</wp:align>
            </wp:positionH>
            <wp:positionV relativeFrom="paragraph">
              <wp:posOffset>222250</wp:posOffset>
            </wp:positionV>
            <wp:extent cx="8229600" cy="1323975"/>
            <wp:effectExtent l="0" t="0" r="0" b="9525"/>
            <wp:wrapTopAndBottom/>
            <wp:docPr id="352745795" name="Picture 352745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8229600" cy="1323975"/>
                    </a:xfrm>
                    <a:prstGeom prst="rect">
                      <a:avLst/>
                    </a:prstGeom>
                  </pic:spPr>
                </pic:pic>
              </a:graphicData>
            </a:graphic>
            <wp14:sizeRelV relativeFrom="margin">
              <wp14:pctHeight>0</wp14:pctHeight>
            </wp14:sizeRelV>
          </wp:anchor>
        </w:drawing>
      </w:r>
    </w:p>
    <w:p w14:paraId="3A551F1A" w14:textId="77777777" w:rsidR="00B71737" w:rsidRPr="00506F64" w:rsidRDefault="00B71737" w:rsidP="00B71737"/>
    <w:p w14:paraId="32026B82" w14:textId="181AF152" w:rsidR="00B71737" w:rsidRDefault="006F6DB0" w:rsidP="00B71737">
      <w:r w:rsidRPr="00506F64">
        <w:t xml:space="preserve">This is an example skills matrix tracker </w:t>
      </w:r>
      <w:r w:rsidR="00BC2526" w:rsidRPr="00506F64">
        <w:t xml:space="preserve">in Excel </w:t>
      </w:r>
      <w:r w:rsidRPr="00506F64">
        <w:t>used</w:t>
      </w:r>
      <w:r w:rsidR="00BC2526" w:rsidRPr="00506F64">
        <w:t xml:space="preserve"> to develop the skills needed by IVN</w:t>
      </w:r>
      <w:r w:rsidR="000160C7">
        <w:fldChar w:fldCharType="begin"/>
      </w:r>
      <w:r w:rsidR="000160C7">
        <w:instrText xml:space="preserve"> XE "</w:instrText>
      </w:r>
      <w:r w:rsidR="000160C7" w:rsidRPr="001E2032">
        <w:instrText>IVN</w:instrText>
      </w:r>
      <w:r w:rsidR="000160C7">
        <w:instrText xml:space="preserve">" </w:instrText>
      </w:r>
      <w:r w:rsidR="000160C7">
        <w:fldChar w:fldCharType="end"/>
      </w:r>
      <w:r w:rsidR="00BC2526" w:rsidRPr="00506F64">
        <w:t xml:space="preserve"> analysts.</w:t>
      </w:r>
      <w:r w:rsidR="00832FFD" w:rsidRPr="00506F64">
        <w:t xml:space="preserve"> The skills tracker generally follows the outline of the SOP, but agencies and IVN teams should feel free to adjust or expand the tracker as necessary for their business environments.</w:t>
      </w:r>
    </w:p>
    <w:bookmarkEnd w:id="94"/>
    <w:bookmarkEnd w:id="816"/>
    <w:p w14:paraId="0E5400F6" w14:textId="59D3C109" w:rsidR="006C7496" w:rsidRDefault="006C7496" w:rsidP="006C7496"/>
    <w:p w14:paraId="7AFDABA7" w14:textId="3798C540" w:rsidR="009B5638" w:rsidRDefault="009B5638" w:rsidP="006C7496"/>
    <w:p w14:paraId="37491239" w14:textId="7AD402D6" w:rsidR="006C7496" w:rsidRDefault="006C7496" w:rsidP="006C7496"/>
    <w:p w14:paraId="1A3F4B29" w14:textId="09332623" w:rsidR="00FE4204" w:rsidRDefault="00FE4204">
      <w:pPr>
        <w:spacing w:after="0"/>
      </w:pPr>
      <w:r>
        <w:br w:type="page"/>
      </w:r>
    </w:p>
    <w:p w14:paraId="4D454F81" w14:textId="77777777" w:rsidR="003F6BBC" w:rsidRDefault="00362A55" w:rsidP="00B71737">
      <w:pPr>
        <w:rPr>
          <w:noProof/>
        </w:rPr>
      </w:pPr>
      <w:r w:rsidRPr="00F633AA">
        <w:rPr>
          <w:lang w:val="fr-FR"/>
        </w:rPr>
        <w:t>Index</w:t>
      </w:r>
      <w:r w:rsidR="00B60C9B">
        <w:fldChar w:fldCharType="begin"/>
      </w:r>
      <w:r w:rsidR="00B60C9B">
        <w:instrText xml:space="preserve"> INDEX \c "2" \z "1033" </w:instrText>
      </w:r>
      <w:r w:rsidR="00B60C9B">
        <w:fldChar w:fldCharType="separate"/>
      </w:r>
    </w:p>
    <w:p w14:paraId="078F63DB" w14:textId="77777777" w:rsidR="003F6BBC" w:rsidRDefault="003F6BBC" w:rsidP="00B71737">
      <w:pPr>
        <w:rPr>
          <w:noProof/>
        </w:rPr>
        <w:sectPr w:rsidR="003F6BBC" w:rsidSect="003F6BBC">
          <w:headerReference w:type="default" r:id="rId89"/>
          <w:footerReference w:type="default" r:id="rId90"/>
          <w:headerReference w:type="first" r:id="rId91"/>
          <w:pgSz w:w="12240" w:h="15840"/>
          <w:pgMar w:top="1440" w:right="1440" w:bottom="1440" w:left="1440" w:header="720" w:footer="432" w:gutter="0"/>
          <w:cols w:space="720"/>
          <w:docGrid w:linePitch="360"/>
        </w:sectPr>
      </w:pPr>
    </w:p>
    <w:p w14:paraId="22F678BD" w14:textId="77777777" w:rsidR="003F6BBC" w:rsidRDefault="003F6BBC">
      <w:pPr>
        <w:pStyle w:val="Index1"/>
        <w:tabs>
          <w:tab w:val="right" w:leader="dot" w:pos="4310"/>
        </w:tabs>
        <w:rPr>
          <w:iCs/>
          <w:noProof/>
        </w:rPr>
      </w:pPr>
      <w:r>
        <w:rPr>
          <w:noProof/>
        </w:rPr>
        <w:t xml:space="preserve">Alignment, </w:t>
      </w:r>
      <w:r>
        <w:rPr>
          <w:i/>
          <w:iCs/>
          <w:noProof/>
        </w:rPr>
        <w:t>48</w:t>
      </w:r>
      <w:r>
        <w:rPr>
          <w:iCs/>
          <w:noProof/>
        </w:rPr>
        <w:t xml:space="preserve">, </w:t>
      </w:r>
      <w:r>
        <w:rPr>
          <w:i/>
          <w:iCs/>
          <w:noProof/>
        </w:rPr>
        <w:t>74</w:t>
      </w:r>
      <w:r>
        <w:rPr>
          <w:iCs/>
          <w:noProof/>
        </w:rPr>
        <w:t xml:space="preserve">, </w:t>
      </w:r>
      <w:r>
        <w:rPr>
          <w:i/>
          <w:iCs/>
          <w:noProof/>
        </w:rPr>
        <w:t>79</w:t>
      </w:r>
    </w:p>
    <w:p w14:paraId="6482BCA1" w14:textId="77777777" w:rsidR="003F6BBC" w:rsidRDefault="003F6BBC">
      <w:pPr>
        <w:pStyle w:val="Index1"/>
        <w:tabs>
          <w:tab w:val="right" w:leader="dot" w:pos="4310"/>
        </w:tabs>
        <w:rPr>
          <w:iCs/>
          <w:noProof/>
        </w:rPr>
      </w:pPr>
      <w:r w:rsidRPr="00B13BC5">
        <w:rPr>
          <w:rFonts w:cs="Arial"/>
          <w:noProof/>
          <w:color w:val="D13438"/>
          <w:u w:val="single"/>
          <w:shd w:val="clear" w:color="auto" w:fill="FFFFFF"/>
        </w:rPr>
        <w:t>Automation Phase</w:t>
      </w:r>
      <w:r>
        <w:rPr>
          <w:noProof/>
        </w:rPr>
        <w:t xml:space="preserve">, </w:t>
      </w:r>
      <w:r>
        <w:rPr>
          <w:i/>
          <w:iCs/>
          <w:noProof/>
        </w:rPr>
        <w:t>79</w:t>
      </w:r>
    </w:p>
    <w:p w14:paraId="068B61C1" w14:textId="77777777" w:rsidR="003F6BBC" w:rsidRDefault="003F6BBC">
      <w:pPr>
        <w:pStyle w:val="Index1"/>
        <w:tabs>
          <w:tab w:val="right" w:leader="dot" w:pos="4310"/>
        </w:tabs>
        <w:rPr>
          <w:iCs/>
          <w:noProof/>
        </w:rPr>
      </w:pPr>
      <w:r>
        <w:rPr>
          <w:noProof/>
        </w:rPr>
        <w:t xml:space="preserve">Blockages, </w:t>
      </w:r>
      <w:r>
        <w:rPr>
          <w:i/>
          <w:iCs/>
          <w:noProof/>
        </w:rPr>
        <w:t>79</w:t>
      </w:r>
    </w:p>
    <w:p w14:paraId="2C31E6DB" w14:textId="77777777" w:rsidR="003F6BBC" w:rsidRDefault="003F6BBC">
      <w:pPr>
        <w:pStyle w:val="Index1"/>
        <w:tabs>
          <w:tab w:val="right" w:leader="dot" w:pos="4310"/>
        </w:tabs>
        <w:rPr>
          <w:iCs/>
          <w:noProof/>
        </w:rPr>
      </w:pPr>
      <w:r>
        <w:rPr>
          <w:noProof/>
        </w:rPr>
        <w:t xml:space="preserve">Client, </w:t>
      </w:r>
      <w:r>
        <w:rPr>
          <w:i/>
          <w:iCs/>
          <w:noProof/>
        </w:rPr>
        <w:t>19</w:t>
      </w:r>
      <w:r>
        <w:rPr>
          <w:iCs/>
          <w:noProof/>
        </w:rPr>
        <w:t xml:space="preserve">, </w:t>
      </w:r>
      <w:r>
        <w:rPr>
          <w:i/>
          <w:iCs/>
          <w:noProof/>
        </w:rPr>
        <w:t>22</w:t>
      </w:r>
      <w:r>
        <w:rPr>
          <w:iCs/>
          <w:noProof/>
        </w:rPr>
        <w:t xml:space="preserve">, </w:t>
      </w:r>
      <w:r>
        <w:rPr>
          <w:i/>
          <w:iCs/>
          <w:noProof/>
        </w:rPr>
        <w:t>24</w:t>
      </w:r>
      <w:r>
        <w:rPr>
          <w:iCs/>
          <w:noProof/>
        </w:rPr>
        <w:t xml:space="preserve">, </w:t>
      </w:r>
      <w:r>
        <w:rPr>
          <w:i/>
          <w:iCs/>
          <w:noProof/>
        </w:rPr>
        <w:t>25</w:t>
      </w:r>
      <w:r>
        <w:rPr>
          <w:iCs/>
          <w:noProof/>
        </w:rPr>
        <w:t xml:space="preserve">, </w:t>
      </w:r>
      <w:r>
        <w:rPr>
          <w:i/>
          <w:iCs/>
          <w:noProof/>
        </w:rPr>
        <w:t>44</w:t>
      </w:r>
      <w:r>
        <w:rPr>
          <w:iCs/>
          <w:noProof/>
        </w:rPr>
        <w:t xml:space="preserve">, </w:t>
      </w:r>
      <w:r>
        <w:rPr>
          <w:i/>
          <w:iCs/>
          <w:noProof/>
        </w:rPr>
        <w:t>50</w:t>
      </w:r>
      <w:r>
        <w:rPr>
          <w:iCs/>
          <w:noProof/>
        </w:rPr>
        <w:t xml:space="preserve">, </w:t>
      </w:r>
      <w:r>
        <w:rPr>
          <w:i/>
          <w:iCs/>
          <w:noProof/>
        </w:rPr>
        <w:t>51</w:t>
      </w:r>
      <w:r>
        <w:rPr>
          <w:iCs/>
          <w:noProof/>
        </w:rPr>
        <w:t xml:space="preserve">, </w:t>
      </w:r>
      <w:r>
        <w:rPr>
          <w:i/>
          <w:iCs/>
          <w:noProof/>
        </w:rPr>
        <w:t>53</w:t>
      </w:r>
      <w:r>
        <w:rPr>
          <w:iCs/>
          <w:noProof/>
        </w:rPr>
        <w:t xml:space="preserve">, </w:t>
      </w:r>
      <w:r>
        <w:rPr>
          <w:i/>
          <w:iCs/>
          <w:noProof/>
        </w:rPr>
        <w:t>54</w:t>
      </w:r>
      <w:r>
        <w:rPr>
          <w:iCs/>
          <w:noProof/>
        </w:rPr>
        <w:t xml:space="preserve">, </w:t>
      </w:r>
      <w:r>
        <w:rPr>
          <w:i/>
          <w:iCs/>
          <w:noProof/>
        </w:rPr>
        <w:t>61</w:t>
      </w:r>
      <w:r>
        <w:rPr>
          <w:iCs/>
          <w:noProof/>
        </w:rPr>
        <w:t xml:space="preserve">, </w:t>
      </w:r>
      <w:r>
        <w:rPr>
          <w:i/>
          <w:iCs/>
          <w:noProof/>
        </w:rPr>
        <w:t>62</w:t>
      </w:r>
      <w:r>
        <w:rPr>
          <w:iCs/>
          <w:noProof/>
        </w:rPr>
        <w:t xml:space="preserve">, </w:t>
      </w:r>
      <w:r>
        <w:rPr>
          <w:i/>
          <w:iCs/>
          <w:noProof/>
        </w:rPr>
        <w:t>67</w:t>
      </w:r>
      <w:r>
        <w:rPr>
          <w:iCs/>
          <w:noProof/>
        </w:rPr>
        <w:t xml:space="preserve">, </w:t>
      </w:r>
      <w:r>
        <w:rPr>
          <w:i/>
          <w:iCs/>
          <w:noProof/>
        </w:rPr>
        <w:t>79</w:t>
      </w:r>
    </w:p>
    <w:p w14:paraId="11722CD0" w14:textId="77777777" w:rsidR="003F6BBC" w:rsidRDefault="003F6BBC">
      <w:pPr>
        <w:pStyle w:val="Index1"/>
        <w:tabs>
          <w:tab w:val="right" w:leader="dot" w:pos="4310"/>
        </w:tabs>
        <w:rPr>
          <w:noProof/>
        </w:rPr>
      </w:pPr>
      <w:r>
        <w:rPr>
          <w:noProof/>
        </w:rPr>
        <w:t>Client Document, 22</w:t>
      </w:r>
    </w:p>
    <w:p w14:paraId="642DE574" w14:textId="77777777" w:rsidR="003F6BBC" w:rsidRDefault="003F6BBC">
      <w:pPr>
        <w:pStyle w:val="Index1"/>
        <w:tabs>
          <w:tab w:val="right" w:leader="dot" w:pos="4310"/>
        </w:tabs>
        <w:rPr>
          <w:noProof/>
        </w:rPr>
      </w:pPr>
      <w:r>
        <w:rPr>
          <w:noProof/>
        </w:rPr>
        <w:t>dependent source, 27</w:t>
      </w:r>
    </w:p>
    <w:p w14:paraId="4FC86E54" w14:textId="77777777" w:rsidR="003F6BBC" w:rsidRDefault="003F6BBC">
      <w:pPr>
        <w:pStyle w:val="Index1"/>
        <w:tabs>
          <w:tab w:val="right" w:leader="dot" w:pos="4310"/>
        </w:tabs>
        <w:rPr>
          <w:noProof/>
        </w:rPr>
      </w:pPr>
      <w:r>
        <w:rPr>
          <w:noProof/>
        </w:rPr>
        <w:t>Enabling source, 27</w:t>
      </w:r>
    </w:p>
    <w:p w14:paraId="573D6887" w14:textId="77777777" w:rsidR="003F6BBC" w:rsidRDefault="003F6BBC">
      <w:pPr>
        <w:pStyle w:val="Index1"/>
        <w:tabs>
          <w:tab w:val="right" w:leader="dot" w:pos="4310"/>
        </w:tabs>
        <w:rPr>
          <w:noProof/>
        </w:rPr>
      </w:pPr>
      <w:r>
        <w:rPr>
          <w:noProof/>
        </w:rPr>
        <w:t>Federal Governance Structure, 16, 17</w:t>
      </w:r>
    </w:p>
    <w:p w14:paraId="69DFDEFA" w14:textId="77777777" w:rsidR="003F6BBC" w:rsidRDefault="003F6BBC">
      <w:pPr>
        <w:pStyle w:val="Index1"/>
        <w:tabs>
          <w:tab w:val="right" w:leader="dot" w:pos="4310"/>
        </w:tabs>
        <w:rPr>
          <w:noProof/>
        </w:rPr>
      </w:pPr>
      <w:r>
        <w:rPr>
          <w:noProof/>
        </w:rPr>
        <w:t>Gap Statement, 22</w:t>
      </w:r>
    </w:p>
    <w:p w14:paraId="4C7A1827" w14:textId="77777777" w:rsidR="003F6BBC" w:rsidRDefault="003F6BBC">
      <w:pPr>
        <w:pStyle w:val="Index1"/>
        <w:tabs>
          <w:tab w:val="right" w:leader="dot" w:pos="4310"/>
        </w:tabs>
        <w:rPr>
          <w:noProof/>
        </w:rPr>
      </w:pPr>
      <w:r>
        <w:rPr>
          <w:noProof/>
        </w:rPr>
        <w:t>governance sources, 14</w:t>
      </w:r>
    </w:p>
    <w:p w14:paraId="02FD6943" w14:textId="77777777" w:rsidR="003F6BBC" w:rsidRDefault="003F6BBC">
      <w:pPr>
        <w:pStyle w:val="Index1"/>
        <w:tabs>
          <w:tab w:val="right" w:leader="dot" w:pos="4310"/>
        </w:tabs>
        <w:rPr>
          <w:noProof/>
        </w:rPr>
      </w:pPr>
      <w:r>
        <w:rPr>
          <w:noProof/>
        </w:rPr>
        <w:t>Inventory, 26</w:t>
      </w:r>
    </w:p>
    <w:p w14:paraId="4EBBE1B1" w14:textId="77777777" w:rsidR="003F6BBC" w:rsidRDefault="003F6BBC">
      <w:pPr>
        <w:pStyle w:val="Index1"/>
        <w:tabs>
          <w:tab w:val="right" w:leader="dot" w:pos="4310"/>
        </w:tabs>
        <w:rPr>
          <w:noProof/>
        </w:rPr>
      </w:pPr>
      <w:r>
        <w:rPr>
          <w:noProof/>
        </w:rPr>
        <w:t>IVN, 1, 2, 8, 9, 10, 11, 12, 13, 14, 15, 16, 17, 18, 19, 22, 24, 25, 26, 29, 30, 31, 32, 33, 34, 36, 37, 38, 39, 41, 42, 43, 44, 45, 46, 47, 48, 49, 50, 51, 52, 53, 54, 55, 56, 57, 58, 59, 60, 61, 62, 63, 64, 65, 67, 68, 69, 70, 71, 76, 77, 78, 79, 81, 82, 84</w:t>
      </w:r>
    </w:p>
    <w:p w14:paraId="18CE1F8B" w14:textId="77777777" w:rsidR="003F6BBC" w:rsidRDefault="003F6BBC">
      <w:pPr>
        <w:pStyle w:val="Index1"/>
        <w:tabs>
          <w:tab w:val="right" w:leader="dot" w:pos="4310"/>
        </w:tabs>
        <w:rPr>
          <w:noProof/>
        </w:rPr>
      </w:pPr>
      <w:r>
        <w:rPr>
          <w:noProof/>
        </w:rPr>
        <w:t>requirement, 25</w:t>
      </w:r>
    </w:p>
    <w:p w14:paraId="369CD29E" w14:textId="77777777" w:rsidR="003F6BBC" w:rsidRDefault="003F6BBC">
      <w:pPr>
        <w:pStyle w:val="Index1"/>
        <w:tabs>
          <w:tab w:val="right" w:leader="dot" w:pos="4310"/>
        </w:tabs>
        <w:rPr>
          <w:noProof/>
        </w:rPr>
      </w:pPr>
      <w:r>
        <w:rPr>
          <w:noProof/>
        </w:rPr>
        <w:t>Requirements Integration Report, 22</w:t>
      </w:r>
    </w:p>
    <w:p w14:paraId="3948B6F0" w14:textId="77777777" w:rsidR="003F6BBC" w:rsidRDefault="003F6BBC">
      <w:pPr>
        <w:pStyle w:val="Index1"/>
        <w:tabs>
          <w:tab w:val="right" w:leader="dot" w:pos="4310"/>
        </w:tabs>
        <w:rPr>
          <w:noProof/>
        </w:rPr>
      </w:pPr>
      <w:r>
        <w:rPr>
          <w:noProof/>
        </w:rPr>
        <w:t>RIR, 22</w:t>
      </w:r>
    </w:p>
    <w:p w14:paraId="359EF03A" w14:textId="77777777" w:rsidR="003F6BBC" w:rsidRDefault="003F6BBC">
      <w:pPr>
        <w:pStyle w:val="Index1"/>
        <w:tabs>
          <w:tab w:val="right" w:leader="dot" w:pos="4310"/>
        </w:tabs>
        <w:rPr>
          <w:noProof/>
        </w:rPr>
      </w:pPr>
      <w:r>
        <w:rPr>
          <w:noProof/>
        </w:rPr>
        <w:t>source document components, 27</w:t>
      </w:r>
    </w:p>
    <w:p w14:paraId="2D72AF26" w14:textId="77777777" w:rsidR="003F6BBC" w:rsidRDefault="003F6BBC">
      <w:pPr>
        <w:pStyle w:val="Index1"/>
        <w:tabs>
          <w:tab w:val="right" w:leader="dot" w:pos="4310"/>
        </w:tabs>
        <w:rPr>
          <w:noProof/>
        </w:rPr>
      </w:pPr>
      <w:r>
        <w:rPr>
          <w:noProof/>
        </w:rPr>
        <w:t>Value Integration Reports, 22</w:t>
      </w:r>
    </w:p>
    <w:p w14:paraId="23B6029F" w14:textId="77777777" w:rsidR="003F6BBC" w:rsidRDefault="003F6BBC">
      <w:pPr>
        <w:pStyle w:val="Index1"/>
        <w:tabs>
          <w:tab w:val="right" w:leader="dot" w:pos="4310"/>
        </w:tabs>
        <w:rPr>
          <w:noProof/>
        </w:rPr>
      </w:pPr>
      <w:r>
        <w:rPr>
          <w:noProof/>
        </w:rPr>
        <w:t>VIR, 22</w:t>
      </w:r>
    </w:p>
    <w:p w14:paraId="7707F6AE" w14:textId="77777777" w:rsidR="003F6BBC" w:rsidRDefault="003F6BBC" w:rsidP="00B71737">
      <w:pPr>
        <w:rPr>
          <w:noProof/>
        </w:rPr>
        <w:sectPr w:rsidR="003F6BBC" w:rsidSect="003F6BBC">
          <w:type w:val="continuous"/>
          <w:pgSz w:w="12240" w:h="15840"/>
          <w:pgMar w:top="1440" w:right="1440" w:bottom="1440" w:left="1440" w:header="720" w:footer="432" w:gutter="0"/>
          <w:cols w:num="2" w:space="720"/>
          <w:docGrid w:linePitch="360"/>
        </w:sectPr>
      </w:pPr>
    </w:p>
    <w:p w14:paraId="7C5D8266" w14:textId="7E6D96F6" w:rsidR="000404EA" w:rsidRDefault="00B60C9B" w:rsidP="00B71737">
      <w:pPr>
        <w:sectPr w:rsidR="000404EA" w:rsidSect="003F6BBC">
          <w:type w:val="continuous"/>
          <w:pgSz w:w="12240" w:h="15840"/>
          <w:pgMar w:top="1440" w:right="1440" w:bottom="1440" w:left="1440" w:header="720" w:footer="432" w:gutter="0"/>
          <w:cols w:space="720"/>
          <w:docGrid w:linePitch="360"/>
        </w:sectPr>
      </w:pPr>
      <w:r>
        <w:fldChar w:fldCharType="end"/>
      </w:r>
    </w:p>
    <w:p w14:paraId="2F75A067" w14:textId="3C609583" w:rsidR="00FE4204" w:rsidRDefault="00FE4204" w:rsidP="00B71737">
      <w:r>
        <w:t>References</w:t>
      </w:r>
    </w:p>
    <w:p w14:paraId="2E6C40EB" w14:textId="0AB4D2D1" w:rsidR="00FE4204" w:rsidRPr="00B71737" w:rsidRDefault="00FE4204" w:rsidP="00B71737">
      <w:r>
        <w:t>Basic Set Theory Primer – URL?</w:t>
      </w:r>
    </w:p>
    <w:sectPr w:rsidR="00FE4204" w:rsidRPr="00B71737" w:rsidSect="00E505EB">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AB2A6" w14:textId="77777777" w:rsidR="00DA7BB1" w:rsidRDefault="00DA7BB1" w:rsidP="00362530">
      <w:r>
        <w:separator/>
      </w:r>
    </w:p>
  </w:endnote>
  <w:endnote w:type="continuationSeparator" w:id="0">
    <w:p w14:paraId="67C04D9F" w14:textId="77777777" w:rsidR="00DA7BB1" w:rsidRDefault="00DA7BB1" w:rsidP="00362530">
      <w:r>
        <w:continuationSeparator/>
      </w:r>
    </w:p>
  </w:endnote>
  <w:endnote w:type="continuationNotice" w:id="1">
    <w:p w14:paraId="4B7B8DCC" w14:textId="77777777" w:rsidR="00DA7BB1" w:rsidRDefault="00DA7BB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0DD44" w14:textId="696B36A2" w:rsidR="00367085" w:rsidRPr="00DC12E5" w:rsidRDefault="00367085" w:rsidP="001E583F">
    <w:pPr>
      <w:pStyle w:val="Footer"/>
      <w:pBdr>
        <w:top w:val="thinThickSmallGap" w:sz="24" w:space="1" w:color="622423"/>
      </w:pBdr>
      <w:rPr>
        <w:rFonts w:eastAsia="Times New Roman" w:cs="Arial"/>
        <w:caps/>
        <w:sz w:val="20"/>
        <w:szCs w:val="20"/>
      </w:rPr>
    </w:pPr>
    <w:r>
      <w:rPr>
        <w:rFonts w:eastAsia="Times New Roman" w:cs="Arial"/>
        <w:sz w:val="20"/>
        <w:szCs w:val="20"/>
      </w:rPr>
      <w:t xml:space="preserve">Integrated Value </w:t>
    </w:r>
    <w:r w:rsidR="008D79CA">
      <w:rPr>
        <w:rFonts w:eastAsia="Times New Roman" w:cs="Arial"/>
        <w:sz w:val="20"/>
        <w:szCs w:val="20"/>
      </w:rPr>
      <w:t>Network</w:t>
    </w:r>
    <w:r>
      <w:rPr>
        <w:rFonts w:eastAsia="Times New Roman" w:cs="Arial"/>
        <w:sz w:val="20"/>
        <w:szCs w:val="20"/>
      </w:rPr>
      <w:t xml:space="preserve"> - SOP</w:t>
    </w:r>
    <w:r>
      <w:rPr>
        <w:rFonts w:eastAsia="Times New Roman" w:cs="Arial"/>
        <w:sz w:val="20"/>
        <w:szCs w:val="20"/>
      </w:rPr>
      <w:tab/>
    </w:r>
    <w:r w:rsidRPr="001E583F">
      <w:rPr>
        <w:rFonts w:eastAsia="Times New Roman"/>
        <w:sz w:val="20"/>
        <w:szCs w:val="20"/>
      </w:rPr>
      <w:tab/>
    </w:r>
    <w:r w:rsidRPr="00DC12E5">
      <w:rPr>
        <w:rFonts w:eastAsia="Times New Roman" w:cs="Arial"/>
        <w:caps/>
        <w:sz w:val="20"/>
        <w:szCs w:val="20"/>
      </w:rPr>
      <w:fldChar w:fldCharType="begin"/>
    </w:r>
    <w:r w:rsidRPr="00DC12E5">
      <w:rPr>
        <w:rFonts w:eastAsia="Times New Roman" w:cs="Arial"/>
        <w:caps/>
        <w:sz w:val="20"/>
        <w:szCs w:val="20"/>
      </w:rPr>
      <w:instrText xml:space="preserve"> SAVEDATE  \@ "MMMM yyyy"  \* MERGEFORMAT </w:instrText>
    </w:r>
    <w:r w:rsidRPr="00DC12E5">
      <w:rPr>
        <w:rFonts w:eastAsia="Times New Roman" w:cs="Arial"/>
        <w:caps/>
        <w:sz w:val="20"/>
        <w:szCs w:val="20"/>
      </w:rPr>
      <w:fldChar w:fldCharType="separate"/>
    </w:r>
    <w:r w:rsidR="00517F54">
      <w:rPr>
        <w:rFonts w:eastAsia="Times New Roman" w:cs="Arial"/>
        <w:caps/>
        <w:noProof/>
        <w:sz w:val="20"/>
        <w:szCs w:val="20"/>
      </w:rPr>
      <w:t>July 2025</w:t>
    </w:r>
    <w:r w:rsidRPr="00DC12E5">
      <w:rPr>
        <w:rFonts w:eastAsia="Times New Roman" w:cs="Arial"/>
        <w:caps/>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0C3C6" w14:textId="2681778E" w:rsidR="00075C23" w:rsidRPr="0037342D" w:rsidRDefault="0037342D" w:rsidP="0037342D">
    <w:pPr>
      <w:pStyle w:val="Footer"/>
      <w:pBdr>
        <w:top w:val="thinThickSmallGap" w:sz="24" w:space="1" w:color="622423"/>
      </w:pBdr>
      <w:tabs>
        <w:tab w:val="clear" w:pos="9360"/>
        <w:tab w:val="right" w:pos="10710"/>
      </w:tabs>
      <w:rPr>
        <w:rFonts w:eastAsia="Times New Roman" w:cs="Arial"/>
        <w:sz w:val="20"/>
        <w:szCs w:val="20"/>
      </w:rPr>
    </w:pPr>
    <w:r>
      <w:rPr>
        <w:rFonts w:eastAsia="Times New Roman" w:cs="Arial"/>
        <w:sz w:val="20"/>
        <w:szCs w:val="20"/>
      </w:rPr>
      <w:t>Integrated Value Network Standard Operating Procedures (SOP)</w:t>
    </w:r>
    <w:r w:rsidRPr="0037342D">
      <w:rPr>
        <w:rFonts w:eastAsia="Times New Roman" w:cs="Arial"/>
        <w:sz w:val="20"/>
        <w:szCs w:val="20"/>
      </w:rPr>
      <w:tab/>
    </w:r>
    <w:r w:rsidRPr="0037342D">
      <w:rPr>
        <w:rFonts w:eastAsia="Times New Roman" w:cs="Arial"/>
        <w:sz w:val="20"/>
        <w:szCs w:val="20"/>
      </w:rPr>
      <w:fldChar w:fldCharType="begin"/>
    </w:r>
    <w:r w:rsidRPr="0037342D">
      <w:rPr>
        <w:rFonts w:eastAsia="Times New Roman" w:cs="Arial"/>
        <w:sz w:val="20"/>
        <w:szCs w:val="20"/>
      </w:rPr>
      <w:instrText xml:space="preserve"> SAVEDATE  \@ "MMMM d, yyyy"  \* MERGEFORMAT </w:instrText>
    </w:r>
    <w:r w:rsidRPr="0037342D">
      <w:rPr>
        <w:rFonts w:eastAsia="Times New Roman" w:cs="Arial"/>
        <w:sz w:val="20"/>
        <w:szCs w:val="20"/>
      </w:rPr>
      <w:fldChar w:fldCharType="separate"/>
    </w:r>
    <w:r w:rsidR="00517F54">
      <w:rPr>
        <w:rFonts w:eastAsia="Times New Roman" w:cs="Arial"/>
        <w:noProof/>
        <w:sz w:val="20"/>
        <w:szCs w:val="20"/>
      </w:rPr>
      <w:t>July 3, 2025</w:t>
    </w:r>
    <w:r w:rsidRPr="0037342D">
      <w:rPr>
        <w:rFonts w:eastAsia="Times New Roman" w:cs="Arial"/>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0988D" w14:textId="29374F7A" w:rsidR="00075C23" w:rsidRPr="007A6404" w:rsidRDefault="007A6404" w:rsidP="007A6404">
    <w:pPr>
      <w:pStyle w:val="Footer"/>
      <w:pBdr>
        <w:top w:val="thinThickSmallGap" w:sz="24" w:space="1" w:color="622423"/>
      </w:pBdr>
      <w:tabs>
        <w:tab w:val="clear" w:pos="9360"/>
        <w:tab w:val="right" w:pos="10710"/>
      </w:tabs>
      <w:rPr>
        <w:rFonts w:eastAsia="Times New Roman" w:cs="Arial"/>
        <w:sz w:val="20"/>
        <w:szCs w:val="20"/>
      </w:rPr>
    </w:pPr>
    <w:r>
      <w:rPr>
        <w:rFonts w:eastAsia="Times New Roman" w:cs="Arial"/>
        <w:sz w:val="20"/>
        <w:szCs w:val="20"/>
      </w:rPr>
      <w:t>Integrated Value Network Standard Operating Procedures (SOP)</w:t>
    </w:r>
    <w:r w:rsidRPr="0037342D">
      <w:rPr>
        <w:rFonts w:eastAsia="Times New Roman" w:cs="Arial"/>
        <w:sz w:val="20"/>
        <w:szCs w:val="20"/>
      </w:rPr>
      <w:tab/>
    </w:r>
    <w:r w:rsidRPr="0037342D">
      <w:rPr>
        <w:rFonts w:eastAsia="Times New Roman" w:cs="Arial"/>
        <w:sz w:val="20"/>
        <w:szCs w:val="20"/>
      </w:rPr>
      <w:fldChar w:fldCharType="begin"/>
    </w:r>
    <w:r w:rsidRPr="0037342D">
      <w:rPr>
        <w:rFonts w:eastAsia="Times New Roman" w:cs="Arial"/>
        <w:sz w:val="20"/>
        <w:szCs w:val="20"/>
      </w:rPr>
      <w:instrText xml:space="preserve"> SAVEDATE  \@ "MMMM d, yyyy"  \* MERGEFORMAT </w:instrText>
    </w:r>
    <w:r w:rsidRPr="0037342D">
      <w:rPr>
        <w:rFonts w:eastAsia="Times New Roman" w:cs="Arial"/>
        <w:sz w:val="20"/>
        <w:szCs w:val="20"/>
      </w:rPr>
      <w:fldChar w:fldCharType="separate"/>
    </w:r>
    <w:r w:rsidR="00517F54">
      <w:rPr>
        <w:rFonts w:eastAsia="Times New Roman" w:cs="Arial"/>
        <w:noProof/>
        <w:sz w:val="20"/>
        <w:szCs w:val="20"/>
      </w:rPr>
      <w:t>July 3, 2025</w:t>
    </w:r>
    <w:r w:rsidRPr="0037342D">
      <w:rPr>
        <w:rFonts w:eastAsia="Times New Roman" w:cs="Arial"/>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39BF3" w14:textId="02D9FCF4" w:rsidR="00DC12E5" w:rsidRPr="007A6404" w:rsidRDefault="007A6404" w:rsidP="007A6404">
    <w:pPr>
      <w:pStyle w:val="Footer"/>
      <w:pBdr>
        <w:top w:val="thinThickSmallGap" w:sz="24" w:space="1" w:color="622423"/>
      </w:pBdr>
      <w:tabs>
        <w:tab w:val="clear" w:pos="9360"/>
        <w:tab w:val="right" w:pos="10710"/>
      </w:tabs>
      <w:rPr>
        <w:rFonts w:eastAsia="Times New Roman" w:cs="Arial"/>
        <w:sz w:val="20"/>
        <w:szCs w:val="20"/>
      </w:rPr>
    </w:pPr>
    <w:r>
      <w:rPr>
        <w:rFonts w:eastAsia="Times New Roman" w:cs="Arial"/>
        <w:sz w:val="20"/>
        <w:szCs w:val="20"/>
      </w:rPr>
      <w:t>Integrated Value Network Standard Operating Procedures (SOP)</w:t>
    </w:r>
    <w:r w:rsidRPr="0037342D">
      <w:rPr>
        <w:rFonts w:eastAsia="Times New Roman" w:cs="Arial"/>
        <w:sz w:val="20"/>
        <w:szCs w:val="20"/>
      </w:rPr>
      <w:tab/>
    </w:r>
    <w:r w:rsidRPr="0037342D">
      <w:rPr>
        <w:rFonts w:eastAsia="Times New Roman" w:cs="Arial"/>
        <w:sz w:val="20"/>
        <w:szCs w:val="20"/>
      </w:rPr>
      <w:fldChar w:fldCharType="begin"/>
    </w:r>
    <w:r w:rsidRPr="0037342D">
      <w:rPr>
        <w:rFonts w:eastAsia="Times New Roman" w:cs="Arial"/>
        <w:sz w:val="20"/>
        <w:szCs w:val="20"/>
      </w:rPr>
      <w:instrText xml:space="preserve"> SAVEDATE  \@ "MMMM d, yyyy"  \* MERGEFORMAT </w:instrText>
    </w:r>
    <w:r w:rsidRPr="0037342D">
      <w:rPr>
        <w:rFonts w:eastAsia="Times New Roman" w:cs="Arial"/>
        <w:sz w:val="20"/>
        <w:szCs w:val="20"/>
      </w:rPr>
      <w:fldChar w:fldCharType="separate"/>
    </w:r>
    <w:r w:rsidR="00517F54">
      <w:rPr>
        <w:rFonts w:eastAsia="Times New Roman" w:cs="Arial"/>
        <w:noProof/>
        <w:sz w:val="20"/>
        <w:szCs w:val="20"/>
      </w:rPr>
      <w:t>July 3, 2025</w:t>
    </w:r>
    <w:r w:rsidRPr="0037342D">
      <w:rPr>
        <w:rFonts w:eastAsia="Times New Roman" w:cs="Arial"/>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F4DD2" w14:textId="31B14FDC" w:rsidR="00DC12E5" w:rsidRPr="002B3F5A" w:rsidRDefault="002B3F5A" w:rsidP="002B3F5A">
    <w:pPr>
      <w:pStyle w:val="Footer"/>
      <w:pBdr>
        <w:top w:val="thinThickSmallGap" w:sz="24" w:space="1" w:color="622423"/>
      </w:pBdr>
      <w:tabs>
        <w:tab w:val="clear" w:pos="9360"/>
        <w:tab w:val="right" w:pos="10710"/>
      </w:tabs>
      <w:rPr>
        <w:rFonts w:eastAsia="Times New Roman" w:cs="Arial"/>
        <w:sz w:val="20"/>
        <w:szCs w:val="20"/>
      </w:rPr>
    </w:pPr>
    <w:r>
      <w:rPr>
        <w:rFonts w:eastAsia="Times New Roman" w:cs="Arial"/>
        <w:sz w:val="20"/>
        <w:szCs w:val="20"/>
      </w:rPr>
      <w:t>Integrated Value Network Standard Operating Procedures (SOP)</w:t>
    </w:r>
    <w:r w:rsidRPr="0037342D">
      <w:rPr>
        <w:rFonts w:eastAsia="Times New Roman" w:cs="Arial"/>
        <w:sz w:val="20"/>
        <w:szCs w:val="20"/>
      </w:rPr>
      <w:tab/>
    </w:r>
    <w:r w:rsidRPr="0037342D">
      <w:rPr>
        <w:rFonts w:eastAsia="Times New Roman" w:cs="Arial"/>
        <w:sz w:val="20"/>
        <w:szCs w:val="20"/>
      </w:rPr>
      <w:fldChar w:fldCharType="begin"/>
    </w:r>
    <w:r w:rsidRPr="0037342D">
      <w:rPr>
        <w:rFonts w:eastAsia="Times New Roman" w:cs="Arial"/>
        <w:sz w:val="20"/>
        <w:szCs w:val="20"/>
      </w:rPr>
      <w:instrText xml:space="preserve"> SAVEDATE  \@ "MMMM d, yyyy"  \* MERGEFORMAT </w:instrText>
    </w:r>
    <w:r w:rsidRPr="0037342D">
      <w:rPr>
        <w:rFonts w:eastAsia="Times New Roman" w:cs="Arial"/>
        <w:sz w:val="20"/>
        <w:szCs w:val="20"/>
      </w:rPr>
      <w:fldChar w:fldCharType="separate"/>
    </w:r>
    <w:r w:rsidR="00517F54">
      <w:rPr>
        <w:rFonts w:eastAsia="Times New Roman" w:cs="Arial"/>
        <w:noProof/>
        <w:sz w:val="20"/>
        <w:szCs w:val="20"/>
      </w:rPr>
      <w:t>July 3, 2025</w:t>
    </w:r>
    <w:r w:rsidRPr="0037342D">
      <w:rPr>
        <w:rFonts w:eastAsia="Times New Roman"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E559D" w14:textId="77777777" w:rsidR="00DA7BB1" w:rsidRDefault="00DA7BB1" w:rsidP="00362530">
      <w:r>
        <w:separator/>
      </w:r>
    </w:p>
  </w:footnote>
  <w:footnote w:type="continuationSeparator" w:id="0">
    <w:p w14:paraId="72DD407E" w14:textId="77777777" w:rsidR="00DA7BB1" w:rsidRDefault="00DA7BB1" w:rsidP="00362530">
      <w:r>
        <w:continuationSeparator/>
      </w:r>
    </w:p>
  </w:footnote>
  <w:footnote w:type="continuationNotice" w:id="1">
    <w:p w14:paraId="753912C6" w14:textId="77777777" w:rsidR="00DA7BB1" w:rsidRDefault="00DA7BB1">
      <w:pPr>
        <w:spacing w:after="0"/>
      </w:pPr>
    </w:p>
  </w:footnote>
  <w:footnote w:id="2">
    <w:p w14:paraId="5617FB7C" w14:textId="21452E54" w:rsidR="21362BF7" w:rsidRDefault="21362BF7" w:rsidP="21362BF7">
      <w:pPr>
        <w:pStyle w:val="FootnoteText"/>
      </w:pPr>
      <w:r w:rsidRPr="21362BF7">
        <w:rPr>
          <w:rStyle w:val="FootnoteReference"/>
        </w:rPr>
        <w:footnoteRef/>
      </w:r>
      <w:r>
        <w:t xml:space="preserve"> “Guidance” includes circulars, memoranda and bulletins from the White House Office of Management and Budget (OMB). This guidance interprets and operationalizes Public Laws and gives detailed implementation instructions for Federal agencies.</w:t>
      </w:r>
    </w:p>
  </w:footnote>
  <w:footnote w:id="3">
    <w:p w14:paraId="3416BB1D" w14:textId="77777777" w:rsidR="00B945C1" w:rsidRDefault="00B945C1" w:rsidP="00B945C1">
      <w:pPr>
        <w:pStyle w:val="FootnoteText"/>
      </w:pPr>
      <w:r>
        <w:rPr>
          <w:rStyle w:val="FootnoteReference"/>
        </w:rPr>
        <w:footnoteRef/>
      </w:r>
      <w:r>
        <w:t xml:space="preserve"> </w:t>
      </w:r>
      <w:hyperlink r:id="rId1" w:history="1">
        <w:r w:rsidRPr="00832FE0">
          <w:rPr>
            <w:rStyle w:val="Hyperlink"/>
          </w:rPr>
          <w:t>https://www.whitehouse.gov/omb/information-for-agencies</w:t>
        </w:r>
      </w:hyperlink>
    </w:p>
  </w:footnote>
  <w:footnote w:id="4">
    <w:p w14:paraId="5F0800F4" w14:textId="558939ED" w:rsidR="00CD7377" w:rsidRDefault="00CD7377">
      <w:pPr>
        <w:pStyle w:val="FootnoteText"/>
      </w:pPr>
      <w:r>
        <w:rPr>
          <w:rStyle w:val="FootnoteReference"/>
        </w:rPr>
        <w:footnoteRef/>
      </w:r>
      <w:r>
        <w:t xml:space="preserve"> </w:t>
      </w:r>
      <w:hyperlink r:id="rId2" w:history="1">
        <w:r w:rsidRPr="00F411BA">
          <w:rPr>
            <w:rStyle w:val="Hyperlink"/>
          </w:rPr>
          <w:t>https://www.iiba.org/knowledgehub/business-analysis-body-of-knowledge-babok-guide/2-business-analysis-key-concepts/2-3-requirements-classification-schema</w:t>
        </w:r>
      </w:hyperlink>
    </w:p>
  </w:footnote>
  <w:footnote w:id="5">
    <w:p w14:paraId="53633F0C" w14:textId="554CFEA8" w:rsidR="00DF7AC9" w:rsidRDefault="00DF7AC9" w:rsidP="00DF7AC9">
      <w:pPr>
        <w:pStyle w:val="FootnoteText"/>
      </w:pPr>
      <w:r>
        <w:rPr>
          <w:rStyle w:val="FootnoteReference"/>
        </w:rPr>
        <w:footnoteRef/>
      </w:r>
    </w:p>
  </w:footnote>
  <w:footnote w:id="6">
    <w:p w14:paraId="1F8FB4A8" w14:textId="7137A908" w:rsidR="003C7673" w:rsidRDefault="003C7673">
      <w:pPr>
        <w:pStyle w:val="FootnoteText"/>
      </w:pPr>
    </w:p>
    <w:p w14:paraId="69FAB1D3" w14:textId="77777777" w:rsidR="008B420A" w:rsidRDefault="008B420A">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A609E" w14:textId="77777777" w:rsidR="00367085" w:rsidRDefault="003670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96" w:type="pct"/>
      <w:tblCellMar>
        <w:top w:w="72" w:type="dxa"/>
        <w:left w:w="115" w:type="dxa"/>
        <w:bottom w:w="72" w:type="dxa"/>
        <w:right w:w="115" w:type="dxa"/>
      </w:tblCellMar>
      <w:tblLook w:val="04A0" w:firstRow="1" w:lastRow="0" w:firstColumn="1" w:lastColumn="0" w:noHBand="0" w:noVBand="1"/>
    </w:tblPr>
    <w:tblGrid>
      <w:gridCol w:w="6297"/>
      <w:gridCol w:w="3430"/>
    </w:tblGrid>
    <w:tr w:rsidR="00367085" w14:paraId="65A133C0" w14:textId="77777777" w:rsidTr="004A2259">
      <w:trPr>
        <w:trHeight w:val="576"/>
      </w:trPr>
      <w:tc>
        <w:tcPr>
          <w:tcW w:w="3237" w:type="pct"/>
          <w:tcBorders>
            <w:bottom w:val="single" w:sz="4" w:space="0" w:color="auto"/>
          </w:tcBorders>
          <w:vAlign w:val="center"/>
        </w:tcPr>
        <w:p w14:paraId="03350F8E" w14:textId="77777777" w:rsidR="00367085" w:rsidRDefault="00367085" w:rsidP="00EF3570">
          <w:pPr>
            <w:pStyle w:val="Header"/>
            <w:rPr>
              <w:bCs/>
              <w:noProof/>
              <w:color w:val="76923C"/>
              <w:szCs w:val="24"/>
            </w:rPr>
          </w:pPr>
          <w:r w:rsidRPr="00EF3570">
            <w:rPr>
              <w:b/>
              <w:bCs/>
              <w:caps/>
              <w:szCs w:val="24"/>
            </w:rPr>
            <w:fldChar w:fldCharType="begin"/>
          </w:r>
          <w:r w:rsidRPr="00EF3570">
            <w:rPr>
              <w:b/>
              <w:bCs/>
              <w:caps/>
              <w:szCs w:val="24"/>
            </w:rPr>
            <w:instrText xml:space="preserve"> PAGE   \* MERGEFORMAT </w:instrText>
          </w:r>
          <w:r w:rsidRPr="00EF3570">
            <w:rPr>
              <w:b/>
              <w:bCs/>
              <w:caps/>
              <w:szCs w:val="24"/>
            </w:rPr>
            <w:fldChar w:fldCharType="separate"/>
          </w:r>
          <w:r w:rsidRPr="00EF3570">
            <w:rPr>
              <w:b/>
              <w:bCs/>
              <w:caps/>
              <w:noProof/>
              <w:szCs w:val="24"/>
            </w:rPr>
            <w:t>1</w:t>
          </w:r>
          <w:r w:rsidRPr="00EF3570">
            <w:rPr>
              <w:b/>
              <w:bCs/>
              <w:caps/>
              <w:noProof/>
              <w:szCs w:val="24"/>
            </w:rPr>
            <w:fldChar w:fldCharType="end"/>
          </w:r>
          <w:r>
            <w:rPr>
              <w:rFonts w:cs="Arial"/>
              <w:szCs w:val="24"/>
            </w:rPr>
            <w:tab/>
          </w:r>
          <w:r>
            <w:rPr>
              <w:b/>
              <w:bCs/>
              <w:caps/>
              <w:szCs w:val="24"/>
            </w:rPr>
            <w:t>STAFF ACTION HANDBOOK</w:t>
          </w:r>
        </w:p>
      </w:tc>
      <w:tc>
        <w:tcPr>
          <w:tcW w:w="1763" w:type="pct"/>
          <w:tcBorders>
            <w:bottom w:val="single" w:sz="4" w:space="0" w:color="943634"/>
          </w:tcBorders>
          <w:shd w:val="clear" w:color="auto" w:fill="943634"/>
          <w:vAlign w:val="center"/>
        </w:tcPr>
        <w:p w14:paraId="25A27CF9" w14:textId="4EADF6D0" w:rsidR="00367085" w:rsidRPr="004A2259" w:rsidRDefault="00495C97" w:rsidP="004A2259">
          <w:pPr>
            <w:pStyle w:val="Header"/>
            <w:rPr>
              <w:b/>
              <w:color w:val="FFFFFF"/>
              <w:szCs w:val="24"/>
            </w:rPr>
          </w:pPr>
          <w:r>
            <w:rPr>
              <w:b/>
              <w:color w:val="FFFFFF"/>
              <w:szCs w:val="24"/>
            </w:rPr>
            <w:t>IVN</w:t>
          </w:r>
          <w:r w:rsidR="00367085">
            <w:rPr>
              <w:b/>
              <w:color w:val="FFFFFF"/>
              <w:szCs w:val="24"/>
            </w:rPr>
            <w:t xml:space="preserve"> SOP</w:t>
          </w:r>
        </w:p>
      </w:tc>
    </w:tr>
  </w:tbl>
  <w:p w14:paraId="744B2EAE" w14:textId="77777777" w:rsidR="00367085" w:rsidRDefault="003670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BCA2E" w14:textId="77777777" w:rsidR="00075C23" w:rsidRPr="001F2020" w:rsidRDefault="00075C23" w:rsidP="001F2020">
    <w:pPr>
      <w:pStyle w:val="Header"/>
      <w:jc w:val="right"/>
    </w:pPr>
    <w:r w:rsidRPr="001F2020">
      <w:fldChar w:fldCharType="begin"/>
    </w:r>
    <w:r w:rsidRPr="001F2020">
      <w:instrText xml:space="preserve"> PAGE   \* MERGEFORMAT </w:instrText>
    </w:r>
    <w:r w:rsidRPr="001F2020">
      <w:fldChar w:fldCharType="separate"/>
    </w:r>
    <w:r w:rsidRPr="001F2020">
      <w:t>2</w:t>
    </w:r>
    <w:r w:rsidRPr="001F2020">
      <w:fldChar w:fldCharType="end"/>
    </w:r>
  </w:p>
  <w:p w14:paraId="37280C8C" w14:textId="77777777" w:rsidR="00075C23" w:rsidRDefault="00075C2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96" w:type="pct"/>
      <w:tblCellMar>
        <w:top w:w="72" w:type="dxa"/>
        <w:left w:w="115" w:type="dxa"/>
        <w:bottom w:w="72" w:type="dxa"/>
        <w:right w:w="115" w:type="dxa"/>
      </w:tblCellMar>
      <w:tblLook w:val="04A0" w:firstRow="1" w:lastRow="0" w:firstColumn="1" w:lastColumn="0" w:noHBand="0" w:noVBand="1"/>
    </w:tblPr>
    <w:tblGrid>
      <w:gridCol w:w="7266"/>
      <w:gridCol w:w="3957"/>
    </w:tblGrid>
    <w:tr w:rsidR="00075C23" w14:paraId="0FCD5CDA" w14:textId="77777777" w:rsidTr="004A2259">
      <w:trPr>
        <w:trHeight w:val="576"/>
      </w:trPr>
      <w:tc>
        <w:tcPr>
          <w:tcW w:w="3237" w:type="pct"/>
          <w:tcBorders>
            <w:bottom w:val="single" w:sz="4" w:space="0" w:color="auto"/>
          </w:tcBorders>
          <w:vAlign w:val="center"/>
        </w:tcPr>
        <w:p w14:paraId="738EFD49" w14:textId="77777777" w:rsidR="00075C23" w:rsidRDefault="00075C23" w:rsidP="00EF3570">
          <w:pPr>
            <w:pStyle w:val="Header"/>
            <w:rPr>
              <w:bCs/>
              <w:noProof/>
              <w:color w:val="76923C"/>
              <w:szCs w:val="24"/>
            </w:rPr>
          </w:pPr>
          <w:r w:rsidRPr="00EF3570">
            <w:rPr>
              <w:b/>
              <w:bCs/>
              <w:caps/>
              <w:szCs w:val="24"/>
            </w:rPr>
            <w:fldChar w:fldCharType="begin"/>
          </w:r>
          <w:r w:rsidRPr="00EF3570">
            <w:rPr>
              <w:b/>
              <w:bCs/>
              <w:caps/>
              <w:szCs w:val="24"/>
            </w:rPr>
            <w:instrText xml:space="preserve"> PAGE   \* MERGEFORMAT </w:instrText>
          </w:r>
          <w:r w:rsidRPr="00EF3570">
            <w:rPr>
              <w:b/>
              <w:bCs/>
              <w:caps/>
              <w:szCs w:val="24"/>
            </w:rPr>
            <w:fldChar w:fldCharType="separate"/>
          </w:r>
          <w:r w:rsidRPr="00EF3570">
            <w:rPr>
              <w:b/>
              <w:bCs/>
              <w:caps/>
              <w:noProof/>
              <w:szCs w:val="24"/>
            </w:rPr>
            <w:t>1</w:t>
          </w:r>
          <w:r w:rsidRPr="00EF3570">
            <w:rPr>
              <w:b/>
              <w:bCs/>
              <w:caps/>
              <w:noProof/>
              <w:szCs w:val="24"/>
            </w:rPr>
            <w:fldChar w:fldCharType="end"/>
          </w:r>
          <w:r>
            <w:rPr>
              <w:rFonts w:cs="Arial"/>
              <w:szCs w:val="24"/>
            </w:rPr>
            <w:tab/>
          </w:r>
          <w:r>
            <w:rPr>
              <w:b/>
              <w:bCs/>
              <w:caps/>
              <w:szCs w:val="24"/>
            </w:rPr>
            <w:t>STAFF ACTION HANDBOOK</w:t>
          </w:r>
        </w:p>
      </w:tc>
      <w:tc>
        <w:tcPr>
          <w:tcW w:w="1763" w:type="pct"/>
          <w:tcBorders>
            <w:bottom w:val="single" w:sz="4" w:space="0" w:color="943634"/>
          </w:tcBorders>
          <w:shd w:val="clear" w:color="auto" w:fill="943634"/>
          <w:vAlign w:val="center"/>
        </w:tcPr>
        <w:p w14:paraId="4F97DB85" w14:textId="77777777" w:rsidR="00075C23" w:rsidRPr="004A2259" w:rsidRDefault="00075C23" w:rsidP="004A2259">
          <w:pPr>
            <w:pStyle w:val="Header"/>
            <w:rPr>
              <w:b/>
              <w:color w:val="FFFFFF"/>
              <w:szCs w:val="24"/>
            </w:rPr>
          </w:pPr>
          <w:r>
            <w:rPr>
              <w:b/>
              <w:color w:val="FFFFFF"/>
              <w:szCs w:val="24"/>
            </w:rPr>
            <w:t>IVN SOP</w:t>
          </w:r>
        </w:p>
      </w:tc>
    </w:tr>
  </w:tbl>
  <w:p w14:paraId="546FE160" w14:textId="77777777" w:rsidR="00075C23" w:rsidRDefault="00075C2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3C173" w14:textId="77777777" w:rsidR="00075C23" w:rsidRPr="001F2020" w:rsidRDefault="00075C23" w:rsidP="001F2020">
    <w:pPr>
      <w:pStyle w:val="Header"/>
      <w:jc w:val="right"/>
    </w:pPr>
    <w:r w:rsidRPr="001F2020">
      <w:fldChar w:fldCharType="begin"/>
    </w:r>
    <w:r w:rsidRPr="001F2020">
      <w:instrText xml:space="preserve"> PAGE   \* MERGEFORMAT </w:instrText>
    </w:r>
    <w:r w:rsidRPr="001F2020">
      <w:fldChar w:fldCharType="separate"/>
    </w:r>
    <w:r w:rsidRPr="001F2020">
      <w:t>2</w:t>
    </w:r>
    <w:r w:rsidRPr="001F2020">
      <w:fldChar w:fldCharType="end"/>
    </w:r>
  </w:p>
  <w:p w14:paraId="5E16E565" w14:textId="77777777" w:rsidR="00075C23" w:rsidRDefault="00075C2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96" w:type="pct"/>
      <w:tblCellMar>
        <w:top w:w="72" w:type="dxa"/>
        <w:left w:w="115" w:type="dxa"/>
        <w:bottom w:w="72" w:type="dxa"/>
        <w:right w:w="115" w:type="dxa"/>
      </w:tblCellMar>
      <w:tblLook w:val="04A0" w:firstRow="1" w:lastRow="0" w:firstColumn="1" w:lastColumn="0" w:noHBand="0" w:noVBand="1"/>
    </w:tblPr>
    <w:tblGrid>
      <w:gridCol w:w="7266"/>
      <w:gridCol w:w="3957"/>
    </w:tblGrid>
    <w:tr w:rsidR="00075C23" w14:paraId="27C672C9" w14:textId="77777777" w:rsidTr="004A2259">
      <w:trPr>
        <w:trHeight w:val="576"/>
      </w:trPr>
      <w:tc>
        <w:tcPr>
          <w:tcW w:w="3237" w:type="pct"/>
          <w:tcBorders>
            <w:bottom w:val="single" w:sz="4" w:space="0" w:color="auto"/>
          </w:tcBorders>
          <w:vAlign w:val="center"/>
        </w:tcPr>
        <w:p w14:paraId="57F2ADDF" w14:textId="77777777" w:rsidR="00075C23" w:rsidRDefault="00075C23" w:rsidP="00EF3570">
          <w:pPr>
            <w:pStyle w:val="Header"/>
            <w:rPr>
              <w:bCs/>
              <w:noProof/>
              <w:color w:val="76923C"/>
              <w:szCs w:val="24"/>
            </w:rPr>
          </w:pPr>
          <w:r w:rsidRPr="00EF3570">
            <w:rPr>
              <w:b/>
              <w:bCs/>
              <w:caps/>
              <w:szCs w:val="24"/>
            </w:rPr>
            <w:fldChar w:fldCharType="begin"/>
          </w:r>
          <w:r w:rsidRPr="00EF3570">
            <w:rPr>
              <w:b/>
              <w:bCs/>
              <w:caps/>
              <w:szCs w:val="24"/>
            </w:rPr>
            <w:instrText xml:space="preserve"> PAGE   \* MERGEFORMAT </w:instrText>
          </w:r>
          <w:r w:rsidRPr="00EF3570">
            <w:rPr>
              <w:b/>
              <w:bCs/>
              <w:caps/>
              <w:szCs w:val="24"/>
            </w:rPr>
            <w:fldChar w:fldCharType="separate"/>
          </w:r>
          <w:r w:rsidRPr="00EF3570">
            <w:rPr>
              <w:b/>
              <w:bCs/>
              <w:caps/>
              <w:noProof/>
              <w:szCs w:val="24"/>
            </w:rPr>
            <w:t>1</w:t>
          </w:r>
          <w:r w:rsidRPr="00EF3570">
            <w:rPr>
              <w:b/>
              <w:bCs/>
              <w:caps/>
              <w:noProof/>
              <w:szCs w:val="24"/>
            </w:rPr>
            <w:fldChar w:fldCharType="end"/>
          </w:r>
          <w:r>
            <w:rPr>
              <w:rFonts w:cs="Arial"/>
              <w:szCs w:val="24"/>
            </w:rPr>
            <w:tab/>
          </w:r>
          <w:r>
            <w:rPr>
              <w:b/>
              <w:bCs/>
              <w:caps/>
              <w:szCs w:val="24"/>
            </w:rPr>
            <w:t>STAFF ACTION HANDBOOK</w:t>
          </w:r>
        </w:p>
      </w:tc>
      <w:tc>
        <w:tcPr>
          <w:tcW w:w="1763" w:type="pct"/>
          <w:tcBorders>
            <w:bottom w:val="single" w:sz="4" w:space="0" w:color="943634"/>
          </w:tcBorders>
          <w:shd w:val="clear" w:color="auto" w:fill="943634"/>
          <w:vAlign w:val="center"/>
        </w:tcPr>
        <w:p w14:paraId="14053B73" w14:textId="453C935C" w:rsidR="00075C23" w:rsidRPr="004A2259" w:rsidRDefault="00075C23" w:rsidP="004A2259">
          <w:pPr>
            <w:pStyle w:val="Header"/>
            <w:rPr>
              <w:b/>
              <w:color w:val="FFFFFF"/>
              <w:szCs w:val="24"/>
            </w:rPr>
          </w:pPr>
          <w:r>
            <w:rPr>
              <w:b/>
              <w:color w:val="FFFFFF"/>
              <w:szCs w:val="24"/>
            </w:rPr>
            <w:t>IVN SOP</w:t>
          </w:r>
        </w:p>
      </w:tc>
    </w:tr>
  </w:tbl>
  <w:p w14:paraId="032E51DB" w14:textId="77777777" w:rsidR="00075C23" w:rsidRDefault="00075C2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AC1A4" w14:textId="0EE30A69" w:rsidR="00D236B5" w:rsidRPr="009B36A4" w:rsidRDefault="009B36A4" w:rsidP="009B36A4">
    <w:pPr>
      <w:pStyle w:val="Header"/>
      <w:jc w:val="right"/>
    </w:pPr>
    <w:r w:rsidRPr="001F2020">
      <w:fldChar w:fldCharType="begin"/>
    </w:r>
    <w:r w:rsidRPr="001F2020">
      <w:instrText xml:space="preserve"> PAGE   \* MERGEFORMAT </w:instrText>
    </w:r>
    <w:r w:rsidRPr="001F2020">
      <w:fldChar w:fldCharType="separate"/>
    </w:r>
    <w:r w:rsidRPr="009B36A4">
      <w:t>38</w:t>
    </w:r>
    <w:r w:rsidRPr="001F2020">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96" w:type="pct"/>
      <w:tblCellMar>
        <w:top w:w="72" w:type="dxa"/>
        <w:left w:w="115" w:type="dxa"/>
        <w:bottom w:w="72" w:type="dxa"/>
        <w:right w:w="115" w:type="dxa"/>
      </w:tblCellMar>
      <w:tblLook w:val="04A0" w:firstRow="1" w:lastRow="0" w:firstColumn="1" w:lastColumn="0" w:noHBand="0" w:noVBand="1"/>
    </w:tblPr>
    <w:tblGrid>
      <w:gridCol w:w="6297"/>
      <w:gridCol w:w="3430"/>
    </w:tblGrid>
    <w:tr w:rsidR="00D236B5" w14:paraId="7ED4D735" w14:textId="77777777" w:rsidTr="004A2259">
      <w:trPr>
        <w:trHeight w:val="576"/>
      </w:trPr>
      <w:tc>
        <w:tcPr>
          <w:tcW w:w="3237" w:type="pct"/>
          <w:tcBorders>
            <w:bottom w:val="single" w:sz="4" w:space="0" w:color="auto"/>
          </w:tcBorders>
          <w:vAlign w:val="center"/>
        </w:tcPr>
        <w:p w14:paraId="78029E47" w14:textId="77777777" w:rsidR="00D236B5" w:rsidRDefault="00EF3570" w:rsidP="00EF3570">
          <w:pPr>
            <w:pStyle w:val="Header"/>
            <w:rPr>
              <w:bCs/>
              <w:noProof/>
              <w:color w:val="76923C"/>
              <w:szCs w:val="24"/>
            </w:rPr>
          </w:pPr>
          <w:r w:rsidRPr="00EF3570">
            <w:rPr>
              <w:b/>
              <w:bCs/>
              <w:caps/>
              <w:szCs w:val="24"/>
            </w:rPr>
            <w:fldChar w:fldCharType="begin"/>
          </w:r>
          <w:r w:rsidRPr="00EF3570">
            <w:rPr>
              <w:b/>
              <w:bCs/>
              <w:caps/>
              <w:szCs w:val="24"/>
            </w:rPr>
            <w:instrText xml:space="preserve"> PAGE   \* MERGEFORMAT </w:instrText>
          </w:r>
          <w:r w:rsidRPr="00EF3570">
            <w:rPr>
              <w:b/>
              <w:bCs/>
              <w:caps/>
              <w:szCs w:val="24"/>
            </w:rPr>
            <w:fldChar w:fldCharType="separate"/>
          </w:r>
          <w:r w:rsidRPr="00EF3570">
            <w:rPr>
              <w:b/>
              <w:bCs/>
              <w:caps/>
              <w:noProof/>
              <w:szCs w:val="24"/>
            </w:rPr>
            <w:t>1</w:t>
          </w:r>
          <w:r w:rsidRPr="00EF3570">
            <w:rPr>
              <w:b/>
              <w:bCs/>
              <w:caps/>
              <w:noProof/>
              <w:szCs w:val="24"/>
            </w:rPr>
            <w:fldChar w:fldCharType="end"/>
          </w:r>
          <w:r>
            <w:rPr>
              <w:rFonts w:cs="Arial"/>
              <w:szCs w:val="24"/>
            </w:rPr>
            <w:tab/>
          </w:r>
          <w:r>
            <w:rPr>
              <w:b/>
              <w:bCs/>
              <w:caps/>
              <w:szCs w:val="24"/>
            </w:rPr>
            <w:t>ST</w:t>
          </w:r>
          <w:r w:rsidR="00D236B5">
            <w:rPr>
              <w:b/>
              <w:bCs/>
              <w:caps/>
              <w:szCs w:val="24"/>
            </w:rPr>
            <w:t>AFF</w:t>
          </w:r>
          <w:r w:rsidR="001F3D9A">
            <w:rPr>
              <w:b/>
              <w:bCs/>
              <w:caps/>
              <w:szCs w:val="24"/>
            </w:rPr>
            <w:t xml:space="preserve"> </w:t>
          </w:r>
          <w:r w:rsidR="00D236B5">
            <w:rPr>
              <w:b/>
              <w:bCs/>
              <w:caps/>
              <w:szCs w:val="24"/>
            </w:rPr>
            <w:t>ACTION</w:t>
          </w:r>
          <w:r w:rsidR="001F3D9A">
            <w:rPr>
              <w:b/>
              <w:bCs/>
              <w:caps/>
              <w:szCs w:val="24"/>
            </w:rPr>
            <w:t xml:space="preserve"> </w:t>
          </w:r>
          <w:r w:rsidR="00D236B5">
            <w:rPr>
              <w:b/>
              <w:bCs/>
              <w:caps/>
              <w:szCs w:val="24"/>
            </w:rPr>
            <w:t>HANDBOOK</w:t>
          </w:r>
        </w:p>
      </w:tc>
      <w:tc>
        <w:tcPr>
          <w:tcW w:w="1763" w:type="pct"/>
          <w:tcBorders>
            <w:bottom w:val="single" w:sz="4" w:space="0" w:color="943634"/>
          </w:tcBorders>
          <w:shd w:val="clear" w:color="auto" w:fill="943634"/>
          <w:vAlign w:val="center"/>
        </w:tcPr>
        <w:p w14:paraId="177F044E" w14:textId="2CCFB534" w:rsidR="00D236B5" w:rsidRPr="004A2259" w:rsidRDefault="00495C97" w:rsidP="004A2259">
          <w:pPr>
            <w:pStyle w:val="Header"/>
            <w:rPr>
              <w:b/>
              <w:color w:val="FFFFFF"/>
              <w:szCs w:val="24"/>
            </w:rPr>
          </w:pPr>
          <w:r>
            <w:rPr>
              <w:b/>
              <w:color w:val="FFFFFF"/>
              <w:szCs w:val="24"/>
            </w:rPr>
            <w:t>IVN</w:t>
          </w:r>
          <w:r w:rsidR="001F3D9A">
            <w:rPr>
              <w:b/>
              <w:color w:val="FFFFFF"/>
              <w:szCs w:val="24"/>
            </w:rPr>
            <w:t xml:space="preserve"> </w:t>
          </w:r>
          <w:r w:rsidR="00EF3570">
            <w:rPr>
              <w:b/>
              <w:color w:val="FFFFFF"/>
              <w:szCs w:val="24"/>
            </w:rPr>
            <w:t>SOP</w:t>
          </w:r>
        </w:p>
      </w:tc>
    </w:tr>
  </w:tbl>
  <w:p w14:paraId="46511945" w14:textId="77777777" w:rsidR="00D236B5" w:rsidRDefault="00D236B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1D84E" w14:textId="4A34C01F" w:rsidR="00D236B5" w:rsidRPr="00005AB7" w:rsidRDefault="00005AB7" w:rsidP="00005AB7">
    <w:pPr>
      <w:pStyle w:val="Header"/>
      <w:jc w:val="right"/>
    </w:pPr>
    <w:r w:rsidRPr="001F2020">
      <w:fldChar w:fldCharType="begin"/>
    </w:r>
    <w:r w:rsidRPr="001F2020">
      <w:instrText xml:space="preserve"> PAGE   \* MERGEFORMAT </w:instrText>
    </w:r>
    <w:r w:rsidRPr="001F2020">
      <w:fldChar w:fldCharType="separate"/>
    </w:r>
    <w:r>
      <w:t>75</w:t>
    </w:r>
    <w:r w:rsidRPr="001F2020">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96" w:type="pct"/>
      <w:tblCellMar>
        <w:top w:w="72" w:type="dxa"/>
        <w:left w:w="115" w:type="dxa"/>
        <w:bottom w:w="72" w:type="dxa"/>
        <w:right w:w="115" w:type="dxa"/>
      </w:tblCellMar>
      <w:tblLook w:val="04A0" w:firstRow="1" w:lastRow="0" w:firstColumn="1" w:lastColumn="0" w:noHBand="0" w:noVBand="1"/>
    </w:tblPr>
    <w:tblGrid>
      <w:gridCol w:w="6297"/>
      <w:gridCol w:w="3430"/>
    </w:tblGrid>
    <w:tr w:rsidR="00D236B5" w14:paraId="297BAA37" w14:textId="77777777" w:rsidTr="004A2259">
      <w:trPr>
        <w:trHeight w:val="576"/>
      </w:trPr>
      <w:tc>
        <w:tcPr>
          <w:tcW w:w="3237" w:type="pct"/>
          <w:tcBorders>
            <w:bottom w:val="single" w:sz="4" w:space="0" w:color="auto"/>
          </w:tcBorders>
          <w:vAlign w:val="center"/>
        </w:tcPr>
        <w:p w14:paraId="0B506EC9" w14:textId="0C62C692" w:rsidR="00D236B5" w:rsidRDefault="00EF3570" w:rsidP="00EF3570">
          <w:pPr>
            <w:pStyle w:val="Header"/>
            <w:rPr>
              <w:bCs/>
              <w:noProof/>
              <w:color w:val="76923C"/>
              <w:szCs w:val="24"/>
            </w:rPr>
          </w:pPr>
          <w:r w:rsidRPr="00EF3570">
            <w:rPr>
              <w:b/>
              <w:bCs/>
              <w:caps/>
              <w:szCs w:val="24"/>
            </w:rPr>
            <w:fldChar w:fldCharType="begin"/>
          </w:r>
          <w:r w:rsidRPr="00EF3570">
            <w:rPr>
              <w:b/>
              <w:bCs/>
              <w:caps/>
              <w:szCs w:val="24"/>
            </w:rPr>
            <w:instrText xml:space="preserve"> PAGE   \* MERGEFORMAT </w:instrText>
          </w:r>
          <w:r w:rsidRPr="00EF3570">
            <w:rPr>
              <w:b/>
              <w:bCs/>
              <w:caps/>
              <w:szCs w:val="24"/>
            </w:rPr>
            <w:fldChar w:fldCharType="separate"/>
          </w:r>
          <w:r w:rsidRPr="00EF3570">
            <w:rPr>
              <w:b/>
              <w:bCs/>
              <w:caps/>
              <w:noProof/>
              <w:szCs w:val="24"/>
            </w:rPr>
            <w:t>1</w:t>
          </w:r>
          <w:r w:rsidRPr="00EF3570">
            <w:rPr>
              <w:b/>
              <w:bCs/>
              <w:caps/>
              <w:noProof/>
              <w:szCs w:val="24"/>
            </w:rPr>
            <w:fldChar w:fldCharType="end"/>
          </w:r>
          <w:r>
            <w:rPr>
              <w:rFonts w:cs="Arial"/>
              <w:szCs w:val="24"/>
            </w:rPr>
            <w:tab/>
          </w:r>
          <w:r>
            <w:rPr>
              <w:b/>
              <w:bCs/>
              <w:caps/>
              <w:szCs w:val="24"/>
            </w:rPr>
            <w:t>ST</w:t>
          </w:r>
          <w:r w:rsidR="00D236B5">
            <w:rPr>
              <w:b/>
              <w:bCs/>
              <w:caps/>
              <w:szCs w:val="24"/>
            </w:rPr>
            <w:t>AFF</w:t>
          </w:r>
          <w:r w:rsidR="001F3D9A">
            <w:rPr>
              <w:b/>
              <w:bCs/>
              <w:caps/>
              <w:szCs w:val="24"/>
            </w:rPr>
            <w:t xml:space="preserve"> </w:t>
          </w:r>
          <w:r w:rsidR="00D236B5">
            <w:rPr>
              <w:b/>
              <w:bCs/>
              <w:caps/>
              <w:szCs w:val="24"/>
            </w:rPr>
            <w:t>ACTION</w:t>
          </w:r>
          <w:r w:rsidR="001F3D9A">
            <w:rPr>
              <w:b/>
              <w:bCs/>
              <w:caps/>
              <w:szCs w:val="24"/>
            </w:rPr>
            <w:t xml:space="preserve"> </w:t>
          </w:r>
          <w:r w:rsidR="00D236B5">
            <w:rPr>
              <w:b/>
              <w:bCs/>
              <w:caps/>
              <w:szCs w:val="24"/>
            </w:rPr>
            <w:t>HANDBOOK</w:t>
          </w:r>
        </w:p>
      </w:tc>
      <w:tc>
        <w:tcPr>
          <w:tcW w:w="1763" w:type="pct"/>
          <w:tcBorders>
            <w:bottom w:val="single" w:sz="4" w:space="0" w:color="943634"/>
          </w:tcBorders>
          <w:shd w:val="clear" w:color="auto" w:fill="943634"/>
          <w:vAlign w:val="center"/>
        </w:tcPr>
        <w:p w14:paraId="27B6C3A0" w14:textId="10D6D53A" w:rsidR="00D236B5" w:rsidRPr="004A2259" w:rsidRDefault="00495C97" w:rsidP="004A2259">
          <w:pPr>
            <w:pStyle w:val="Header"/>
            <w:rPr>
              <w:b/>
              <w:color w:val="FFFFFF"/>
              <w:szCs w:val="24"/>
            </w:rPr>
          </w:pPr>
          <w:r>
            <w:rPr>
              <w:b/>
              <w:color w:val="FFFFFF"/>
              <w:szCs w:val="24"/>
            </w:rPr>
            <w:t>IVN</w:t>
          </w:r>
          <w:r w:rsidR="001F3D9A">
            <w:rPr>
              <w:b/>
              <w:color w:val="FFFFFF"/>
              <w:szCs w:val="24"/>
            </w:rPr>
            <w:t xml:space="preserve"> </w:t>
          </w:r>
          <w:r w:rsidR="00EF3570">
            <w:rPr>
              <w:b/>
              <w:color w:val="FFFFFF"/>
              <w:szCs w:val="24"/>
            </w:rPr>
            <w:t>SOP</w:t>
          </w:r>
        </w:p>
      </w:tc>
    </w:tr>
  </w:tbl>
  <w:p w14:paraId="58734857" w14:textId="77777777" w:rsidR="00D236B5" w:rsidRDefault="00D236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0A27"/>
    <w:multiLevelType w:val="hybridMultilevel"/>
    <w:tmpl w:val="6B089506"/>
    <w:lvl w:ilvl="0" w:tplc="B1F49550">
      <w:start w:val="1"/>
      <w:numFmt w:val="decimal"/>
      <w:lvlText w:val="%1."/>
      <w:lvlJc w:val="left"/>
      <w:pPr>
        <w:ind w:left="1440" w:hanging="360"/>
      </w:pPr>
    </w:lvl>
    <w:lvl w:ilvl="1" w:tplc="A568EEF8">
      <w:start w:val="1"/>
      <w:numFmt w:val="decimal"/>
      <w:lvlText w:val="%2."/>
      <w:lvlJc w:val="left"/>
      <w:pPr>
        <w:ind w:left="1440" w:hanging="360"/>
      </w:pPr>
    </w:lvl>
    <w:lvl w:ilvl="2" w:tplc="21D2E930">
      <w:start w:val="1"/>
      <w:numFmt w:val="decimal"/>
      <w:lvlText w:val="%3."/>
      <w:lvlJc w:val="left"/>
      <w:pPr>
        <w:ind w:left="1440" w:hanging="360"/>
      </w:pPr>
    </w:lvl>
    <w:lvl w:ilvl="3" w:tplc="7CC411B6">
      <w:start w:val="1"/>
      <w:numFmt w:val="decimal"/>
      <w:lvlText w:val="%4."/>
      <w:lvlJc w:val="left"/>
      <w:pPr>
        <w:ind w:left="1440" w:hanging="360"/>
      </w:pPr>
    </w:lvl>
    <w:lvl w:ilvl="4" w:tplc="E5988550">
      <w:start w:val="1"/>
      <w:numFmt w:val="decimal"/>
      <w:lvlText w:val="%5."/>
      <w:lvlJc w:val="left"/>
      <w:pPr>
        <w:ind w:left="1440" w:hanging="360"/>
      </w:pPr>
    </w:lvl>
    <w:lvl w:ilvl="5" w:tplc="E70C6E68">
      <w:start w:val="1"/>
      <w:numFmt w:val="decimal"/>
      <w:lvlText w:val="%6."/>
      <w:lvlJc w:val="left"/>
      <w:pPr>
        <w:ind w:left="1440" w:hanging="360"/>
      </w:pPr>
    </w:lvl>
    <w:lvl w:ilvl="6" w:tplc="EB42EC7A">
      <w:start w:val="1"/>
      <w:numFmt w:val="decimal"/>
      <w:lvlText w:val="%7."/>
      <w:lvlJc w:val="left"/>
      <w:pPr>
        <w:ind w:left="1440" w:hanging="360"/>
      </w:pPr>
    </w:lvl>
    <w:lvl w:ilvl="7" w:tplc="B8AAE594">
      <w:start w:val="1"/>
      <w:numFmt w:val="decimal"/>
      <w:lvlText w:val="%8."/>
      <w:lvlJc w:val="left"/>
      <w:pPr>
        <w:ind w:left="1440" w:hanging="360"/>
      </w:pPr>
    </w:lvl>
    <w:lvl w:ilvl="8" w:tplc="ECD2BE58">
      <w:start w:val="1"/>
      <w:numFmt w:val="decimal"/>
      <w:lvlText w:val="%9."/>
      <w:lvlJc w:val="left"/>
      <w:pPr>
        <w:ind w:left="1440" w:hanging="360"/>
      </w:pPr>
    </w:lvl>
  </w:abstractNum>
  <w:abstractNum w:abstractNumId="1" w15:restartNumberingAfterBreak="0">
    <w:nsid w:val="036976E8"/>
    <w:multiLevelType w:val="hybridMultilevel"/>
    <w:tmpl w:val="F76ECD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DE0B25"/>
    <w:multiLevelType w:val="hybridMultilevel"/>
    <w:tmpl w:val="DF543A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6E37483"/>
    <w:multiLevelType w:val="hybridMultilevel"/>
    <w:tmpl w:val="4150F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A26330"/>
    <w:multiLevelType w:val="hybridMultilevel"/>
    <w:tmpl w:val="F8D00E7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B805E93"/>
    <w:multiLevelType w:val="hybridMultilevel"/>
    <w:tmpl w:val="15885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BE2648"/>
    <w:multiLevelType w:val="multilevel"/>
    <w:tmpl w:val="BA7EE646"/>
    <w:styleLink w:val="Style2"/>
    <w:lvl w:ilvl="0">
      <w:start w:val="1"/>
      <w:numFmt w:val="decimal"/>
      <w:lvlText w:val="%1."/>
      <w:lvlJc w:val="left"/>
      <w:pPr>
        <w:ind w:left="360" w:firstLine="0"/>
      </w:pPr>
      <w:rPr>
        <w:rFonts w:hint="default"/>
      </w:rPr>
    </w:lvl>
    <w:lvl w:ilvl="1">
      <w:start w:val="1"/>
      <w:numFmt w:val="lowerLetter"/>
      <w:lvlText w:val="%2."/>
      <w:lvlJc w:val="left"/>
      <w:pPr>
        <w:tabs>
          <w:tab w:val="num" w:pos="432"/>
        </w:tabs>
        <w:ind w:left="864" w:hanging="432"/>
      </w:pPr>
      <w:rPr>
        <w:rFonts w:hint="default"/>
      </w:rPr>
    </w:lvl>
    <w:lvl w:ilvl="2">
      <w:start w:val="1"/>
      <w:numFmt w:val="lowerRoman"/>
      <w:lvlText w:val="%3."/>
      <w:lvlJc w:val="left"/>
      <w:pPr>
        <w:tabs>
          <w:tab w:val="num" w:pos="1008"/>
        </w:tabs>
        <w:ind w:left="1224" w:hanging="216"/>
      </w:pPr>
      <w:rPr>
        <w:rFonts w:hint="default"/>
      </w:rPr>
    </w:lvl>
    <w:lvl w:ilvl="3">
      <w:numFmt w:val="none"/>
      <w:lvlText w:val="1."/>
      <w:lvlJc w:val="left"/>
      <w:pPr>
        <w:ind w:left="1656" w:hanging="36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7" w15:restartNumberingAfterBreak="0">
    <w:nsid w:val="0F0F4ADF"/>
    <w:multiLevelType w:val="hybridMultilevel"/>
    <w:tmpl w:val="9B5EFF5C"/>
    <w:lvl w:ilvl="0" w:tplc="083EAF40">
      <w:start w:val="1"/>
      <w:numFmt w:val="bullet"/>
      <w:lvlText w:val=""/>
      <w:lvlJc w:val="left"/>
      <w:pPr>
        <w:ind w:left="720" w:hanging="360"/>
      </w:pPr>
      <w:rPr>
        <w:rFonts w:ascii="Symbol" w:hAnsi="Symbol" w:hint="default"/>
      </w:rPr>
    </w:lvl>
    <w:lvl w:ilvl="1" w:tplc="95545AD0">
      <w:start w:val="1"/>
      <w:numFmt w:val="bullet"/>
      <w:lvlText w:val="o"/>
      <w:lvlJc w:val="left"/>
      <w:pPr>
        <w:ind w:left="1440" w:hanging="360"/>
      </w:pPr>
      <w:rPr>
        <w:rFonts w:ascii="Courier New" w:hAnsi="Courier New" w:hint="default"/>
      </w:rPr>
    </w:lvl>
    <w:lvl w:ilvl="2" w:tplc="519655DA">
      <w:start w:val="1"/>
      <w:numFmt w:val="bullet"/>
      <w:lvlText w:val=""/>
      <w:lvlJc w:val="left"/>
      <w:pPr>
        <w:ind w:left="2160" w:hanging="360"/>
      </w:pPr>
      <w:rPr>
        <w:rFonts w:ascii="Wingdings" w:hAnsi="Wingdings" w:hint="default"/>
      </w:rPr>
    </w:lvl>
    <w:lvl w:ilvl="3" w:tplc="E760EE54">
      <w:start w:val="1"/>
      <w:numFmt w:val="bullet"/>
      <w:lvlText w:val=""/>
      <w:lvlJc w:val="left"/>
      <w:pPr>
        <w:ind w:left="2880" w:hanging="360"/>
      </w:pPr>
      <w:rPr>
        <w:rFonts w:ascii="Symbol" w:hAnsi="Symbol" w:hint="default"/>
      </w:rPr>
    </w:lvl>
    <w:lvl w:ilvl="4" w:tplc="CA86EC92">
      <w:start w:val="1"/>
      <w:numFmt w:val="bullet"/>
      <w:lvlText w:val="o"/>
      <w:lvlJc w:val="left"/>
      <w:pPr>
        <w:ind w:left="3600" w:hanging="360"/>
      </w:pPr>
      <w:rPr>
        <w:rFonts w:ascii="Courier New" w:hAnsi="Courier New" w:hint="default"/>
      </w:rPr>
    </w:lvl>
    <w:lvl w:ilvl="5" w:tplc="47420B5C">
      <w:start w:val="1"/>
      <w:numFmt w:val="bullet"/>
      <w:lvlText w:val=""/>
      <w:lvlJc w:val="left"/>
      <w:pPr>
        <w:ind w:left="4320" w:hanging="360"/>
      </w:pPr>
      <w:rPr>
        <w:rFonts w:ascii="Wingdings" w:hAnsi="Wingdings" w:hint="default"/>
      </w:rPr>
    </w:lvl>
    <w:lvl w:ilvl="6" w:tplc="0AAA9BB4">
      <w:start w:val="1"/>
      <w:numFmt w:val="bullet"/>
      <w:lvlText w:val=""/>
      <w:lvlJc w:val="left"/>
      <w:pPr>
        <w:ind w:left="5040" w:hanging="360"/>
      </w:pPr>
      <w:rPr>
        <w:rFonts w:ascii="Symbol" w:hAnsi="Symbol" w:hint="default"/>
      </w:rPr>
    </w:lvl>
    <w:lvl w:ilvl="7" w:tplc="E8583DD4">
      <w:start w:val="1"/>
      <w:numFmt w:val="bullet"/>
      <w:lvlText w:val="o"/>
      <w:lvlJc w:val="left"/>
      <w:pPr>
        <w:ind w:left="5760" w:hanging="360"/>
      </w:pPr>
      <w:rPr>
        <w:rFonts w:ascii="Courier New" w:hAnsi="Courier New" w:hint="default"/>
      </w:rPr>
    </w:lvl>
    <w:lvl w:ilvl="8" w:tplc="36CA4B9A">
      <w:start w:val="1"/>
      <w:numFmt w:val="bullet"/>
      <w:lvlText w:val=""/>
      <w:lvlJc w:val="left"/>
      <w:pPr>
        <w:ind w:left="6480" w:hanging="360"/>
      </w:pPr>
      <w:rPr>
        <w:rFonts w:ascii="Wingdings" w:hAnsi="Wingdings" w:hint="default"/>
      </w:rPr>
    </w:lvl>
  </w:abstractNum>
  <w:abstractNum w:abstractNumId="8" w15:restartNumberingAfterBreak="0">
    <w:nsid w:val="0FB55153"/>
    <w:multiLevelType w:val="hybridMultilevel"/>
    <w:tmpl w:val="5C189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4F261A"/>
    <w:multiLevelType w:val="hybridMultilevel"/>
    <w:tmpl w:val="ECB80A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7828B4"/>
    <w:multiLevelType w:val="hybridMultilevel"/>
    <w:tmpl w:val="74E28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FD1844"/>
    <w:multiLevelType w:val="multilevel"/>
    <w:tmpl w:val="8E4EE136"/>
    <w:styleLink w:val="Style1"/>
    <w:lvl w:ilvl="0">
      <w:start w:val="1"/>
      <w:numFmt w:val="decimal"/>
      <w:lvlText w:val="%1."/>
      <w:lvlJc w:val="left"/>
      <w:pPr>
        <w:ind w:left="0" w:firstLine="0"/>
      </w:pPr>
      <w:rPr>
        <w:rFonts w:hint="default"/>
      </w:rPr>
    </w:lvl>
    <w:lvl w:ilvl="1">
      <w:start w:val="1"/>
      <w:numFmt w:val="lowerLetter"/>
      <w:lvlText w:val="%2."/>
      <w:lvlJc w:val="left"/>
      <w:pPr>
        <w:tabs>
          <w:tab w:val="num" w:pos="504"/>
        </w:tabs>
        <w:ind w:left="864" w:hanging="432"/>
      </w:pPr>
      <w:rPr>
        <w:rFonts w:hint="default"/>
      </w:rPr>
    </w:lvl>
    <w:lvl w:ilvl="2">
      <w:start w:val="1"/>
      <w:numFmt w:val="lowerRoman"/>
      <w:lvlText w:val="%3."/>
      <w:lvlJc w:val="left"/>
      <w:pPr>
        <w:tabs>
          <w:tab w:val="num" w:pos="1296"/>
        </w:tabs>
        <w:ind w:left="1584" w:hanging="288"/>
      </w:pPr>
      <w:rPr>
        <w:rFonts w:hint="default"/>
      </w:rPr>
    </w:lvl>
    <w:lvl w:ilvl="3">
      <w:numFmt w:val="none"/>
      <w:lvlText w:val="1."/>
      <w:lvlJc w:val="left"/>
      <w:pPr>
        <w:ind w:left="2016" w:hanging="288"/>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2" w15:restartNumberingAfterBreak="0">
    <w:nsid w:val="14541052"/>
    <w:multiLevelType w:val="hybridMultilevel"/>
    <w:tmpl w:val="7690D6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160751"/>
    <w:multiLevelType w:val="hybridMultilevel"/>
    <w:tmpl w:val="E4041908"/>
    <w:lvl w:ilvl="0" w:tplc="BAD27FEE">
      <w:start w:val="1"/>
      <w:numFmt w:val="bullet"/>
      <w:lvlText w:val=""/>
      <w:lvlJc w:val="left"/>
      <w:pPr>
        <w:ind w:left="1440" w:hanging="360"/>
      </w:pPr>
      <w:rPr>
        <w:rFonts w:ascii="Symbol" w:hAnsi="Symbol"/>
      </w:rPr>
    </w:lvl>
    <w:lvl w:ilvl="1" w:tplc="2CAE5BCA">
      <w:start w:val="1"/>
      <w:numFmt w:val="bullet"/>
      <w:lvlText w:val=""/>
      <w:lvlJc w:val="left"/>
      <w:pPr>
        <w:ind w:left="1440" w:hanging="360"/>
      </w:pPr>
      <w:rPr>
        <w:rFonts w:ascii="Symbol" w:hAnsi="Symbol"/>
      </w:rPr>
    </w:lvl>
    <w:lvl w:ilvl="2" w:tplc="AC8862C8">
      <w:start w:val="1"/>
      <w:numFmt w:val="bullet"/>
      <w:lvlText w:val=""/>
      <w:lvlJc w:val="left"/>
      <w:pPr>
        <w:ind w:left="1440" w:hanging="360"/>
      </w:pPr>
      <w:rPr>
        <w:rFonts w:ascii="Symbol" w:hAnsi="Symbol"/>
      </w:rPr>
    </w:lvl>
    <w:lvl w:ilvl="3" w:tplc="11044480">
      <w:start w:val="1"/>
      <w:numFmt w:val="bullet"/>
      <w:lvlText w:val=""/>
      <w:lvlJc w:val="left"/>
      <w:pPr>
        <w:ind w:left="1440" w:hanging="360"/>
      </w:pPr>
      <w:rPr>
        <w:rFonts w:ascii="Symbol" w:hAnsi="Symbol"/>
      </w:rPr>
    </w:lvl>
    <w:lvl w:ilvl="4" w:tplc="665E8442">
      <w:start w:val="1"/>
      <w:numFmt w:val="bullet"/>
      <w:lvlText w:val=""/>
      <w:lvlJc w:val="left"/>
      <w:pPr>
        <w:ind w:left="1440" w:hanging="360"/>
      </w:pPr>
      <w:rPr>
        <w:rFonts w:ascii="Symbol" w:hAnsi="Symbol"/>
      </w:rPr>
    </w:lvl>
    <w:lvl w:ilvl="5" w:tplc="3CE813AE">
      <w:start w:val="1"/>
      <w:numFmt w:val="bullet"/>
      <w:lvlText w:val=""/>
      <w:lvlJc w:val="left"/>
      <w:pPr>
        <w:ind w:left="1440" w:hanging="360"/>
      </w:pPr>
      <w:rPr>
        <w:rFonts w:ascii="Symbol" w:hAnsi="Symbol"/>
      </w:rPr>
    </w:lvl>
    <w:lvl w:ilvl="6" w:tplc="574A170A">
      <w:start w:val="1"/>
      <w:numFmt w:val="bullet"/>
      <w:lvlText w:val=""/>
      <w:lvlJc w:val="left"/>
      <w:pPr>
        <w:ind w:left="1440" w:hanging="360"/>
      </w:pPr>
      <w:rPr>
        <w:rFonts w:ascii="Symbol" w:hAnsi="Symbol"/>
      </w:rPr>
    </w:lvl>
    <w:lvl w:ilvl="7" w:tplc="3BFA4996">
      <w:start w:val="1"/>
      <w:numFmt w:val="bullet"/>
      <w:lvlText w:val=""/>
      <w:lvlJc w:val="left"/>
      <w:pPr>
        <w:ind w:left="1440" w:hanging="360"/>
      </w:pPr>
      <w:rPr>
        <w:rFonts w:ascii="Symbol" w:hAnsi="Symbol"/>
      </w:rPr>
    </w:lvl>
    <w:lvl w:ilvl="8" w:tplc="7E96BBE0">
      <w:start w:val="1"/>
      <w:numFmt w:val="bullet"/>
      <w:lvlText w:val=""/>
      <w:lvlJc w:val="left"/>
      <w:pPr>
        <w:ind w:left="1440" w:hanging="360"/>
      </w:pPr>
      <w:rPr>
        <w:rFonts w:ascii="Symbol" w:hAnsi="Symbol"/>
      </w:rPr>
    </w:lvl>
  </w:abstractNum>
  <w:abstractNum w:abstractNumId="14" w15:restartNumberingAfterBreak="0">
    <w:nsid w:val="178E4982"/>
    <w:multiLevelType w:val="hybridMultilevel"/>
    <w:tmpl w:val="7FA2FDC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87E529A"/>
    <w:multiLevelType w:val="hybridMultilevel"/>
    <w:tmpl w:val="4A506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2033B2"/>
    <w:multiLevelType w:val="hybridMultilevel"/>
    <w:tmpl w:val="E8662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A11DDA"/>
    <w:multiLevelType w:val="hybridMultilevel"/>
    <w:tmpl w:val="24AE7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C75477"/>
    <w:multiLevelType w:val="hybridMultilevel"/>
    <w:tmpl w:val="47087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155EB3"/>
    <w:multiLevelType w:val="hybridMultilevel"/>
    <w:tmpl w:val="6EE23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574247"/>
    <w:multiLevelType w:val="hybridMultilevel"/>
    <w:tmpl w:val="C41E32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E20BFF"/>
    <w:multiLevelType w:val="hybridMultilevel"/>
    <w:tmpl w:val="6E16BEC8"/>
    <w:lvl w:ilvl="0" w:tplc="D4B49DF0">
      <w:start w:val="1"/>
      <w:numFmt w:val="decimal"/>
      <w:pStyle w:val="ListStyle3"/>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8061B8C"/>
    <w:multiLevelType w:val="hybridMultilevel"/>
    <w:tmpl w:val="16BEF5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30629A"/>
    <w:multiLevelType w:val="hybridMultilevel"/>
    <w:tmpl w:val="08282E1C"/>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285A3519"/>
    <w:multiLevelType w:val="hybridMultilevel"/>
    <w:tmpl w:val="98268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5EBF32"/>
    <w:multiLevelType w:val="hybridMultilevel"/>
    <w:tmpl w:val="36000D18"/>
    <w:lvl w:ilvl="0" w:tplc="B0FA00BE">
      <w:start w:val="1"/>
      <w:numFmt w:val="bullet"/>
      <w:lvlText w:val=""/>
      <w:lvlJc w:val="left"/>
      <w:pPr>
        <w:ind w:left="720" w:hanging="360"/>
      </w:pPr>
      <w:rPr>
        <w:rFonts w:ascii="Symbol" w:hAnsi="Symbol" w:hint="default"/>
      </w:rPr>
    </w:lvl>
    <w:lvl w:ilvl="1" w:tplc="BE627038">
      <w:start w:val="1"/>
      <w:numFmt w:val="bullet"/>
      <w:lvlText w:val="o"/>
      <w:lvlJc w:val="left"/>
      <w:pPr>
        <w:ind w:left="1440" w:hanging="360"/>
      </w:pPr>
      <w:rPr>
        <w:rFonts w:ascii="Courier New" w:hAnsi="Courier New" w:hint="default"/>
      </w:rPr>
    </w:lvl>
    <w:lvl w:ilvl="2" w:tplc="8E90B148">
      <w:start w:val="1"/>
      <w:numFmt w:val="bullet"/>
      <w:lvlText w:val=""/>
      <w:lvlJc w:val="left"/>
      <w:pPr>
        <w:ind w:left="2160" w:hanging="360"/>
      </w:pPr>
      <w:rPr>
        <w:rFonts w:ascii="Wingdings" w:hAnsi="Wingdings" w:hint="default"/>
      </w:rPr>
    </w:lvl>
    <w:lvl w:ilvl="3" w:tplc="842609FA">
      <w:start w:val="1"/>
      <w:numFmt w:val="bullet"/>
      <w:lvlText w:val=""/>
      <w:lvlJc w:val="left"/>
      <w:pPr>
        <w:ind w:left="2880" w:hanging="360"/>
      </w:pPr>
      <w:rPr>
        <w:rFonts w:ascii="Symbol" w:hAnsi="Symbol" w:hint="default"/>
      </w:rPr>
    </w:lvl>
    <w:lvl w:ilvl="4" w:tplc="0D6AFBCC">
      <w:start w:val="1"/>
      <w:numFmt w:val="bullet"/>
      <w:lvlText w:val="o"/>
      <w:lvlJc w:val="left"/>
      <w:pPr>
        <w:ind w:left="3600" w:hanging="360"/>
      </w:pPr>
      <w:rPr>
        <w:rFonts w:ascii="Courier New" w:hAnsi="Courier New" w:hint="default"/>
      </w:rPr>
    </w:lvl>
    <w:lvl w:ilvl="5" w:tplc="57F82646">
      <w:start w:val="1"/>
      <w:numFmt w:val="bullet"/>
      <w:lvlText w:val=""/>
      <w:lvlJc w:val="left"/>
      <w:pPr>
        <w:ind w:left="4320" w:hanging="360"/>
      </w:pPr>
      <w:rPr>
        <w:rFonts w:ascii="Wingdings" w:hAnsi="Wingdings" w:hint="default"/>
      </w:rPr>
    </w:lvl>
    <w:lvl w:ilvl="6" w:tplc="99E0A396">
      <w:start w:val="1"/>
      <w:numFmt w:val="bullet"/>
      <w:lvlText w:val=""/>
      <w:lvlJc w:val="left"/>
      <w:pPr>
        <w:ind w:left="5040" w:hanging="360"/>
      </w:pPr>
      <w:rPr>
        <w:rFonts w:ascii="Symbol" w:hAnsi="Symbol" w:hint="default"/>
      </w:rPr>
    </w:lvl>
    <w:lvl w:ilvl="7" w:tplc="55D085B6">
      <w:start w:val="1"/>
      <w:numFmt w:val="bullet"/>
      <w:lvlText w:val="o"/>
      <w:lvlJc w:val="left"/>
      <w:pPr>
        <w:ind w:left="5760" w:hanging="360"/>
      </w:pPr>
      <w:rPr>
        <w:rFonts w:ascii="Courier New" w:hAnsi="Courier New" w:hint="default"/>
      </w:rPr>
    </w:lvl>
    <w:lvl w:ilvl="8" w:tplc="247E5E56">
      <w:start w:val="1"/>
      <w:numFmt w:val="bullet"/>
      <w:lvlText w:val=""/>
      <w:lvlJc w:val="left"/>
      <w:pPr>
        <w:ind w:left="6480" w:hanging="360"/>
      </w:pPr>
      <w:rPr>
        <w:rFonts w:ascii="Wingdings" w:hAnsi="Wingdings" w:hint="default"/>
      </w:rPr>
    </w:lvl>
  </w:abstractNum>
  <w:abstractNum w:abstractNumId="26" w15:restartNumberingAfterBreak="0">
    <w:nsid w:val="35732E93"/>
    <w:multiLevelType w:val="hybridMultilevel"/>
    <w:tmpl w:val="0BF0637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36EB22D6"/>
    <w:multiLevelType w:val="hybridMultilevel"/>
    <w:tmpl w:val="640EC766"/>
    <w:lvl w:ilvl="0" w:tplc="45706444">
      <w:start w:val="1"/>
      <w:numFmt w:val="decimal"/>
      <w:lvlText w:val="%1."/>
      <w:lvlJc w:val="left"/>
      <w:pPr>
        <w:ind w:left="1080" w:hanging="360"/>
      </w:pPr>
    </w:lvl>
    <w:lvl w:ilvl="1" w:tplc="24C645F0">
      <w:start w:val="1"/>
      <w:numFmt w:val="decimal"/>
      <w:lvlText w:val="%2."/>
      <w:lvlJc w:val="left"/>
      <w:pPr>
        <w:ind w:left="1080" w:hanging="360"/>
      </w:pPr>
    </w:lvl>
    <w:lvl w:ilvl="2" w:tplc="8E0E38AE">
      <w:start w:val="1"/>
      <w:numFmt w:val="decimal"/>
      <w:lvlText w:val="%3."/>
      <w:lvlJc w:val="left"/>
      <w:pPr>
        <w:ind w:left="1080" w:hanging="360"/>
      </w:pPr>
    </w:lvl>
    <w:lvl w:ilvl="3" w:tplc="D6D07B84">
      <w:start w:val="1"/>
      <w:numFmt w:val="decimal"/>
      <w:lvlText w:val="%4."/>
      <w:lvlJc w:val="left"/>
      <w:pPr>
        <w:ind w:left="1080" w:hanging="360"/>
      </w:pPr>
    </w:lvl>
    <w:lvl w:ilvl="4" w:tplc="FE082332">
      <w:start w:val="1"/>
      <w:numFmt w:val="decimal"/>
      <w:lvlText w:val="%5."/>
      <w:lvlJc w:val="left"/>
      <w:pPr>
        <w:ind w:left="1080" w:hanging="360"/>
      </w:pPr>
    </w:lvl>
    <w:lvl w:ilvl="5" w:tplc="A938798E">
      <w:start w:val="1"/>
      <w:numFmt w:val="decimal"/>
      <w:lvlText w:val="%6."/>
      <w:lvlJc w:val="left"/>
      <w:pPr>
        <w:ind w:left="1080" w:hanging="360"/>
      </w:pPr>
    </w:lvl>
    <w:lvl w:ilvl="6" w:tplc="D082A6A0">
      <w:start w:val="1"/>
      <w:numFmt w:val="decimal"/>
      <w:lvlText w:val="%7."/>
      <w:lvlJc w:val="left"/>
      <w:pPr>
        <w:ind w:left="1080" w:hanging="360"/>
      </w:pPr>
    </w:lvl>
    <w:lvl w:ilvl="7" w:tplc="D318DB56">
      <w:start w:val="1"/>
      <w:numFmt w:val="decimal"/>
      <w:lvlText w:val="%8."/>
      <w:lvlJc w:val="left"/>
      <w:pPr>
        <w:ind w:left="1080" w:hanging="360"/>
      </w:pPr>
    </w:lvl>
    <w:lvl w:ilvl="8" w:tplc="35A8C8A0">
      <w:start w:val="1"/>
      <w:numFmt w:val="decimal"/>
      <w:lvlText w:val="%9."/>
      <w:lvlJc w:val="left"/>
      <w:pPr>
        <w:ind w:left="1080" w:hanging="360"/>
      </w:pPr>
    </w:lvl>
  </w:abstractNum>
  <w:abstractNum w:abstractNumId="28" w15:restartNumberingAfterBreak="0">
    <w:nsid w:val="3B5E4774"/>
    <w:multiLevelType w:val="hybridMultilevel"/>
    <w:tmpl w:val="04D00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1203A2"/>
    <w:multiLevelType w:val="hybridMultilevel"/>
    <w:tmpl w:val="7FA2FD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3A4ABD"/>
    <w:multiLevelType w:val="hybridMultilevel"/>
    <w:tmpl w:val="637AA4E6"/>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418A11EC"/>
    <w:multiLevelType w:val="hybridMultilevel"/>
    <w:tmpl w:val="64BABC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35558AC"/>
    <w:multiLevelType w:val="hybridMultilevel"/>
    <w:tmpl w:val="ECAC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7682D74"/>
    <w:multiLevelType w:val="hybridMultilevel"/>
    <w:tmpl w:val="E5D48C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89C3A43"/>
    <w:multiLevelType w:val="hybridMultilevel"/>
    <w:tmpl w:val="997499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A846806"/>
    <w:multiLevelType w:val="hybridMultilevel"/>
    <w:tmpl w:val="0E8C52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EEA2602"/>
    <w:multiLevelType w:val="hybridMultilevel"/>
    <w:tmpl w:val="A0FC7F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0150D08"/>
    <w:multiLevelType w:val="hybridMultilevel"/>
    <w:tmpl w:val="39747D2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53145EBC"/>
    <w:multiLevelType w:val="hybridMultilevel"/>
    <w:tmpl w:val="4B3C8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5987FD5"/>
    <w:multiLevelType w:val="hybridMultilevel"/>
    <w:tmpl w:val="08282E1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5A1111CD"/>
    <w:multiLevelType w:val="hybridMultilevel"/>
    <w:tmpl w:val="4EF6B7B6"/>
    <w:lvl w:ilvl="0" w:tplc="3A74E454">
      <w:start w:val="1"/>
      <w:numFmt w:val="decimal"/>
      <w:lvlText w:val="%1."/>
      <w:lvlJc w:val="left"/>
      <w:pPr>
        <w:ind w:left="1080" w:hanging="360"/>
      </w:pPr>
    </w:lvl>
    <w:lvl w:ilvl="1" w:tplc="14E02FB6">
      <w:start w:val="1"/>
      <w:numFmt w:val="decimal"/>
      <w:lvlText w:val="%2."/>
      <w:lvlJc w:val="left"/>
      <w:pPr>
        <w:ind w:left="1080" w:hanging="360"/>
      </w:pPr>
    </w:lvl>
    <w:lvl w:ilvl="2" w:tplc="E6643264">
      <w:start w:val="1"/>
      <w:numFmt w:val="decimal"/>
      <w:lvlText w:val="%3."/>
      <w:lvlJc w:val="left"/>
      <w:pPr>
        <w:ind w:left="1080" w:hanging="360"/>
      </w:pPr>
    </w:lvl>
    <w:lvl w:ilvl="3" w:tplc="AA8EB3AC">
      <w:start w:val="1"/>
      <w:numFmt w:val="decimal"/>
      <w:lvlText w:val="%4."/>
      <w:lvlJc w:val="left"/>
      <w:pPr>
        <w:ind w:left="1080" w:hanging="360"/>
      </w:pPr>
    </w:lvl>
    <w:lvl w:ilvl="4" w:tplc="675A737E">
      <w:start w:val="1"/>
      <w:numFmt w:val="decimal"/>
      <w:lvlText w:val="%5."/>
      <w:lvlJc w:val="left"/>
      <w:pPr>
        <w:ind w:left="1080" w:hanging="360"/>
      </w:pPr>
    </w:lvl>
    <w:lvl w:ilvl="5" w:tplc="167CF2E4">
      <w:start w:val="1"/>
      <w:numFmt w:val="decimal"/>
      <w:lvlText w:val="%6."/>
      <w:lvlJc w:val="left"/>
      <w:pPr>
        <w:ind w:left="1080" w:hanging="360"/>
      </w:pPr>
    </w:lvl>
    <w:lvl w:ilvl="6" w:tplc="D42E646A">
      <w:start w:val="1"/>
      <w:numFmt w:val="decimal"/>
      <w:lvlText w:val="%7."/>
      <w:lvlJc w:val="left"/>
      <w:pPr>
        <w:ind w:left="1080" w:hanging="360"/>
      </w:pPr>
    </w:lvl>
    <w:lvl w:ilvl="7" w:tplc="CD6421D4">
      <w:start w:val="1"/>
      <w:numFmt w:val="decimal"/>
      <w:lvlText w:val="%8."/>
      <w:lvlJc w:val="left"/>
      <w:pPr>
        <w:ind w:left="1080" w:hanging="360"/>
      </w:pPr>
    </w:lvl>
    <w:lvl w:ilvl="8" w:tplc="40926C28">
      <w:start w:val="1"/>
      <w:numFmt w:val="decimal"/>
      <w:lvlText w:val="%9."/>
      <w:lvlJc w:val="left"/>
      <w:pPr>
        <w:ind w:left="1080" w:hanging="360"/>
      </w:pPr>
    </w:lvl>
  </w:abstractNum>
  <w:abstractNum w:abstractNumId="41" w15:restartNumberingAfterBreak="0">
    <w:nsid w:val="5F365E7C"/>
    <w:multiLevelType w:val="hybridMultilevel"/>
    <w:tmpl w:val="2020EAFA"/>
    <w:lvl w:ilvl="0" w:tplc="F5881C40">
      <w:start w:val="1"/>
      <w:numFmt w:val="decimal"/>
      <w:lvlText w:val="%1."/>
      <w:lvlJc w:val="left"/>
      <w:pPr>
        <w:ind w:left="1440" w:hanging="360"/>
      </w:pPr>
    </w:lvl>
    <w:lvl w:ilvl="1" w:tplc="3ADA3AB0">
      <w:start w:val="1"/>
      <w:numFmt w:val="decimal"/>
      <w:lvlText w:val="%2."/>
      <w:lvlJc w:val="left"/>
      <w:pPr>
        <w:ind w:left="1440" w:hanging="360"/>
      </w:pPr>
    </w:lvl>
    <w:lvl w:ilvl="2" w:tplc="F5AE9E64">
      <w:start w:val="1"/>
      <w:numFmt w:val="decimal"/>
      <w:lvlText w:val="%3."/>
      <w:lvlJc w:val="left"/>
      <w:pPr>
        <w:ind w:left="1440" w:hanging="360"/>
      </w:pPr>
    </w:lvl>
    <w:lvl w:ilvl="3" w:tplc="FA9E1E72">
      <w:start w:val="1"/>
      <w:numFmt w:val="decimal"/>
      <w:lvlText w:val="%4."/>
      <w:lvlJc w:val="left"/>
      <w:pPr>
        <w:ind w:left="1440" w:hanging="360"/>
      </w:pPr>
    </w:lvl>
    <w:lvl w:ilvl="4" w:tplc="79D8EE8A">
      <w:start w:val="1"/>
      <w:numFmt w:val="decimal"/>
      <w:lvlText w:val="%5."/>
      <w:lvlJc w:val="left"/>
      <w:pPr>
        <w:ind w:left="1440" w:hanging="360"/>
      </w:pPr>
    </w:lvl>
    <w:lvl w:ilvl="5" w:tplc="D332BB68">
      <w:start w:val="1"/>
      <w:numFmt w:val="decimal"/>
      <w:lvlText w:val="%6."/>
      <w:lvlJc w:val="left"/>
      <w:pPr>
        <w:ind w:left="1440" w:hanging="360"/>
      </w:pPr>
    </w:lvl>
    <w:lvl w:ilvl="6" w:tplc="106A02BA">
      <w:start w:val="1"/>
      <w:numFmt w:val="decimal"/>
      <w:lvlText w:val="%7."/>
      <w:lvlJc w:val="left"/>
      <w:pPr>
        <w:ind w:left="1440" w:hanging="360"/>
      </w:pPr>
    </w:lvl>
    <w:lvl w:ilvl="7" w:tplc="DF488A38">
      <w:start w:val="1"/>
      <w:numFmt w:val="decimal"/>
      <w:lvlText w:val="%8."/>
      <w:lvlJc w:val="left"/>
      <w:pPr>
        <w:ind w:left="1440" w:hanging="360"/>
      </w:pPr>
    </w:lvl>
    <w:lvl w:ilvl="8" w:tplc="15AE03C4">
      <w:start w:val="1"/>
      <w:numFmt w:val="decimal"/>
      <w:lvlText w:val="%9."/>
      <w:lvlJc w:val="left"/>
      <w:pPr>
        <w:ind w:left="1440" w:hanging="360"/>
      </w:pPr>
    </w:lvl>
  </w:abstractNum>
  <w:abstractNum w:abstractNumId="42" w15:restartNumberingAfterBreak="0">
    <w:nsid w:val="667D2502"/>
    <w:multiLevelType w:val="hybridMultilevel"/>
    <w:tmpl w:val="E6F6F3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672D0186"/>
    <w:multiLevelType w:val="hybridMultilevel"/>
    <w:tmpl w:val="4F061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A075945"/>
    <w:multiLevelType w:val="hybridMultilevel"/>
    <w:tmpl w:val="E38051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BB70ECF"/>
    <w:multiLevelType w:val="multilevel"/>
    <w:tmpl w:val="AF84D3A0"/>
    <w:lvl w:ilvl="0">
      <w:start w:val="1"/>
      <w:numFmt w:val="decimal"/>
      <w:pStyle w:val="ListStyle4"/>
      <w:lvlText w:val="%1."/>
      <w:lvlJc w:val="left"/>
      <w:pPr>
        <w:ind w:left="720" w:hanging="360"/>
      </w:pPr>
    </w:lvl>
    <w:lvl w:ilvl="1" w:tentative="1">
      <w:start w:val="1"/>
      <w:numFmt w:val="decimal"/>
      <w:lvlText w:val="%1.%2."/>
      <w:lvlJc w:val="left"/>
      <w:pPr>
        <w:ind w:left="1440" w:hanging="360"/>
      </w:pPr>
    </w:lvl>
    <w:lvl w:ilvl="2" w:tentative="1">
      <w:start w:val="1"/>
      <w:numFmt w:val="decimal"/>
      <w:lvlText w:val="%1.%2.%3."/>
      <w:lvlJc w:val="left"/>
      <w:pPr>
        <w:ind w:left="2160" w:hanging="180"/>
      </w:pPr>
    </w:lvl>
    <w:lvl w:ilvl="3" w:tentative="1">
      <w:start w:val="1"/>
      <w:numFmt w:val="decimal"/>
      <w:lvlText w:val="%1.%2.%3.%4."/>
      <w:lvlJc w:val="left"/>
      <w:pPr>
        <w:ind w:left="2880" w:hanging="360"/>
      </w:pPr>
    </w:lvl>
    <w:lvl w:ilvl="4" w:tentative="1">
      <w:start w:val="1"/>
      <w:numFmt w:val="decimal"/>
      <w:lvlText w:val="%1.%2.%3.%4.%5."/>
      <w:lvlJc w:val="left"/>
      <w:pPr>
        <w:ind w:left="3600" w:hanging="360"/>
      </w:pPr>
    </w:lvl>
    <w:lvl w:ilvl="5" w:tentative="1">
      <w:start w:val="1"/>
      <w:numFmt w:val="decimal"/>
      <w:lvlText w:val="%1.%2.%3.%4.%5.%6."/>
      <w:lvlJc w:val="left"/>
      <w:pPr>
        <w:ind w:left="4320" w:hanging="180"/>
      </w:pPr>
    </w:lvl>
    <w:lvl w:ilvl="6" w:tentative="1">
      <w:start w:val="1"/>
      <w:numFmt w:val="decimal"/>
      <w:lvlText w:val="%1.%2.%3.%4.%5.%6.%7."/>
      <w:lvlJc w:val="left"/>
      <w:pPr>
        <w:ind w:left="5040" w:hanging="360"/>
      </w:pPr>
    </w:lvl>
    <w:lvl w:ilvl="7" w:tentative="1">
      <w:start w:val="1"/>
      <w:numFmt w:val="decimal"/>
      <w:lvlText w:val="%1.%2.%3.%4.%5.%6.%7.%8."/>
      <w:lvlJc w:val="left"/>
      <w:pPr>
        <w:ind w:left="5760" w:hanging="360"/>
      </w:pPr>
    </w:lvl>
    <w:lvl w:ilvl="8" w:tentative="1">
      <w:start w:val="1"/>
      <w:numFmt w:val="decimal"/>
      <w:lvlText w:val="%1.%2.%3.%4.%5.%6.%7.%8.%9."/>
      <w:lvlJc w:val="left"/>
      <w:pPr>
        <w:ind w:left="6480" w:hanging="180"/>
      </w:pPr>
    </w:lvl>
  </w:abstractNum>
  <w:abstractNum w:abstractNumId="46" w15:restartNumberingAfterBreak="0">
    <w:nsid w:val="70246C87"/>
    <w:multiLevelType w:val="hybridMultilevel"/>
    <w:tmpl w:val="7FA2FDC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50B742E"/>
    <w:multiLevelType w:val="hybridMultilevel"/>
    <w:tmpl w:val="905CB3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56A2D20"/>
    <w:multiLevelType w:val="hybridMultilevel"/>
    <w:tmpl w:val="E30CEE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6DC1831"/>
    <w:multiLevelType w:val="hybridMultilevel"/>
    <w:tmpl w:val="416065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ABE1B41"/>
    <w:multiLevelType w:val="hybridMultilevel"/>
    <w:tmpl w:val="ABD0B6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B1404CE"/>
    <w:multiLevelType w:val="hybridMultilevel"/>
    <w:tmpl w:val="0AE8C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D783A7D"/>
    <w:multiLevelType w:val="hybridMultilevel"/>
    <w:tmpl w:val="F8D00E7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3" w15:restartNumberingAfterBreak="0">
    <w:nsid w:val="7DB31DF8"/>
    <w:multiLevelType w:val="multilevel"/>
    <w:tmpl w:val="A63A81E2"/>
    <w:lvl w:ilvl="0">
      <w:start w:val="1"/>
      <w:numFmt w:val="decimal"/>
      <w:lvlText w:val="%1."/>
      <w:lvlJc w:val="left"/>
      <w:pPr>
        <w:ind w:left="720" w:hanging="360"/>
      </w:pPr>
    </w:lvl>
    <w:lvl w:ilvl="1">
      <w:start w:val="7"/>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4" w15:restartNumberingAfterBreak="0">
    <w:nsid w:val="7E2F2365"/>
    <w:multiLevelType w:val="hybridMultilevel"/>
    <w:tmpl w:val="39747D2C"/>
    <w:lvl w:ilvl="0" w:tplc="1D2A2C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7F3849E9"/>
    <w:multiLevelType w:val="hybridMultilevel"/>
    <w:tmpl w:val="834C98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9929136">
    <w:abstractNumId w:val="11"/>
  </w:num>
  <w:num w:numId="2" w16cid:durableId="665476078">
    <w:abstractNumId w:val="6"/>
  </w:num>
  <w:num w:numId="3" w16cid:durableId="1071387358">
    <w:abstractNumId w:val="53"/>
  </w:num>
  <w:num w:numId="4" w16cid:durableId="1502694637">
    <w:abstractNumId w:val="18"/>
  </w:num>
  <w:num w:numId="5" w16cid:durableId="1144156410">
    <w:abstractNumId w:val="9"/>
  </w:num>
  <w:num w:numId="6" w16cid:durableId="1800874000">
    <w:abstractNumId w:val="49"/>
  </w:num>
  <w:num w:numId="7" w16cid:durableId="117066616">
    <w:abstractNumId w:val="43"/>
  </w:num>
  <w:num w:numId="8" w16cid:durableId="2016958902">
    <w:abstractNumId w:val="50"/>
  </w:num>
  <w:num w:numId="9" w16cid:durableId="95105340">
    <w:abstractNumId w:val="44"/>
  </w:num>
  <w:num w:numId="10" w16cid:durableId="2041734083">
    <w:abstractNumId w:val="17"/>
  </w:num>
  <w:num w:numId="11" w16cid:durableId="1559396316">
    <w:abstractNumId w:val="34"/>
  </w:num>
  <w:num w:numId="12" w16cid:durableId="992833300">
    <w:abstractNumId w:val="35"/>
  </w:num>
  <w:num w:numId="13" w16cid:durableId="723718240">
    <w:abstractNumId w:val="12"/>
  </w:num>
  <w:num w:numId="14" w16cid:durableId="1015577196">
    <w:abstractNumId w:val="19"/>
  </w:num>
  <w:num w:numId="15" w16cid:durableId="1988852134">
    <w:abstractNumId w:val="47"/>
  </w:num>
  <w:num w:numId="16" w16cid:durableId="2087798703">
    <w:abstractNumId w:val="21"/>
  </w:num>
  <w:num w:numId="17" w16cid:durableId="429740989">
    <w:abstractNumId w:val="45"/>
  </w:num>
  <w:num w:numId="18" w16cid:durableId="2004044013">
    <w:abstractNumId w:val="22"/>
  </w:num>
  <w:num w:numId="19" w16cid:durableId="746153830">
    <w:abstractNumId w:val="10"/>
  </w:num>
  <w:num w:numId="20" w16cid:durableId="1050884857">
    <w:abstractNumId w:val="5"/>
  </w:num>
  <w:num w:numId="21" w16cid:durableId="1761019553">
    <w:abstractNumId w:val="33"/>
  </w:num>
  <w:num w:numId="22" w16cid:durableId="1536190802">
    <w:abstractNumId w:val="30"/>
  </w:num>
  <w:num w:numId="23" w16cid:durableId="515509398">
    <w:abstractNumId w:val="38"/>
  </w:num>
  <w:num w:numId="24" w16cid:durableId="1905993332">
    <w:abstractNumId w:val="25"/>
  </w:num>
  <w:num w:numId="25" w16cid:durableId="367947447">
    <w:abstractNumId w:val="16"/>
  </w:num>
  <w:num w:numId="26" w16cid:durableId="564148168">
    <w:abstractNumId w:val="32"/>
  </w:num>
  <w:num w:numId="27" w16cid:durableId="1925458037">
    <w:abstractNumId w:val="28"/>
  </w:num>
  <w:num w:numId="28" w16cid:durableId="812983766">
    <w:abstractNumId w:val="29"/>
  </w:num>
  <w:num w:numId="29" w16cid:durableId="1588074198">
    <w:abstractNumId w:val="41"/>
  </w:num>
  <w:num w:numId="30" w16cid:durableId="1932661423">
    <w:abstractNumId w:val="0"/>
  </w:num>
  <w:num w:numId="31" w16cid:durableId="1388797615">
    <w:abstractNumId w:val="24"/>
  </w:num>
  <w:num w:numId="32" w16cid:durableId="630284407">
    <w:abstractNumId w:val="8"/>
  </w:num>
  <w:num w:numId="33" w16cid:durableId="1625691895">
    <w:abstractNumId w:val="20"/>
  </w:num>
  <w:num w:numId="34" w16cid:durableId="354306061">
    <w:abstractNumId w:val="42"/>
  </w:num>
  <w:num w:numId="35" w16cid:durableId="1154298520">
    <w:abstractNumId w:val="7"/>
  </w:num>
  <w:num w:numId="36" w16cid:durableId="1941330272">
    <w:abstractNumId w:val="54"/>
  </w:num>
  <w:num w:numId="37" w16cid:durableId="5234487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60313556">
    <w:abstractNumId w:val="51"/>
  </w:num>
  <w:num w:numId="39" w16cid:durableId="1006400171">
    <w:abstractNumId w:val="14"/>
  </w:num>
  <w:num w:numId="40" w16cid:durableId="278219461">
    <w:abstractNumId w:val="37"/>
  </w:num>
  <w:num w:numId="41" w16cid:durableId="970787456">
    <w:abstractNumId w:val="46"/>
  </w:num>
  <w:num w:numId="42" w16cid:durableId="419301204">
    <w:abstractNumId w:val="31"/>
  </w:num>
  <w:num w:numId="43" w16cid:durableId="1519545304">
    <w:abstractNumId w:val="3"/>
  </w:num>
  <w:num w:numId="44" w16cid:durableId="1541891231">
    <w:abstractNumId w:val="1"/>
  </w:num>
  <w:num w:numId="45" w16cid:durableId="1279802860">
    <w:abstractNumId w:val="36"/>
  </w:num>
  <w:num w:numId="46" w16cid:durableId="400062067">
    <w:abstractNumId w:val="13"/>
  </w:num>
  <w:num w:numId="47" w16cid:durableId="168984439">
    <w:abstractNumId w:val="23"/>
  </w:num>
  <w:num w:numId="48" w16cid:durableId="1471289940">
    <w:abstractNumId w:val="39"/>
  </w:num>
  <w:num w:numId="49" w16cid:durableId="50423747">
    <w:abstractNumId w:val="52"/>
  </w:num>
  <w:num w:numId="50" w16cid:durableId="10420682">
    <w:abstractNumId w:val="4"/>
  </w:num>
  <w:num w:numId="51" w16cid:durableId="1353145228">
    <w:abstractNumId w:val="40"/>
  </w:num>
  <w:num w:numId="52" w16cid:durableId="785389802">
    <w:abstractNumId w:val="27"/>
  </w:num>
  <w:num w:numId="53" w16cid:durableId="970982356">
    <w:abstractNumId w:val="55"/>
  </w:num>
  <w:num w:numId="54" w16cid:durableId="616110215">
    <w:abstractNumId w:val="26"/>
  </w:num>
  <w:num w:numId="55" w16cid:durableId="1726483520">
    <w:abstractNumId w:val="15"/>
  </w:num>
  <w:num w:numId="56" w16cid:durableId="241791676">
    <w:abstractNumId w:val="48"/>
  </w:num>
  <w:numIdMacAtCleanup w:val="4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hite, Basil - MRP-APHIS">
    <w15:presenceInfo w15:providerId="None" w15:userId="White, Basil - MRP-APHI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activeWritingStyle w:appName="MSWord" w:lang="fr-FR" w:vendorID="64" w:dllVersion="0" w:nlCheck="1" w:checkStyle="0"/>
  <w:activeWritingStyle w:appName="MSWord" w:lang="en-US" w:vendorID="64" w:dllVersion="0" w:nlCheck="1" w:checkStyle="0"/>
  <w:proofState w:spelling="clean"/>
  <w:trackRevisions/>
  <w:documentProtection w:edit="trackedChanges" w:enforcement="1" w:cryptProviderType="rsaAES" w:cryptAlgorithmClass="hash" w:cryptAlgorithmType="typeAny" w:cryptAlgorithmSid="14" w:cryptSpinCount="100000" w:hash="x2SVlmIK9NtpMPzbKo5QQkIP/wLtSePGrx2gOACrdqGeGWxXDMvgD5mnMzKqZt7N1l3TU7URc95/bnmG/POdTA==" w:salt="E6QTdvZ4EM784eZa88Oehw=="/>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051"/>
    <w:rsid w:val="000005AF"/>
    <w:rsid w:val="00000B4B"/>
    <w:rsid w:val="00000F6A"/>
    <w:rsid w:val="0000114E"/>
    <w:rsid w:val="00001AC2"/>
    <w:rsid w:val="00002496"/>
    <w:rsid w:val="0000252F"/>
    <w:rsid w:val="000025BB"/>
    <w:rsid w:val="000026E9"/>
    <w:rsid w:val="0000273E"/>
    <w:rsid w:val="000027D6"/>
    <w:rsid w:val="00002859"/>
    <w:rsid w:val="00002991"/>
    <w:rsid w:val="00003596"/>
    <w:rsid w:val="000035F9"/>
    <w:rsid w:val="0000371D"/>
    <w:rsid w:val="00003FC3"/>
    <w:rsid w:val="000043D1"/>
    <w:rsid w:val="00004773"/>
    <w:rsid w:val="00004B6D"/>
    <w:rsid w:val="00004E3C"/>
    <w:rsid w:val="0000519B"/>
    <w:rsid w:val="00005596"/>
    <w:rsid w:val="00005AB7"/>
    <w:rsid w:val="00006F7A"/>
    <w:rsid w:val="0000752A"/>
    <w:rsid w:val="0000773A"/>
    <w:rsid w:val="00007936"/>
    <w:rsid w:val="00007CF7"/>
    <w:rsid w:val="00010112"/>
    <w:rsid w:val="000101ED"/>
    <w:rsid w:val="0001061C"/>
    <w:rsid w:val="00010FB3"/>
    <w:rsid w:val="00011BFC"/>
    <w:rsid w:val="00011F70"/>
    <w:rsid w:val="0001247E"/>
    <w:rsid w:val="0001270B"/>
    <w:rsid w:val="00012786"/>
    <w:rsid w:val="000131F4"/>
    <w:rsid w:val="0001382B"/>
    <w:rsid w:val="000141C6"/>
    <w:rsid w:val="00014553"/>
    <w:rsid w:val="00014888"/>
    <w:rsid w:val="00014FF5"/>
    <w:rsid w:val="00015337"/>
    <w:rsid w:val="000155CD"/>
    <w:rsid w:val="00015AFB"/>
    <w:rsid w:val="00015CB4"/>
    <w:rsid w:val="000160C7"/>
    <w:rsid w:val="0001620D"/>
    <w:rsid w:val="0001690E"/>
    <w:rsid w:val="0001692A"/>
    <w:rsid w:val="00016DCB"/>
    <w:rsid w:val="00016E58"/>
    <w:rsid w:val="00017A23"/>
    <w:rsid w:val="00020159"/>
    <w:rsid w:val="00020349"/>
    <w:rsid w:val="00020449"/>
    <w:rsid w:val="00020525"/>
    <w:rsid w:val="0002056D"/>
    <w:rsid w:val="000206EF"/>
    <w:rsid w:val="000209BD"/>
    <w:rsid w:val="00020BF0"/>
    <w:rsid w:val="0002114F"/>
    <w:rsid w:val="000213F9"/>
    <w:rsid w:val="000215A3"/>
    <w:rsid w:val="00021991"/>
    <w:rsid w:val="00021E92"/>
    <w:rsid w:val="0002205E"/>
    <w:rsid w:val="00022990"/>
    <w:rsid w:val="00023447"/>
    <w:rsid w:val="000245E9"/>
    <w:rsid w:val="000246B2"/>
    <w:rsid w:val="0002523B"/>
    <w:rsid w:val="00025896"/>
    <w:rsid w:val="00025E44"/>
    <w:rsid w:val="00026139"/>
    <w:rsid w:val="00026797"/>
    <w:rsid w:val="000267CE"/>
    <w:rsid w:val="00026B62"/>
    <w:rsid w:val="00026E05"/>
    <w:rsid w:val="000272DD"/>
    <w:rsid w:val="000273F1"/>
    <w:rsid w:val="0002742A"/>
    <w:rsid w:val="00027A1B"/>
    <w:rsid w:val="00027AA2"/>
    <w:rsid w:val="00030951"/>
    <w:rsid w:val="00030EBB"/>
    <w:rsid w:val="00030FAA"/>
    <w:rsid w:val="00031019"/>
    <w:rsid w:val="000313B3"/>
    <w:rsid w:val="00031821"/>
    <w:rsid w:val="00031A2D"/>
    <w:rsid w:val="00031ABA"/>
    <w:rsid w:val="00031B45"/>
    <w:rsid w:val="00031DDB"/>
    <w:rsid w:val="00031EED"/>
    <w:rsid w:val="00032BA6"/>
    <w:rsid w:val="00033080"/>
    <w:rsid w:val="000330A5"/>
    <w:rsid w:val="000332F8"/>
    <w:rsid w:val="00033375"/>
    <w:rsid w:val="00033DEA"/>
    <w:rsid w:val="00033E12"/>
    <w:rsid w:val="00034BF5"/>
    <w:rsid w:val="00034D0F"/>
    <w:rsid w:val="00034E28"/>
    <w:rsid w:val="0003525D"/>
    <w:rsid w:val="00035268"/>
    <w:rsid w:val="0003589E"/>
    <w:rsid w:val="00035FF0"/>
    <w:rsid w:val="00036073"/>
    <w:rsid w:val="00037090"/>
    <w:rsid w:val="000375F2"/>
    <w:rsid w:val="000377E5"/>
    <w:rsid w:val="00037A1E"/>
    <w:rsid w:val="00037A84"/>
    <w:rsid w:val="00037B87"/>
    <w:rsid w:val="00037D36"/>
    <w:rsid w:val="000404EA"/>
    <w:rsid w:val="000405D3"/>
    <w:rsid w:val="0004078F"/>
    <w:rsid w:val="00041373"/>
    <w:rsid w:val="000414E0"/>
    <w:rsid w:val="00041A48"/>
    <w:rsid w:val="00043040"/>
    <w:rsid w:val="000439D4"/>
    <w:rsid w:val="00043C52"/>
    <w:rsid w:val="00043E49"/>
    <w:rsid w:val="000440E4"/>
    <w:rsid w:val="00044B00"/>
    <w:rsid w:val="00045A78"/>
    <w:rsid w:val="00045B83"/>
    <w:rsid w:val="00045DAE"/>
    <w:rsid w:val="00045E3A"/>
    <w:rsid w:val="00047934"/>
    <w:rsid w:val="000519E0"/>
    <w:rsid w:val="00051AE1"/>
    <w:rsid w:val="00052534"/>
    <w:rsid w:val="000526A5"/>
    <w:rsid w:val="00052BC0"/>
    <w:rsid w:val="00052D26"/>
    <w:rsid w:val="00052D82"/>
    <w:rsid w:val="00052F48"/>
    <w:rsid w:val="000530ED"/>
    <w:rsid w:val="00053267"/>
    <w:rsid w:val="000537D4"/>
    <w:rsid w:val="00053A8E"/>
    <w:rsid w:val="00053C98"/>
    <w:rsid w:val="000541BF"/>
    <w:rsid w:val="000541EB"/>
    <w:rsid w:val="00054661"/>
    <w:rsid w:val="00054732"/>
    <w:rsid w:val="00054AE7"/>
    <w:rsid w:val="00054B43"/>
    <w:rsid w:val="00055486"/>
    <w:rsid w:val="000554FD"/>
    <w:rsid w:val="00056EAD"/>
    <w:rsid w:val="000573A2"/>
    <w:rsid w:val="000579D2"/>
    <w:rsid w:val="00057C7B"/>
    <w:rsid w:val="00060153"/>
    <w:rsid w:val="0006087C"/>
    <w:rsid w:val="00060D44"/>
    <w:rsid w:val="00060E47"/>
    <w:rsid w:val="00061407"/>
    <w:rsid w:val="000617EE"/>
    <w:rsid w:val="00061BB7"/>
    <w:rsid w:val="00061E9F"/>
    <w:rsid w:val="0006226F"/>
    <w:rsid w:val="00062455"/>
    <w:rsid w:val="000624C8"/>
    <w:rsid w:val="00062603"/>
    <w:rsid w:val="00063E04"/>
    <w:rsid w:val="0006416D"/>
    <w:rsid w:val="00064B21"/>
    <w:rsid w:val="00064BC8"/>
    <w:rsid w:val="00064DD1"/>
    <w:rsid w:val="00065E6C"/>
    <w:rsid w:val="00066218"/>
    <w:rsid w:val="000662BA"/>
    <w:rsid w:val="00066649"/>
    <w:rsid w:val="00066AAB"/>
    <w:rsid w:val="00070719"/>
    <w:rsid w:val="00070CE2"/>
    <w:rsid w:val="00071468"/>
    <w:rsid w:val="00072128"/>
    <w:rsid w:val="000721A2"/>
    <w:rsid w:val="00072AE3"/>
    <w:rsid w:val="00072ED0"/>
    <w:rsid w:val="0007314B"/>
    <w:rsid w:val="000733E9"/>
    <w:rsid w:val="00073979"/>
    <w:rsid w:val="0007399A"/>
    <w:rsid w:val="000739A6"/>
    <w:rsid w:val="000746D9"/>
    <w:rsid w:val="0007550F"/>
    <w:rsid w:val="000757E4"/>
    <w:rsid w:val="00075BBF"/>
    <w:rsid w:val="00075C23"/>
    <w:rsid w:val="00075D53"/>
    <w:rsid w:val="00076275"/>
    <w:rsid w:val="0007641A"/>
    <w:rsid w:val="00077021"/>
    <w:rsid w:val="00077FE4"/>
    <w:rsid w:val="0008006B"/>
    <w:rsid w:val="000813DE"/>
    <w:rsid w:val="00081693"/>
    <w:rsid w:val="0008192B"/>
    <w:rsid w:val="00082A53"/>
    <w:rsid w:val="00082CBA"/>
    <w:rsid w:val="00084534"/>
    <w:rsid w:val="00084678"/>
    <w:rsid w:val="000848FA"/>
    <w:rsid w:val="000849CA"/>
    <w:rsid w:val="00084F6D"/>
    <w:rsid w:val="00085027"/>
    <w:rsid w:val="00085901"/>
    <w:rsid w:val="00085C40"/>
    <w:rsid w:val="00085CF2"/>
    <w:rsid w:val="0008606A"/>
    <w:rsid w:val="0008610A"/>
    <w:rsid w:val="000866B9"/>
    <w:rsid w:val="0008687B"/>
    <w:rsid w:val="000869A0"/>
    <w:rsid w:val="000874BE"/>
    <w:rsid w:val="000874E2"/>
    <w:rsid w:val="00087AB2"/>
    <w:rsid w:val="0009021F"/>
    <w:rsid w:val="000903D1"/>
    <w:rsid w:val="00090AFF"/>
    <w:rsid w:val="0009197E"/>
    <w:rsid w:val="00091ADD"/>
    <w:rsid w:val="00091AF4"/>
    <w:rsid w:val="00091E5B"/>
    <w:rsid w:val="0009233F"/>
    <w:rsid w:val="00092723"/>
    <w:rsid w:val="00092989"/>
    <w:rsid w:val="00092A29"/>
    <w:rsid w:val="00092BC0"/>
    <w:rsid w:val="00093B9E"/>
    <w:rsid w:val="00093F2C"/>
    <w:rsid w:val="00094023"/>
    <w:rsid w:val="00094027"/>
    <w:rsid w:val="000946BC"/>
    <w:rsid w:val="00094C4C"/>
    <w:rsid w:val="00094DD5"/>
    <w:rsid w:val="0009548B"/>
    <w:rsid w:val="0009584D"/>
    <w:rsid w:val="00095894"/>
    <w:rsid w:val="00095D42"/>
    <w:rsid w:val="00095F59"/>
    <w:rsid w:val="00096A77"/>
    <w:rsid w:val="00096E28"/>
    <w:rsid w:val="000976AA"/>
    <w:rsid w:val="0009796B"/>
    <w:rsid w:val="000A1370"/>
    <w:rsid w:val="000A17B6"/>
    <w:rsid w:val="000A1923"/>
    <w:rsid w:val="000A194E"/>
    <w:rsid w:val="000A1E4E"/>
    <w:rsid w:val="000A201A"/>
    <w:rsid w:val="000A27DA"/>
    <w:rsid w:val="000A2DAE"/>
    <w:rsid w:val="000A2E05"/>
    <w:rsid w:val="000A2FE3"/>
    <w:rsid w:val="000A3ABE"/>
    <w:rsid w:val="000A42B1"/>
    <w:rsid w:val="000A46B3"/>
    <w:rsid w:val="000A4D70"/>
    <w:rsid w:val="000A5374"/>
    <w:rsid w:val="000A53AB"/>
    <w:rsid w:val="000A60DD"/>
    <w:rsid w:val="000A613D"/>
    <w:rsid w:val="000A61F7"/>
    <w:rsid w:val="000A6561"/>
    <w:rsid w:val="000A687A"/>
    <w:rsid w:val="000A72B1"/>
    <w:rsid w:val="000A7C25"/>
    <w:rsid w:val="000A7E98"/>
    <w:rsid w:val="000B051F"/>
    <w:rsid w:val="000B08D3"/>
    <w:rsid w:val="000B1202"/>
    <w:rsid w:val="000B15AA"/>
    <w:rsid w:val="000B323F"/>
    <w:rsid w:val="000B3815"/>
    <w:rsid w:val="000B3F54"/>
    <w:rsid w:val="000B3F99"/>
    <w:rsid w:val="000B3FD7"/>
    <w:rsid w:val="000B4072"/>
    <w:rsid w:val="000B4643"/>
    <w:rsid w:val="000B4FB2"/>
    <w:rsid w:val="000B4FF8"/>
    <w:rsid w:val="000B5026"/>
    <w:rsid w:val="000B508D"/>
    <w:rsid w:val="000B51EC"/>
    <w:rsid w:val="000B595C"/>
    <w:rsid w:val="000B5C18"/>
    <w:rsid w:val="000B6375"/>
    <w:rsid w:val="000B6EA9"/>
    <w:rsid w:val="000B6FE5"/>
    <w:rsid w:val="000B75F5"/>
    <w:rsid w:val="000B7AC6"/>
    <w:rsid w:val="000C045A"/>
    <w:rsid w:val="000C05FA"/>
    <w:rsid w:val="000C1AB0"/>
    <w:rsid w:val="000C2017"/>
    <w:rsid w:val="000C2355"/>
    <w:rsid w:val="000C294D"/>
    <w:rsid w:val="000C2A11"/>
    <w:rsid w:val="000C2EE3"/>
    <w:rsid w:val="000C31A9"/>
    <w:rsid w:val="000C31FB"/>
    <w:rsid w:val="000C3B87"/>
    <w:rsid w:val="000C4217"/>
    <w:rsid w:val="000C65F0"/>
    <w:rsid w:val="000C713A"/>
    <w:rsid w:val="000D035E"/>
    <w:rsid w:val="000D0432"/>
    <w:rsid w:val="000D0D89"/>
    <w:rsid w:val="000D142F"/>
    <w:rsid w:val="000D1AA1"/>
    <w:rsid w:val="000D1BC7"/>
    <w:rsid w:val="000D1BE2"/>
    <w:rsid w:val="000D2931"/>
    <w:rsid w:val="000D2FA7"/>
    <w:rsid w:val="000D3080"/>
    <w:rsid w:val="000D32B9"/>
    <w:rsid w:val="000D3DFF"/>
    <w:rsid w:val="000D3F1E"/>
    <w:rsid w:val="000D4515"/>
    <w:rsid w:val="000D4551"/>
    <w:rsid w:val="000D486A"/>
    <w:rsid w:val="000D4DCE"/>
    <w:rsid w:val="000D5598"/>
    <w:rsid w:val="000D58AF"/>
    <w:rsid w:val="000D5A10"/>
    <w:rsid w:val="000D5B84"/>
    <w:rsid w:val="000D5BBE"/>
    <w:rsid w:val="000D5C40"/>
    <w:rsid w:val="000D6201"/>
    <w:rsid w:val="000D6341"/>
    <w:rsid w:val="000D65AD"/>
    <w:rsid w:val="000D6A7B"/>
    <w:rsid w:val="000D76E3"/>
    <w:rsid w:val="000D7CF9"/>
    <w:rsid w:val="000E0682"/>
    <w:rsid w:val="000E08B2"/>
    <w:rsid w:val="000E1E20"/>
    <w:rsid w:val="000E2167"/>
    <w:rsid w:val="000E230E"/>
    <w:rsid w:val="000E351E"/>
    <w:rsid w:val="000E43FD"/>
    <w:rsid w:val="000E4974"/>
    <w:rsid w:val="000E4C8D"/>
    <w:rsid w:val="000E4D65"/>
    <w:rsid w:val="000E4DEE"/>
    <w:rsid w:val="000E50A7"/>
    <w:rsid w:val="000E5956"/>
    <w:rsid w:val="000E6542"/>
    <w:rsid w:val="000E6B75"/>
    <w:rsid w:val="000E7044"/>
    <w:rsid w:val="000E74E0"/>
    <w:rsid w:val="000E79D3"/>
    <w:rsid w:val="000E7A22"/>
    <w:rsid w:val="000E7D9D"/>
    <w:rsid w:val="000E7E0C"/>
    <w:rsid w:val="000E7E83"/>
    <w:rsid w:val="000F0104"/>
    <w:rsid w:val="000F03AE"/>
    <w:rsid w:val="000F0BA4"/>
    <w:rsid w:val="000F0C51"/>
    <w:rsid w:val="000F0CA0"/>
    <w:rsid w:val="000F1934"/>
    <w:rsid w:val="000F19EE"/>
    <w:rsid w:val="000F1B98"/>
    <w:rsid w:val="000F1F26"/>
    <w:rsid w:val="000F2651"/>
    <w:rsid w:val="000F28B8"/>
    <w:rsid w:val="000F2ADF"/>
    <w:rsid w:val="000F2B3F"/>
    <w:rsid w:val="000F2FE2"/>
    <w:rsid w:val="000F2FFD"/>
    <w:rsid w:val="000F3348"/>
    <w:rsid w:val="000F35BE"/>
    <w:rsid w:val="000F3AC1"/>
    <w:rsid w:val="000F4409"/>
    <w:rsid w:val="000F4678"/>
    <w:rsid w:val="000F4871"/>
    <w:rsid w:val="000F49AA"/>
    <w:rsid w:val="000F4BA5"/>
    <w:rsid w:val="000F4C2F"/>
    <w:rsid w:val="000F5543"/>
    <w:rsid w:val="000F56B5"/>
    <w:rsid w:val="000F623F"/>
    <w:rsid w:val="000F62C4"/>
    <w:rsid w:val="000F6708"/>
    <w:rsid w:val="000F6B38"/>
    <w:rsid w:val="000F7B2F"/>
    <w:rsid w:val="000F7C4C"/>
    <w:rsid w:val="0010068C"/>
    <w:rsid w:val="00100781"/>
    <w:rsid w:val="0010098C"/>
    <w:rsid w:val="00100AE4"/>
    <w:rsid w:val="00100EBB"/>
    <w:rsid w:val="001015DE"/>
    <w:rsid w:val="00101770"/>
    <w:rsid w:val="001029E4"/>
    <w:rsid w:val="00102B5F"/>
    <w:rsid w:val="00102CC2"/>
    <w:rsid w:val="00102E37"/>
    <w:rsid w:val="001036C2"/>
    <w:rsid w:val="00103872"/>
    <w:rsid w:val="00103CBA"/>
    <w:rsid w:val="001048C5"/>
    <w:rsid w:val="00104CE3"/>
    <w:rsid w:val="00104DB1"/>
    <w:rsid w:val="00104FE7"/>
    <w:rsid w:val="001052F7"/>
    <w:rsid w:val="00105672"/>
    <w:rsid w:val="00105B35"/>
    <w:rsid w:val="001062CC"/>
    <w:rsid w:val="001062D3"/>
    <w:rsid w:val="001066B8"/>
    <w:rsid w:val="001067C1"/>
    <w:rsid w:val="00106B9D"/>
    <w:rsid w:val="00106CE9"/>
    <w:rsid w:val="001073CA"/>
    <w:rsid w:val="00107779"/>
    <w:rsid w:val="001079E8"/>
    <w:rsid w:val="001102A0"/>
    <w:rsid w:val="00110335"/>
    <w:rsid w:val="001106EC"/>
    <w:rsid w:val="00110B24"/>
    <w:rsid w:val="001115FF"/>
    <w:rsid w:val="00111BA2"/>
    <w:rsid w:val="00111C6A"/>
    <w:rsid w:val="00111E3D"/>
    <w:rsid w:val="00111E98"/>
    <w:rsid w:val="00112290"/>
    <w:rsid w:val="00112738"/>
    <w:rsid w:val="00112A63"/>
    <w:rsid w:val="00112C04"/>
    <w:rsid w:val="0011332D"/>
    <w:rsid w:val="001134D2"/>
    <w:rsid w:val="00113660"/>
    <w:rsid w:val="00113806"/>
    <w:rsid w:val="00114416"/>
    <w:rsid w:val="00114659"/>
    <w:rsid w:val="00114A7B"/>
    <w:rsid w:val="00114E05"/>
    <w:rsid w:val="001154E2"/>
    <w:rsid w:val="00115633"/>
    <w:rsid w:val="001158AE"/>
    <w:rsid w:val="001159D9"/>
    <w:rsid w:val="00115AF1"/>
    <w:rsid w:val="0011612A"/>
    <w:rsid w:val="00116463"/>
    <w:rsid w:val="0011647E"/>
    <w:rsid w:val="0011718A"/>
    <w:rsid w:val="00117C96"/>
    <w:rsid w:val="00117DFD"/>
    <w:rsid w:val="00120124"/>
    <w:rsid w:val="00120337"/>
    <w:rsid w:val="00120546"/>
    <w:rsid w:val="00120588"/>
    <w:rsid w:val="001210C7"/>
    <w:rsid w:val="00121412"/>
    <w:rsid w:val="00121AC3"/>
    <w:rsid w:val="00121D98"/>
    <w:rsid w:val="00121FAA"/>
    <w:rsid w:val="001223CA"/>
    <w:rsid w:val="0012260D"/>
    <w:rsid w:val="0012309A"/>
    <w:rsid w:val="001230D4"/>
    <w:rsid w:val="001236C6"/>
    <w:rsid w:val="001238A1"/>
    <w:rsid w:val="00123AC1"/>
    <w:rsid w:val="00123CE7"/>
    <w:rsid w:val="00123DE7"/>
    <w:rsid w:val="00124FE4"/>
    <w:rsid w:val="0012516C"/>
    <w:rsid w:val="001252FB"/>
    <w:rsid w:val="0012572B"/>
    <w:rsid w:val="00125980"/>
    <w:rsid w:val="00125B03"/>
    <w:rsid w:val="00125B37"/>
    <w:rsid w:val="00125D77"/>
    <w:rsid w:val="00125E05"/>
    <w:rsid w:val="001261AC"/>
    <w:rsid w:val="00126A5C"/>
    <w:rsid w:val="00126CEE"/>
    <w:rsid w:val="0012703C"/>
    <w:rsid w:val="001270F6"/>
    <w:rsid w:val="00127780"/>
    <w:rsid w:val="001278B1"/>
    <w:rsid w:val="00127FEC"/>
    <w:rsid w:val="00130024"/>
    <w:rsid w:val="00130197"/>
    <w:rsid w:val="0013123C"/>
    <w:rsid w:val="00131337"/>
    <w:rsid w:val="001319D9"/>
    <w:rsid w:val="001322F1"/>
    <w:rsid w:val="00132BC0"/>
    <w:rsid w:val="00132CAF"/>
    <w:rsid w:val="00132E39"/>
    <w:rsid w:val="00132EBF"/>
    <w:rsid w:val="001346A7"/>
    <w:rsid w:val="001347B3"/>
    <w:rsid w:val="001348CB"/>
    <w:rsid w:val="00134A95"/>
    <w:rsid w:val="00134CF6"/>
    <w:rsid w:val="00134E25"/>
    <w:rsid w:val="001354E5"/>
    <w:rsid w:val="001356E2"/>
    <w:rsid w:val="00135E0C"/>
    <w:rsid w:val="00136318"/>
    <w:rsid w:val="0013708D"/>
    <w:rsid w:val="0013713A"/>
    <w:rsid w:val="00137ABB"/>
    <w:rsid w:val="00137EB2"/>
    <w:rsid w:val="00140092"/>
    <w:rsid w:val="0014066D"/>
    <w:rsid w:val="001409DC"/>
    <w:rsid w:val="001412F0"/>
    <w:rsid w:val="001419BB"/>
    <w:rsid w:val="00141C60"/>
    <w:rsid w:val="00142550"/>
    <w:rsid w:val="00143683"/>
    <w:rsid w:val="00143A94"/>
    <w:rsid w:val="00144135"/>
    <w:rsid w:val="0014469E"/>
    <w:rsid w:val="001446F3"/>
    <w:rsid w:val="001452EA"/>
    <w:rsid w:val="001454C4"/>
    <w:rsid w:val="00145C6C"/>
    <w:rsid w:val="0014638C"/>
    <w:rsid w:val="00146EB9"/>
    <w:rsid w:val="00151045"/>
    <w:rsid w:val="00151495"/>
    <w:rsid w:val="00151578"/>
    <w:rsid w:val="00152443"/>
    <w:rsid w:val="00152518"/>
    <w:rsid w:val="0015290B"/>
    <w:rsid w:val="00152C0C"/>
    <w:rsid w:val="00152CE3"/>
    <w:rsid w:val="00152E9A"/>
    <w:rsid w:val="001535B5"/>
    <w:rsid w:val="001547B2"/>
    <w:rsid w:val="00154A2F"/>
    <w:rsid w:val="00154D94"/>
    <w:rsid w:val="00154EED"/>
    <w:rsid w:val="00154F76"/>
    <w:rsid w:val="00154FF2"/>
    <w:rsid w:val="0015556B"/>
    <w:rsid w:val="00155723"/>
    <w:rsid w:val="001557D4"/>
    <w:rsid w:val="00155987"/>
    <w:rsid w:val="001559DF"/>
    <w:rsid w:val="00155B07"/>
    <w:rsid w:val="00156926"/>
    <w:rsid w:val="00156C8E"/>
    <w:rsid w:val="00156D21"/>
    <w:rsid w:val="00156FDF"/>
    <w:rsid w:val="001575BD"/>
    <w:rsid w:val="001578F9"/>
    <w:rsid w:val="00157985"/>
    <w:rsid w:val="001602FD"/>
    <w:rsid w:val="0016065A"/>
    <w:rsid w:val="00160A50"/>
    <w:rsid w:val="00161137"/>
    <w:rsid w:val="0016198B"/>
    <w:rsid w:val="001620DC"/>
    <w:rsid w:val="0016252A"/>
    <w:rsid w:val="001628A6"/>
    <w:rsid w:val="00163566"/>
    <w:rsid w:val="001654C2"/>
    <w:rsid w:val="001659C8"/>
    <w:rsid w:val="00165D87"/>
    <w:rsid w:val="00165E05"/>
    <w:rsid w:val="00166DD4"/>
    <w:rsid w:val="001672FE"/>
    <w:rsid w:val="0016762D"/>
    <w:rsid w:val="001676D2"/>
    <w:rsid w:val="0016777C"/>
    <w:rsid w:val="001678B3"/>
    <w:rsid w:val="00167C95"/>
    <w:rsid w:val="00170EA4"/>
    <w:rsid w:val="001710C4"/>
    <w:rsid w:val="001711C9"/>
    <w:rsid w:val="001713DE"/>
    <w:rsid w:val="001716BC"/>
    <w:rsid w:val="00172591"/>
    <w:rsid w:val="00172A3B"/>
    <w:rsid w:val="00172D78"/>
    <w:rsid w:val="0017357E"/>
    <w:rsid w:val="00173851"/>
    <w:rsid w:val="001741EB"/>
    <w:rsid w:val="0017444D"/>
    <w:rsid w:val="0017467F"/>
    <w:rsid w:val="001760BB"/>
    <w:rsid w:val="00176117"/>
    <w:rsid w:val="00176B6A"/>
    <w:rsid w:val="001773DC"/>
    <w:rsid w:val="00180849"/>
    <w:rsid w:val="00180DDE"/>
    <w:rsid w:val="0018122C"/>
    <w:rsid w:val="00181A37"/>
    <w:rsid w:val="00181B27"/>
    <w:rsid w:val="0018285A"/>
    <w:rsid w:val="0018302B"/>
    <w:rsid w:val="0018398C"/>
    <w:rsid w:val="00183B65"/>
    <w:rsid w:val="0018473F"/>
    <w:rsid w:val="00185105"/>
    <w:rsid w:val="00186225"/>
    <w:rsid w:val="00186481"/>
    <w:rsid w:val="00186703"/>
    <w:rsid w:val="0018699D"/>
    <w:rsid w:val="001873E0"/>
    <w:rsid w:val="00187AD1"/>
    <w:rsid w:val="00190092"/>
    <w:rsid w:val="001903DF"/>
    <w:rsid w:val="00190C68"/>
    <w:rsid w:val="00191284"/>
    <w:rsid w:val="001919DB"/>
    <w:rsid w:val="00192075"/>
    <w:rsid w:val="001921D5"/>
    <w:rsid w:val="001926F1"/>
    <w:rsid w:val="001932C6"/>
    <w:rsid w:val="00193550"/>
    <w:rsid w:val="00193B46"/>
    <w:rsid w:val="001942E9"/>
    <w:rsid w:val="0019440F"/>
    <w:rsid w:val="00194686"/>
    <w:rsid w:val="00194BDB"/>
    <w:rsid w:val="0019503F"/>
    <w:rsid w:val="00195166"/>
    <w:rsid w:val="00195258"/>
    <w:rsid w:val="00195974"/>
    <w:rsid w:val="00196363"/>
    <w:rsid w:val="001968D8"/>
    <w:rsid w:val="001969FF"/>
    <w:rsid w:val="00196D55"/>
    <w:rsid w:val="00197D91"/>
    <w:rsid w:val="001A038A"/>
    <w:rsid w:val="001A0545"/>
    <w:rsid w:val="001A09E8"/>
    <w:rsid w:val="001A1086"/>
    <w:rsid w:val="001A15A0"/>
    <w:rsid w:val="001A191B"/>
    <w:rsid w:val="001A19EE"/>
    <w:rsid w:val="001A1C11"/>
    <w:rsid w:val="001A34A0"/>
    <w:rsid w:val="001A3811"/>
    <w:rsid w:val="001A4077"/>
    <w:rsid w:val="001A40E8"/>
    <w:rsid w:val="001A42D0"/>
    <w:rsid w:val="001A49A5"/>
    <w:rsid w:val="001A4BE1"/>
    <w:rsid w:val="001A5C4B"/>
    <w:rsid w:val="001A5F85"/>
    <w:rsid w:val="001A5F9F"/>
    <w:rsid w:val="001A60E2"/>
    <w:rsid w:val="001A701E"/>
    <w:rsid w:val="001A7507"/>
    <w:rsid w:val="001A7622"/>
    <w:rsid w:val="001A7D0B"/>
    <w:rsid w:val="001B08B2"/>
    <w:rsid w:val="001B0C55"/>
    <w:rsid w:val="001B0DFB"/>
    <w:rsid w:val="001B100F"/>
    <w:rsid w:val="001B1347"/>
    <w:rsid w:val="001B148F"/>
    <w:rsid w:val="001B1653"/>
    <w:rsid w:val="001B1B35"/>
    <w:rsid w:val="001B245E"/>
    <w:rsid w:val="001B2574"/>
    <w:rsid w:val="001B2C36"/>
    <w:rsid w:val="001B32EC"/>
    <w:rsid w:val="001B3732"/>
    <w:rsid w:val="001B376C"/>
    <w:rsid w:val="001B3AE7"/>
    <w:rsid w:val="001B3FB0"/>
    <w:rsid w:val="001B4663"/>
    <w:rsid w:val="001B4A9B"/>
    <w:rsid w:val="001B4B51"/>
    <w:rsid w:val="001B4E28"/>
    <w:rsid w:val="001B509B"/>
    <w:rsid w:val="001B5174"/>
    <w:rsid w:val="001B5232"/>
    <w:rsid w:val="001B5616"/>
    <w:rsid w:val="001B591F"/>
    <w:rsid w:val="001B6ADE"/>
    <w:rsid w:val="001B770C"/>
    <w:rsid w:val="001B793B"/>
    <w:rsid w:val="001B7C56"/>
    <w:rsid w:val="001B7EDA"/>
    <w:rsid w:val="001C0428"/>
    <w:rsid w:val="001C053F"/>
    <w:rsid w:val="001C1558"/>
    <w:rsid w:val="001C1714"/>
    <w:rsid w:val="001C1724"/>
    <w:rsid w:val="001C172D"/>
    <w:rsid w:val="001C1C2D"/>
    <w:rsid w:val="001C1CFC"/>
    <w:rsid w:val="001C21A4"/>
    <w:rsid w:val="001C223B"/>
    <w:rsid w:val="001C36D9"/>
    <w:rsid w:val="001C3785"/>
    <w:rsid w:val="001C3921"/>
    <w:rsid w:val="001C3990"/>
    <w:rsid w:val="001C3A04"/>
    <w:rsid w:val="001C3E56"/>
    <w:rsid w:val="001C43CA"/>
    <w:rsid w:val="001C54A4"/>
    <w:rsid w:val="001C5ECF"/>
    <w:rsid w:val="001C64B4"/>
    <w:rsid w:val="001C6F09"/>
    <w:rsid w:val="001D00F9"/>
    <w:rsid w:val="001D1185"/>
    <w:rsid w:val="001D13BB"/>
    <w:rsid w:val="001D2736"/>
    <w:rsid w:val="001D2C0B"/>
    <w:rsid w:val="001D2D42"/>
    <w:rsid w:val="001D2E04"/>
    <w:rsid w:val="001D2F45"/>
    <w:rsid w:val="001D31A3"/>
    <w:rsid w:val="001D3365"/>
    <w:rsid w:val="001D33E8"/>
    <w:rsid w:val="001D38CA"/>
    <w:rsid w:val="001D3A84"/>
    <w:rsid w:val="001D40F3"/>
    <w:rsid w:val="001D49B6"/>
    <w:rsid w:val="001D4B94"/>
    <w:rsid w:val="001D4DE1"/>
    <w:rsid w:val="001D59B7"/>
    <w:rsid w:val="001D5D7D"/>
    <w:rsid w:val="001D60FD"/>
    <w:rsid w:val="001D68D0"/>
    <w:rsid w:val="001D69E5"/>
    <w:rsid w:val="001D6BFA"/>
    <w:rsid w:val="001D7009"/>
    <w:rsid w:val="001D73CF"/>
    <w:rsid w:val="001D7870"/>
    <w:rsid w:val="001D7FC2"/>
    <w:rsid w:val="001E015D"/>
    <w:rsid w:val="001E06A3"/>
    <w:rsid w:val="001E0850"/>
    <w:rsid w:val="001E0CA9"/>
    <w:rsid w:val="001E0E91"/>
    <w:rsid w:val="001E0F77"/>
    <w:rsid w:val="001E15FC"/>
    <w:rsid w:val="001E1627"/>
    <w:rsid w:val="001E16E1"/>
    <w:rsid w:val="001E1719"/>
    <w:rsid w:val="001E1C74"/>
    <w:rsid w:val="001E25D7"/>
    <w:rsid w:val="001E2784"/>
    <w:rsid w:val="001E2B69"/>
    <w:rsid w:val="001E3004"/>
    <w:rsid w:val="001E3DF9"/>
    <w:rsid w:val="001E4515"/>
    <w:rsid w:val="001E488A"/>
    <w:rsid w:val="001E4B9C"/>
    <w:rsid w:val="001E51BF"/>
    <w:rsid w:val="001E5779"/>
    <w:rsid w:val="001E583F"/>
    <w:rsid w:val="001E5B71"/>
    <w:rsid w:val="001E5F56"/>
    <w:rsid w:val="001E6A70"/>
    <w:rsid w:val="001E6B21"/>
    <w:rsid w:val="001E7B3B"/>
    <w:rsid w:val="001F069E"/>
    <w:rsid w:val="001F17AC"/>
    <w:rsid w:val="001F1BDA"/>
    <w:rsid w:val="001F2020"/>
    <w:rsid w:val="001F28AA"/>
    <w:rsid w:val="001F291B"/>
    <w:rsid w:val="001F2AD6"/>
    <w:rsid w:val="001F32B5"/>
    <w:rsid w:val="001F3406"/>
    <w:rsid w:val="001F363B"/>
    <w:rsid w:val="001F396C"/>
    <w:rsid w:val="001F3D9A"/>
    <w:rsid w:val="001F408D"/>
    <w:rsid w:val="001F4332"/>
    <w:rsid w:val="001F463D"/>
    <w:rsid w:val="001F49AB"/>
    <w:rsid w:val="001F4C28"/>
    <w:rsid w:val="001F4DFB"/>
    <w:rsid w:val="001F5749"/>
    <w:rsid w:val="001F581B"/>
    <w:rsid w:val="001F5BEB"/>
    <w:rsid w:val="001F61DC"/>
    <w:rsid w:val="001F63F0"/>
    <w:rsid w:val="001F6459"/>
    <w:rsid w:val="001F725A"/>
    <w:rsid w:val="002002D2"/>
    <w:rsid w:val="00201013"/>
    <w:rsid w:val="0020149C"/>
    <w:rsid w:val="0020168A"/>
    <w:rsid w:val="00201804"/>
    <w:rsid w:val="0020250A"/>
    <w:rsid w:val="002033F6"/>
    <w:rsid w:val="00203726"/>
    <w:rsid w:val="00203D15"/>
    <w:rsid w:val="002041E0"/>
    <w:rsid w:val="002042F1"/>
    <w:rsid w:val="0020491B"/>
    <w:rsid w:val="002049B3"/>
    <w:rsid w:val="00204A21"/>
    <w:rsid w:val="00204D42"/>
    <w:rsid w:val="00204F85"/>
    <w:rsid w:val="00205E03"/>
    <w:rsid w:val="002068B7"/>
    <w:rsid w:val="00207BEA"/>
    <w:rsid w:val="0021259A"/>
    <w:rsid w:val="00212D03"/>
    <w:rsid w:val="00213FB0"/>
    <w:rsid w:val="0021401F"/>
    <w:rsid w:val="00214267"/>
    <w:rsid w:val="0021443E"/>
    <w:rsid w:val="0021480C"/>
    <w:rsid w:val="00214F4E"/>
    <w:rsid w:val="00215A0C"/>
    <w:rsid w:val="002162BD"/>
    <w:rsid w:val="00216AC5"/>
    <w:rsid w:val="00216E05"/>
    <w:rsid w:val="00217316"/>
    <w:rsid w:val="0021753A"/>
    <w:rsid w:val="00220480"/>
    <w:rsid w:val="002206B3"/>
    <w:rsid w:val="0022096E"/>
    <w:rsid w:val="002215A7"/>
    <w:rsid w:val="002217F0"/>
    <w:rsid w:val="0022197C"/>
    <w:rsid w:val="002219C7"/>
    <w:rsid w:val="00221E81"/>
    <w:rsid w:val="0022222E"/>
    <w:rsid w:val="00222512"/>
    <w:rsid w:val="00222C72"/>
    <w:rsid w:val="00222DDB"/>
    <w:rsid w:val="00222E72"/>
    <w:rsid w:val="00222EAF"/>
    <w:rsid w:val="00223882"/>
    <w:rsid w:val="00223C4C"/>
    <w:rsid w:val="0022410C"/>
    <w:rsid w:val="00224607"/>
    <w:rsid w:val="00224C46"/>
    <w:rsid w:val="002253A6"/>
    <w:rsid w:val="00225EF0"/>
    <w:rsid w:val="00225FDE"/>
    <w:rsid w:val="0022627E"/>
    <w:rsid w:val="00226C4D"/>
    <w:rsid w:val="00226FBB"/>
    <w:rsid w:val="00227811"/>
    <w:rsid w:val="00227B80"/>
    <w:rsid w:val="00227F5C"/>
    <w:rsid w:val="00230457"/>
    <w:rsid w:val="00230D92"/>
    <w:rsid w:val="0023135A"/>
    <w:rsid w:val="00232918"/>
    <w:rsid w:val="002336A7"/>
    <w:rsid w:val="00233C09"/>
    <w:rsid w:val="00234354"/>
    <w:rsid w:val="00234368"/>
    <w:rsid w:val="00234775"/>
    <w:rsid w:val="0023479D"/>
    <w:rsid w:val="0023483B"/>
    <w:rsid w:val="00234AD4"/>
    <w:rsid w:val="00234B91"/>
    <w:rsid w:val="00234C9A"/>
    <w:rsid w:val="00234CE6"/>
    <w:rsid w:val="0023539F"/>
    <w:rsid w:val="002353CC"/>
    <w:rsid w:val="0023569D"/>
    <w:rsid w:val="00235805"/>
    <w:rsid w:val="00235FF4"/>
    <w:rsid w:val="00235FF9"/>
    <w:rsid w:val="0023650E"/>
    <w:rsid w:val="00236B92"/>
    <w:rsid w:val="00236CDB"/>
    <w:rsid w:val="00236D31"/>
    <w:rsid w:val="00237074"/>
    <w:rsid w:val="0023731D"/>
    <w:rsid w:val="00240279"/>
    <w:rsid w:val="00240C04"/>
    <w:rsid w:val="002412DF"/>
    <w:rsid w:val="002415F6"/>
    <w:rsid w:val="00241EA4"/>
    <w:rsid w:val="002423C2"/>
    <w:rsid w:val="002425A7"/>
    <w:rsid w:val="00243607"/>
    <w:rsid w:val="0024363E"/>
    <w:rsid w:val="0024364E"/>
    <w:rsid w:val="00243968"/>
    <w:rsid w:val="00243E2E"/>
    <w:rsid w:val="002442C6"/>
    <w:rsid w:val="00244986"/>
    <w:rsid w:val="00244A86"/>
    <w:rsid w:val="00244ED5"/>
    <w:rsid w:val="002451C0"/>
    <w:rsid w:val="002457BB"/>
    <w:rsid w:val="00246060"/>
    <w:rsid w:val="002463FF"/>
    <w:rsid w:val="0024641D"/>
    <w:rsid w:val="00246834"/>
    <w:rsid w:val="00246C6C"/>
    <w:rsid w:val="00246D2F"/>
    <w:rsid w:val="00246EE7"/>
    <w:rsid w:val="002470CA"/>
    <w:rsid w:val="00247535"/>
    <w:rsid w:val="0024785F"/>
    <w:rsid w:val="00247EB8"/>
    <w:rsid w:val="002500EA"/>
    <w:rsid w:val="0025044F"/>
    <w:rsid w:val="00250843"/>
    <w:rsid w:val="00250D8C"/>
    <w:rsid w:val="0025107C"/>
    <w:rsid w:val="00251252"/>
    <w:rsid w:val="002513CD"/>
    <w:rsid w:val="002514C4"/>
    <w:rsid w:val="00251C8E"/>
    <w:rsid w:val="0025205A"/>
    <w:rsid w:val="0025251A"/>
    <w:rsid w:val="00252713"/>
    <w:rsid w:val="00252EFE"/>
    <w:rsid w:val="00253952"/>
    <w:rsid w:val="00253BB7"/>
    <w:rsid w:val="00253FD9"/>
    <w:rsid w:val="00254368"/>
    <w:rsid w:val="00254676"/>
    <w:rsid w:val="00254946"/>
    <w:rsid w:val="00254A0B"/>
    <w:rsid w:val="0025518D"/>
    <w:rsid w:val="0025520B"/>
    <w:rsid w:val="00256C17"/>
    <w:rsid w:val="00256F0E"/>
    <w:rsid w:val="00257F41"/>
    <w:rsid w:val="0026007F"/>
    <w:rsid w:val="00260589"/>
    <w:rsid w:val="00260E34"/>
    <w:rsid w:val="00261D78"/>
    <w:rsid w:val="00261F9D"/>
    <w:rsid w:val="002620E6"/>
    <w:rsid w:val="00262593"/>
    <w:rsid w:val="002628C1"/>
    <w:rsid w:val="00262C6C"/>
    <w:rsid w:val="0026391B"/>
    <w:rsid w:val="00263DFA"/>
    <w:rsid w:val="0026402C"/>
    <w:rsid w:val="0026462D"/>
    <w:rsid w:val="00264AF9"/>
    <w:rsid w:val="00264FD6"/>
    <w:rsid w:val="00265090"/>
    <w:rsid w:val="00265473"/>
    <w:rsid w:val="002658DE"/>
    <w:rsid w:val="002659BF"/>
    <w:rsid w:val="00265ACA"/>
    <w:rsid w:val="00265C6D"/>
    <w:rsid w:val="00265DCC"/>
    <w:rsid w:val="00266258"/>
    <w:rsid w:val="002668E9"/>
    <w:rsid w:val="00266CCB"/>
    <w:rsid w:val="0026743A"/>
    <w:rsid w:val="002676D1"/>
    <w:rsid w:val="002703B8"/>
    <w:rsid w:val="0027167A"/>
    <w:rsid w:val="00271819"/>
    <w:rsid w:val="00271950"/>
    <w:rsid w:val="002726FF"/>
    <w:rsid w:val="002734D4"/>
    <w:rsid w:val="002734F1"/>
    <w:rsid w:val="00273BB9"/>
    <w:rsid w:val="00273D12"/>
    <w:rsid w:val="0027473A"/>
    <w:rsid w:val="00274773"/>
    <w:rsid w:val="00274802"/>
    <w:rsid w:val="0027518E"/>
    <w:rsid w:val="0027523B"/>
    <w:rsid w:val="002756B7"/>
    <w:rsid w:val="002766DE"/>
    <w:rsid w:val="00276AF2"/>
    <w:rsid w:val="00276B56"/>
    <w:rsid w:val="00277535"/>
    <w:rsid w:val="00277886"/>
    <w:rsid w:val="00277DBF"/>
    <w:rsid w:val="002801AC"/>
    <w:rsid w:val="00280406"/>
    <w:rsid w:val="002804F9"/>
    <w:rsid w:val="002805A3"/>
    <w:rsid w:val="002814D5"/>
    <w:rsid w:val="00281BB3"/>
    <w:rsid w:val="002821E8"/>
    <w:rsid w:val="0028246B"/>
    <w:rsid w:val="002827DA"/>
    <w:rsid w:val="00282818"/>
    <w:rsid w:val="0028284F"/>
    <w:rsid w:val="002829D5"/>
    <w:rsid w:val="00282B7A"/>
    <w:rsid w:val="00282C72"/>
    <w:rsid w:val="00282D65"/>
    <w:rsid w:val="00282F55"/>
    <w:rsid w:val="002835D3"/>
    <w:rsid w:val="00283613"/>
    <w:rsid w:val="00283EB1"/>
    <w:rsid w:val="00283ED5"/>
    <w:rsid w:val="00284211"/>
    <w:rsid w:val="00284D0F"/>
    <w:rsid w:val="00284F86"/>
    <w:rsid w:val="00285826"/>
    <w:rsid w:val="002859CC"/>
    <w:rsid w:val="00285C6F"/>
    <w:rsid w:val="00286623"/>
    <w:rsid w:val="00286A63"/>
    <w:rsid w:val="00286B8A"/>
    <w:rsid w:val="00287C89"/>
    <w:rsid w:val="00290575"/>
    <w:rsid w:val="002907ED"/>
    <w:rsid w:val="00290C83"/>
    <w:rsid w:val="00291042"/>
    <w:rsid w:val="00291340"/>
    <w:rsid w:val="00291966"/>
    <w:rsid w:val="00291E53"/>
    <w:rsid w:val="00291F28"/>
    <w:rsid w:val="00292427"/>
    <w:rsid w:val="00292A4A"/>
    <w:rsid w:val="00292B2D"/>
    <w:rsid w:val="0029345F"/>
    <w:rsid w:val="00293D8F"/>
    <w:rsid w:val="002941BA"/>
    <w:rsid w:val="00294393"/>
    <w:rsid w:val="00295293"/>
    <w:rsid w:val="00295AAF"/>
    <w:rsid w:val="00295D33"/>
    <w:rsid w:val="00295E29"/>
    <w:rsid w:val="00295E40"/>
    <w:rsid w:val="00296A99"/>
    <w:rsid w:val="00296FB3"/>
    <w:rsid w:val="00296FC2"/>
    <w:rsid w:val="00297150"/>
    <w:rsid w:val="00297744"/>
    <w:rsid w:val="00297971"/>
    <w:rsid w:val="00297E48"/>
    <w:rsid w:val="002A0371"/>
    <w:rsid w:val="002A053F"/>
    <w:rsid w:val="002A152D"/>
    <w:rsid w:val="002A15C5"/>
    <w:rsid w:val="002A198D"/>
    <w:rsid w:val="002A2897"/>
    <w:rsid w:val="002A29D0"/>
    <w:rsid w:val="002A2ACD"/>
    <w:rsid w:val="002A30E2"/>
    <w:rsid w:val="002A335C"/>
    <w:rsid w:val="002A33F9"/>
    <w:rsid w:val="002A3C69"/>
    <w:rsid w:val="002A4888"/>
    <w:rsid w:val="002A49C0"/>
    <w:rsid w:val="002A4FCD"/>
    <w:rsid w:val="002A5D60"/>
    <w:rsid w:val="002A5F69"/>
    <w:rsid w:val="002A60AD"/>
    <w:rsid w:val="002A6254"/>
    <w:rsid w:val="002A6991"/>
    <w:rsid w:val="002A6AE1"/>
    <w:rsid w:val="002A6B2E"/>
    <w:rsid w:val="002A7073"/>
    <w:rsid w:val="002A746F"/>
    <w:rsid w:val="002A7967"/>
    <w:rsid w:val="002A7CED"/>
    <w:rsid w:val="002A7F25"/>
    <w:rsid w:val="002B013F"/>
    <w:rsid w:val="002B020C"/>
    <w:rsid w:val="002B041B"/>
    <w:rsid w:val="002B080C"/>
    <w:rsid w:val="002B0939"/>
    <w:rsid w:val="002B0A05"/>
    <w:rsid w:val="002B13E4"/>
    <w:rsid w:val="002B163D"/>
    <w:rsid w:val="002B1E88"/>
    <w:rsid w:val="002B205F"/>
    <w:rsid w:val="002B25A0"/>
    <w:rsid w:val="002B28A8"/>
    <w:rsid w:val="002B2A20"/>
    <w:rsid w:val="002B2A5E"/>
    <w:rsid w:val="002B3F5A"/>
    <w:rsid w:val="002B3FF3"/>
    <w:rsid w:val="002B4194"/>
    <w:rsid w:val="002B46AE"/>
    <w:rsid w:val="002B4CD9"/>
    <w:rsid w:val="002B53F0"/>
    <w:rsid w:val="002B6176"/>
    <w:rsid w:val="002B6BB2"/>
    <w:rsid w:val="002B77FC"/>
    <w:rsid w:val="002B7B6F"/>
    <w:rsid w:val="002C00A0"/>
    <w:rsid w:val="002C044E"/>
    <w:rsid w:val="002C06AA"/>
    <w:rsid w:val="002C07B3"/>
    <w:rsid w:val="002C0AE2"/>
    <w:rsid w:val="002C0B93"/>
    <w:rsid w:val="002C0C57"/>
    <w:rsid w:val="002C0E79"/>
    <w:rsid w:val="002C1394"/>
    <w:rsid w:val="002C2191"/>
    <w:rsid w:val="002C2809"/>
    <w:rsid w:val="002C286A"/>
    <w:rsid w:val="002C2D1B"/>
    <w:rsid w:val="002C32BA"/>
    <w:rsid w:val="002C3617"/>
    <w:rsid w:val="002C3E68"/>
    <w:rsid w:val="002C3EA0"/>
    <w:rsid w:val="002C439A"/>
    <w:rsid w:val="002C5045"/>
    <w:rsid w:val="002C516D"/>
    <w:rsid w:val="002C51EC"/>
    <w:rsid w:val="002C57F9"/>
    <w:rsid w:val="002C5C3A"/>
    <w:rsid w:val="002C63CF"/>
    <w:rsid w:val="002C63F0"/>
    <w:rsid w:val="002C698D"/>
    <w:rsid w:val="002C7B41"/>
    <w:rsid w:val="002C7C7B"/>
    <w:rsid w:val="002D0C8E"/>
    <w:rsid w:val="002D0D1D"/>
    <w:rsid w:val="002D0DE8"/>
    <w:rsid w:val="002D1875"/>
    <w:rsid w:val="002D2529"/>
    <w:rsid w:val="002D2868"/>
    <w:rsid w:val="002D2D66"/>
    <w:rsid w:val="002D37DB"/>
    <w:rsid w:val="002D3FD0"/>
    <w:rsid w:val="002D4206"/>
    <w:rsid w:val="002D44FC"/>
    <w:rsid w:val="002D4580"/>
    <w:rsid w:val="002D4FB4"/>
    <w:rsid w:val="002D5149"/>
    <w:rsid w:val="002D5226"/>
    <w:rsid w:val="002D6616"/>
    <w:rsid w:val="002D7125"/>
    <w:rsid w:val="002D76F5"/>
    <w:rsid w:val="002D7918"/>
    <w:rsid w:val="002D7E85"/>
    <w:rsid w:val="002E051B"/>
    <w:rsid w:val="002E06EC"/>
    <w:rsid w:val="002E07FC"/>
    <w:rsid w:val="002E0972"/>
    <w:rsid w:val="002E0A7F"/>
    <w:rsid w:val="002E0C6D"/>
    <w:rsid w:val="002E15B6"/>
    <w:rsid w:val="002E1A28"/>
    <w:rsid w:val="002E221B"/>
    <w:rsid w:val="002E2472"/>
    <w:rsid w:val="002E26D8"/>
    <w:rsid w:val="002E2CB2"/>
    <w:rsid w:val="002E3EB7"/>
    <w:rsid w:val="002E4326"/>
    <w:rsid w:val="002E445D"/>
    <w:rsid w:val="002E4B90"/>
    <w:rsid w:val="002E524B"/>
    <w:rsid w:val="002E6070"/>
    <w:rsid w:val="002E6540"/>
    <w:rsid w:val="002E65F7"/>
    <w:rsid w:val="002E6745"/>
    <w:rsid w:val="002E6D3D"/>
    <w:rsid w:val="002E783E"/>
    <w:rsid w:val="002E78B7"/>
    <w:rsid w:val="002E7DB5"/>
    <w:rsid w:val="002E7F6D"/>
    <w:rsid w:val="002F0271"/>
    <w:rsid w:val="002F0560"/>
    <w:rsid w:val="002F0F4A"/>
    <w:rsid w:val="002F113F"/>
    <w:rsid w:val="002F26EA"/>
    <w:rsid w:val="002F354F"/>
    <w:rsid w:val="002F3958"/>
    <w:rsid w:val="002F3A6D"/>
    <w:rsid w:val="002F3F83"/>
    <w:rsid w:val="002F4126"/>
    <w:rsid w:val="002F5206"/>
    <w:rsid w:val="002F546F"/>
    <w:rsid w:val="002F5521"/>
    <w:rsid w:val="002F61F7"/>
    <w:rsid w:val="002F65BC"/>
    <w:rsid w:val="002F6A7D"/>
    <w:rsid w:val="002F6E4B"/>
    <w:rsid w:val="002F75C9"/>
    <w:rsid w:val="002F7929"/>
    <w:rsid w:val="002F7D1E"/>
    <w:rsid w:val="002F7E7B"/>
    <w:rsid w:val="00300195"/>
    <w:rsid w:val="00300405"/>
    <w:rsid w:val="0030093C"/>
    <w:rsid w:val="00300F26"/>
    <w:rsid w:val="003010C6"/>
    <w:rsid w:val="003020C0"/>
    <w:rsid w:val="003020EB"/>
    <w:rsid w:val="0030251C"/>
    <w:rsid w:val="00302E6C"/>
    <w:rsid w:val="00303C37"/>
    <w:rsid w:val="003046C7"/>
    <w:rsid w:val="00304837"/>
    <w:rsid w:val="0030494D"/>
    <w:rsid w:val="00304A99"/>
    <w:rsid w:val="003052AB"/>
    <w:rsid w:val="003054E7"/>
    <w:rsid w:val="003055BA"/>
    <w:rsid w:val="0030593F"/>
    <w:rsid w:val="00305A6A"/>
    <w:rsid w:val="00305D47"/>
    <w:rsid w:val="0030606A"/>
    <w:rsid w:val="003061D1"/>
    <w:rsid w:val="003062EB"/>
    <w:rsid w:val="00306D60"/>
    <w:rsid w:val="003070F7"/>
    <w:rsid w:val="003075D8"/>
    <w:rsid w:val="00307910"/>
    <w:rsid w:val="00307DD9"/>
    <w:rsid w:val="00310737"/>
    <w:rsid w:val="00310FF2"/>
    <w:rsid w:val="0031111D"/>
    <w:rsid w:val="0031113D"/>
    <w:rsid w:val="00311A43"/>
    <w:rsid w:val="00311CC0"/>
    <w:rsid w:val="003122CB"/>
    <w:rsid w:val="00312EDC"/>
    <w:rsid w:val="00313C09"/>
    <w:rsid w:val="00313DF6"/>
    <w:rsid w:val="0031463C"/>
    <w:rsid w:val="00314C87"/>
    <w:rsid w:val="00314F5D"/>
    <w:rsid w:val="0031548D"/>
    <w:rsid w:val="003159CD"/>
    <w:rsid w:val="003162AD"/>
    <w:rsid w:val="0031659B"/>
    <w:rsid w:val="003165CC"/>
    <w:rsid w:val="003173E8"/>
    <w:rsid w:val="003174F5"/>
    <w:rsid w:val="00317BF5"/>
    <w:rsid w:val="00320D5A"/>
    <w:rsid w:val="00320D8C"/>
    <w:rsid w:val="00320EBB"/>
    <w:rsid w:val="00321020"/>
    <w:rsid w:val="003216D5"/>
    <w:rsid w:val="00321A80"/>
    <w:rsid w:val="003221E4"/>
    <w:rsid w:val="00322812"/>
    <w:rsid w:val="00322B51"/>
    <w:rsid w:val="00323B5E"/>
    <w:rsid w:val="00323BDF"/>
    <w:rsid w:val="003241CF"/>
    <w:rsid w:val="003243AE"/>
    <w:rsid w:val="0032486C"/>
    <w:rsid w:val="00324A69"/>
    <w:rsid w:val="00324B5D"/>
    <w:rsid w:val="00325DD1"/>
    <w:rsid w:val="00325E6B"/>
    <w:rsid w:val="00326B1D"/>
    <w:rsid w:val="00326CFF"/>
    <w:rsid w:val="00326FE2"/>
    <w:rsid w:val="0032703C"/>
    <w:rsid w:val="0032707B"/>
    <w:rsid w:val="0032737B"/>
    <w:rsid w:val="003279C3"/>
    <w:rsid w:val="00327F63"/>
    <w:rsid w:val="00331DC0"/>
    <w:rsid w:val="00332105"/>
    <w:rsid w:val="00332937"/>
    <w:rsid w:val="00333842"/>
    <w:rsid w:val="00333868"/>
    <w:rsid w:val="00333A63"/>
    <w:rsid w:val="00333C73"/>
    <w:rsid w:val="003341C3"/>
    <w:rsid w:val="003341C6"/>
    <w:rsid w:val="00334669"/>
    <w:rsid w:val="003346FA"/>
    <w:rsid w:val="00334940"/>
    <w:rsid w:val="0033607E"/>
    <w:rsid w:val="003364EE"/>
    <w:rsid w:val="0033676E"/>
    <w:rsid w:val="003367B9"/>
    <w:rsid w:val="00337533"/>
    <w:rsid w:val="0034031E"/>
    <w:rsid w:val="0034062B"/>
    <w:rsid w:val="0034084D"/>
    <w:rsid w:val="0034314A"/>
    <w:rsid w:val="00343685"/>
    <w:rsid w:val="00343C59"/>
    <w:rsid w:val="00343E1A"/>
    <w:rsid w:val="003452CD"/>
    <w:rsid w:val="00345350"/>
    <w:rsid w:val="0034587E"/>
    <w:rsid w:val="00345891"/>
    <w:rsid w:val="003458B0"/>
    <w:rsid w:val="00345C06"/>
    <w:rsid w:val="0034741B"/>
    <w:rsid w:val="00347596"/>
    <w:rsid w:val="00347C6F"/>
    <w:rsid w:val="003502FD"/>
    <w:rsid w:val="0035048E"/>
    <w:rsid w:val="003509EA"/>
    <w:rsid w:val="00350B44"/>
    <w:rsid w:val="0035107D"/>
    <w:rsid w:val="00351535"/>
    <w:rsid w:val="003525B5"/>
    <w:rsid w:val="00352702"/>
    <w:rsid w:val="00352771"/>
    <w:rsid w:val="00352C95"/>
    <w:rsid w:val="003538E2"/>
    <w:rsid w:val="00353907"/>
    <w:rsid w:val="003541F6"/>
    <w:rsid w:val="003542F5"/>
    <w:rsid w:val="00354B92"/>
    <w:rsid w:val="00354C4C"/>
    <w:rsid w:val="00355D56"/>
    <w:rsid w:val="0035624E"/>
    <w:rsid w:val="003565FB"/>
    <w:rsid w:val="00356AF2"/>
    <w:rsid w:val="00357985"/>
    <w:rsid w:val="003600B2"/>
    <w:rsid w:val="00360CC2"/>
    <w:rsid w:val="0036130E"/>
    <w:rsid w:val="0036195E"/>
    <w:rsid w:val="00362316"/>
    <w:rsid w:val="00362530"/>
    <w:rsid w:val="00362A55"/>
    <w:rsid w:val="003630C5"/>
    <w:rsid w:val="003630D4"/>
    <w:rsid w:val="00363501"/>
    <w:rsid w:val="00363A8F"/>
    <w:rsid w:val="00364220"/>
    <w:rsid w:val="003648DF"/>
    <w:rsid w:val="00364C15"/>
    <w:rsid w:val="00364CCC"/>
    <w:rsid w:val="00364CCF"/>
    <w:rsid w:val="0036512B"/>
    <w:rsid w:val="003654DD"/>
    <w:rsid w:val="00365CA7"/>
    <w:rsid w:val="00365ED8"/>
    <w:rsid w:val="00366032"/>
    <w:rsid w:val="003661DC"/>
    <w:rsid w:val="003662D5"/>
    <w:rsid w:val="0036644E"/>
    <w:rsid w:val="00366492"/>
    <w:rsid w:val="00367085"/>
    <w:rsid w:val="00367124"/>
    <w:rsid w:val="003671ED"/>
    <w:rsid w:val="00367480"/>
    <w:rsid w:val="00367AF7"/>
    <w:rsid w:val="0037046F"/>
    <w:rsid w:val="0037054A"/>
    <w:rsid w:val="00370607"/>
    <w:rsid w:val="003707DE"/>
    <w:rsid w:val="00371695"/>
    <w:rsid w:val="0037189C"/>
    <w:rsid w:val="00371C11"/>
    <w:rsid w:val="00371DA8"/>
    <w:rsid w:val="00372716"/>
    <w:rsid w:val="00372763"/>
    <w:rsid w:val="0037342D"/>
    <w:rsid w:val="00373B92"/>
    <w:rsid w:val="003752FB"/>
    <w:rsid w:val="003754E3"/>
    <w:rsid w:val="0037674C"/>
    <w:rsid w:val="00377145"/>
    <w:rsid w:val="003774D0"/>
    <w:rsid w:val="0037791C"/>
    <w:rsid w:val="00377AD8"/>
    <w:rsid w:val="00377F31"/>
    <w:rsid w:val="00377FA8"/>
    <w:rsid w:val="00377FB5"/>
    <w:rsid w:val="003803B4"/>
    <w:rsid w:val="003809BA"/>
    <w:rsid w:val="00380D0D"/>
    <w:rsid w:val="0038161B"/>
    <w:rsid w:val="00381AEE"/>
    <w:rsid w:val="00381DD6"/>
    <w:rsid w:val="0038203B"/>
    <w:rsid w:val="0038228D"/>
    <w:rsid w:val="00382577"/>
    <w:rsid w:val="0038281D"/>
    <w:rsid w:val="003829CF"/>
    <w:rsid w:val="00382C77"/>
    <w:rsid w:val="00383486"/>
    <w:rsid w:val="003837FD"/>
    <w:rsid w:val="00384356"/>
    <w:rsid w:val="00384455"/>
    <w:rsid w:val="0038485B"/>
    <w:rsid w:val="00385357"/>
    <w:rsid w:val="00385780"/>
    <w:rsid w:val="003859FF"/>
    <w:rsid w:val="00385DBB"/>
    <w:rsid w:val="00386258"/>
    <w:rsid w:val="0038628C"/>
    <w:rsid w:val="0038748D"/>
    <w:rsid w:val="003876ED"/>
    <w:rsid w:val="00387FE0"/>
    <w:rsid w:val="0039047A"/>
    <w:rsid w:val="00390825"/>
    <w:rsid w:val="00390887"/>
    <w:rsid w:val="00390A36"/>
    <w:rsid w:val="00390A5E"/>
    <w:rsid w:val="00390BC7"/>
    <w:rsid w:val="00390C0F"/>
    <w:rsid w:val="00390D02"/>
    <w:rsid w:val="00391872"/>
    <w:rsid w:val="00391984"/>
    <w:rsid w:val="00391A67"/>
    <w:rsid w:val="00391B2E"/>
    <w:rsid w:val="00391CFF"/>
    <w:rsid w:val="00391ECC"/>
    <w:rsid w:val="0039268A"/>
    <w:rsid w:val="0039315D"/>
    <w:rsid w:val="0039360E"/>
    <w:rsid w:val="00393AEE"/>
    <w:rsid w:val="00393DD4"/>
    <w:rsid w:val="00393E8C"/>
    <w:rsid w:val="00394277"/>
    <w:rsid w:val="00394353"/>
    <w:rsid w:val="00394DAA"/>
    <w:rsid w:val="0039609D"/>
    <w:rsid w:val="00396252"/>
    <w:rsid w:val="003962C6"/>
    <w:rsid w:val="0039660F"/>
    <w:rsid w:val="0039687E"/>
    <w:rsid w:val="00396ADD"/>
    <w:rsid w:val="003974C5"/>
    <w:rsid w:val="003A0374"/>
    <w:rsid w:val="003A0953"/>
    <w:rsid w:val="003A098B"/>
    <w:rsid w:val="003A0B0F"/>
    <w:rsid w:val="003A0C63"/>
    <w:rsid w:val="003A0C64"/>
    <w:rsid w:val="003A25FA"/>
    <w:rsid w:val="003A267E"/>
    <w:rsid w:val="003A3083"/>
    <w:rsid w:val="003A314B"/>
    <w:rsid w:val="003A3366"/>
    <w:rsid w:val="003A3665"/>
    <w:rsid w:val="003A399D"/>
    <w:rsid w:val="003A3F49"/>
    <w:rsid w:val="003A3FD2"/>
    <w:rsid w:val="003A43F8"/>
    <w:rsid w:val="003A457D"/>
    <w:rsid w:val="003A47AD"/>
    <w:rsid w:val="003A4B14"/>
    <w:rsid w:val="003A4C4F"/>
    <w:rsid w:val="003A545E"/>
    <w:rsid w:val="003A595F"/>
    <w:rsid w:val="003A5A2A"/>
    <w:rsid w:val="003A6064"/>
    <w:rsid w:val="003A61FE"/>
    <w:rsid w:val="003A6E66"/>
    <w:rsid w:val="003A701C"/>
    <w:rsid w:val="003A758D"/>
    <w:rsid w:val="003B04A6"/>
    <w:rsid w:val="003B06A6"/>
    <w:rsid w:val="003B1585"/>
    <w:rsid w:val="003B1895"/>
    <w:rsid w:val="003B18A0"/>
    <w:rsid w:val="003B18DE"/>
    <w:rsid w:val="003B1F79"/>
    <w:rsid w:val="003B21A5"/>
    <w:rsid w:val="003B22CF"/>
    <w:rsid w:val="003B2339"/>
    <w:rsid w:val="003B2A8E"/>
    <w:rsid w:val="003B2F1A"/>
    <w:rsid w:val="003B2F24"/>
    <w:rsid w:val="003B3A90"/>
    <w:rsid w:val="003B3F85"/>
    <w:rsid w:val="003B403E"/>
    <w:rsid w:val="003B4407"/>
    <w:rsid w:val="003B45C9"/>
    <w:rsid w:val="003B467B"/>
    <w:rsid w:val="003B476C"/>
    <w:rsid w:val="003B52D4"/>
    <w:rsid w:val="003B54AD"/>
    <w:rsid w:val="003B5728"/>
    <w:rsid w:val="003B5DBF"/>
    <w:rsid w:val="003B6783"/>
    <w:rsid w:val="003B6805"/>
    <w:rsid w:val="003B6821"/>
    <w:rsid w:val="003B6D48"/>
    <w:rsid w:val="003B72EC"/>
    <w:rsid w:val="003B7438"/>
    <w:rsid w:val="003B7972"/>
    <w:rsid w:val="003B7C27"/>
    <w:rsid w:val="003B7C29"/>
    <w:rsid w:val="003C0438"/>
    <w:rsid w:val="003C06C2"/>
    <w:rsid w:val="003C0CBB"/>
    <w:rsid w:val="003C14D2"/>
    <w:rsid w:val="003C189B"/>
    <w:rsid w:val="003C1EA8"/>
    <w:rsid w:val="003C227A"/>
    <w:rsid w:val="003C2C4A"/>
    <w:rsid w:val="003C2CFD"/>
    <w:rsid w:val="003C3299"/>
    <w:rsid w:val="003C35D1"/>
    <w:rsid w:val="003C3DD1"/>
    <w:rsid w:val="003C42B7"/>
    <w:rsid w:val="003C43C3"/>
    <w:rsid w:val="003C46AE"/>
    <w:rsid w:val="003C4BD0"/>
    <w:rsid w:val="003C55C0"/>
    <w:rsid w:val="003C596E"/>
    <w:rsid w:val="003C5B69"/>
    <w:rsid w:val="003C5BED"/>
    <w:rsid w:val="003C602A"/>
    <w:rsid w:val="003C6AF3"/>
    <w:rsid w:val="003C706B"/>
    <w:rsid w:val="003C73DA"/>
    <w:rsid w:val="003C7673"/>
    <w:rsid w:val="003C7802"/>
    <w:rsid w:val="003C7CAF"/>
    <w:rsid w:val="003C7F1C"/>
    <w:rsid w:val="003D0231"/>
    <w:rsid w:val="003D08C3"/>
    <w:rsid w:val="003D0C0B"/>
    <w:rsid w:val="003D0E1F"/>
    <w:rsid w:val="003D1BC1"/>
    <w:rsid w:val="003D1CE4"/>
    <w:rsid w:val="003D27BE"/>
    <w:rsid w:val="003D36A6"/>
    <w:rsid w:val="003D3B35"/>
    <w:rsid w:val="003D3EE3"/>
    <w:rsid w:val="003D4E44"/>
    <w:rsid w:val="003D4E76"/>
    <w:rsid w:val="003D5057"/>
    <w:rsid w:val="003D5D97"/>
    <w:rsid w:val="003D613C"/>
    <w:rsid w:val="003D690A"/>
    <w:rsid w:val="003D6A73"/>
    <w:rsid w:val="003D708C"/>
    <w:rsid w:val="003D74BB"/>
    <w:rsid w:val="003D7F65"/>
    <w:rsid w:val="003E0178"/>
    <w:rsid w:val="003E047A"/>
    <w:rsid w:val="003E0CB5"/>
    <w:rsid w:val="003E11D2"/>
    <w:rsid w:val="003E159C"/>
    <w:rsid w:val="003E171F"/>
    <w:rsid w:val="003E187A"/>
    <w:rsid w:val="003E18E4"/>
    <w:rsid w:val="003E22B7"/>
    <w:rsid w:val="003E233D"/>
    <w:rsid w:val="003E2379"/>
    <w:rsid w:val="003E25FE"/>
    <w:rsid w:val="003E28F2"/>
    <w:rsid w:val="003E2D4A"/>
    <w:rsid w:val="003E314B"/>
    <w:rsid w:val="003E3840"/>
    <w:rsid w:val="003E4097"/>
    <w:rsid w:val="003E4FBB"/>
    <w:rsid w:val="003E4FE0"/>
    <w:rsid w:val="003E510A"/>
    <w:rsid w:val="003E5617"/>
    <w:rsid w:val="003E5909"/>
    <w:rsid w:val="003E5E07"/>
    <w:rsid w:val="003E6C18"/>
    <w:rsid w:val="003E6DB6"/>
    <w:rsid w:val="003E7CFA"/>
    <w:rsid w:val="003E7ED0"/>
    <w:rsid w:val="003F0051"/>
    <w:rsid w:val="003F0AAB"/>
    <w:rsid w:val="003F1C75"/>
    <w:rsid w:val="003F1D28"/>
    <w:rsid w:val="003F1E95"/>
    <w:rsid w:val="003F1EB1"/>
    <w:rsid w:val="003F2163"/>
    <w:rsid w:val="003F29D9"/>
    <w:rsid w:val="003F3197"/>
    <w:rsid w:val="003F3C34"/>
    <w:rsid w:val="003F4508"/>
    <w:rsid w:val="003F47AA"/>
    <w:rsid w:val="003F4AE1"/>
    <w:rsid w:val="003F4B70"/>
    <w:rsid w:val="003F4FFF"/>
    <w:rsid w:val="003F566A"/>
    <w:rsid w:val="003F58AB"/>
    <w:rsid w:val="003F5A6E"/>
    <w:rsid w:val="003F5BC7"/>
    <w:rsid w:val="003F5CF3"/>
    <w:rsid w:val="003F6BBC"/>
    <w:rsid w:val="003F6D66"/>
    <w:rsid w:val="003F76B6"/>
    <w:rsid w:val="003F794E"/>
    <w:rsid w:val="003F7BA3"/>
    <w:rsid w:val="0040051F"/>
    <w:rsid w:val="0040079B"/>
    <w:rsid w:val="004018FC"/>
    <w:rsid w:val="00401909"/>
    <w:rsid w:val="004025C9"/>
    <w:rsid w:val="00402828"/>
    <w:rsid w:val="00403A03"/>
    <w:rsid w:val="00403AFF"/>
    <w:rsid w:val="00403B74"/>
    <w:rsid w:val="00404051"/>
    <w:rsid w:val="0040409A"/>
    <w:rsid w:val="0040425D"/>
    <w:rsid w:val="004044F5"/>
    <w:rsid w:val="00404ECD"/>
    <w:rsid w:val="00406299"/>
    <w:rsid w:val="00406B28"/>
    <w:rsid w:val="00406C87"/>
    <w:rsid w:val="00406E45"/>
    <w:rsid w:val="00407293"/>
    <w:rsid w:val="00407492"/>
    <w:rsid w:val="00407D4A"/>
    <w:rsid w:val="004105FE"/>
    <w:rsid w:val="00410702"/>
    <w:rsid w:val="00411480"/>
    <w:rsid w:val="00411AD5"/>
    <w:rsid w:val="00411EDA"/>
    <w:rsid w:val="004129D7"/>
    <w:rsid w:val="0041409A"/>
    <w:rsid w:val="0041454A"/>
    <w:rsid w:val="00414DFE"/>
    <w:rsid w:val="004167D7"/>
    <w:rsid w:val="00416C77"/>
    <w:rsid w:val="00416E64"/>
    <w:rsid w:val="004171D8"/>
    <w:rsid w:val="0041735D"/>
    <w:rsid w:val="0042022E"/>
    <w:rsid w:val="0042107A"/>
    <w:rsid w:val="004218D7"/>
    <w:rsid w:val="004222B5"/>
    <w:rsid w:val="004225D3"/>
    <w:rsid w:val="0042297C"/>
    <w:rsid w:val="00422AE3"/>
    <w:rsid w:val="00422CB7"/>
    <w:rsid w:val="00422D38"/>
    <w:rsid w:val="00423DB5"/>
    <w:rsid w:val="0042428B"/>
    <w:rsid w:val="00424CA1"/>
    <w:rsid w:val="004250BA"/>
    <w:rsid w:val="004251A8"/>
    <w:rsid w:val="004253E4"/>
    <w:rsid w:val="004256D0"/>
    <w:rsid w:val="00425E40"/>
    <w:rsid w:val="00425F65"/>
    <w:rsid w:val="0042672E"/>
    <w:rsid w:val="0042693F"/>
    <w:rsid w:val="00426CE8"/>
    <w:rsid w:val="00426D1A"/>
    <w:rsid w:val="00426FA0"/>
    <w:rsid w:val="00427333"/>
    <w:rsid w:val="00427BDA"/>
    <w:rsid w:val="00430D79"/>
    <w:rsid w:val="0043115B"/>
    <w:rsid w:val="004316DE"/>
    <w:rsid w:val="00431C7A"/>
    <w:rsid w:val="00432524"/>
    <w:rsid w:val="004327A3"/>
    <w:rsid w:val="004327CA"/>
    <w:rsid w:val="00432938"/>
    <w:rsid w:val="004333A8"/>
    <w:rsid w:val="004337B2"/>
    <w:rsid w:val="004340F4"/>
    <w:rsid w:val="00434343"/>
    <w:rsid w:val="00435481"/>
    <w:rsid w:val="00435548"/>
    <w:rsid w:val="004358D3"/>
    <w:rsid w:val="004367EF"/>
    <w:rsid w:val="00436AC6"/>
    <w:rsid w:val="00436BE4"/>
    <w:rsid w:val="00436DC5"/>
    <w:rsid w:val="00436E53"/>
    <w:rsid w:val="00436FDB"/>
    <w:rsid w:val="00437110"/>
    <w:rsid w:val="00437264"/>
    <w:rsid w:val="0043760C"/>
    <w:rsid w:val="00440C07"/>
    <w:rsid w:val="00440F61"/>
    <w:rsid w:val="00441562"/>
    <w:rsid w:val="00441C34"/>
    <w:rsid w:val="00441EB2"/>
    <w:rsid w:val="00442099"/>
    <w:rsid w:val="00442263"/>
    <w:rsid w:val="00442628"/>
    <w:rsid w:val="00442BCF"/>
    <w:rsid w:val="00443A2E"/>
    <w:rsid w:val="00443B94"/>
    <w:rsid w:val="00443BDC"/>
    <w:rsid w:val="00444D26"/>
    <w:rsid w:val="00445914"/>
    <w:rsid w:val="004459BE"/>
    <w:rsid w:val="00445EE4"/>
    <w:rsid w:val="0044718E"/>
    <w:rsid w:val="00447437"/>
    <w:rsid w:val="00447B03"/>
    <w:rsid w:val="00447BA6"/>
    <w:rsid w:val="00450919"/>
    <w:rsid w:val="004509EF"/>
    <w:rsid w:val="004511AC"/>
    <w:rsid w:val="004512A6"/>
    <w:rsid w:val="004515BC"/>
    <w:rsid w:val="004518B1"/>
    <w:rsid w:val="004518D3"/>
    <w:rsid w:val="00451CC7"/>
    <w:rsid w:val="004521CA"/>
    <w:rsid w:val="00452761"/>
    <w:rsid w:val="004527BB"/>
    <w:rsid w:val="004528FD"/>
    <w:rsid w:val="00452ACE"/>
    <w:rsid w:val="0045361D"/>
    <w:rsid w:val="0045385A"/>
    <w:rsid w:val="00453EEE"/>
    <w:rsid w:val="00454596"/>
    <w:rsid w:val="00454C2E"/>
    <w:rsid w:val="00455246"/>
    <w:rsid w:val="00455423"/>
    <w:rsid w:val="004558E5"/>
    <w:rsid w:val="004560A3"/>
    <w:rsid w:val="00456492"/>
    <w:rsid w:val="00456523"/>
    <w:rsid w:val="004568EE"/>
    <w:rsid w:val="00456EE1"/>
    <w:rsid w:val="00457752"/>
    <w:rsid w:val="0045795E"/>
    <w:rsid w:val="004579EE"/>
    <w:rsid w:val="00457CD0"/>
    <w:rsid w:val="00457EDC"/>
    <w:rsid w:val="00460154"/>
    <w:rsid w:val="00460495"/>
    <w:rsid w:val="00460496"/>
    <w:rsid w:val="00460C1F"/>
    <w:rsid w:val="004616FD"/>
    <w:rsid w:val="00461840"/>
    <w:rsid w:val="00462011"/>
    <w:rsid w:val="004623C3"/>
    <w:rsid w:val="00462571"/>
    <w:rsid w:val="00462BEA"/>
    <w:rsid w:val="004631CB"/>
    <w:rsid w:val="004632E2"/>
    <w:rsid w:val="00463356"/>
    <w:rsid w:val="00463772"/>
    <w:rsid w:val="0046440D"/>
    <w:rsid w:val="00464A8E"/>
    <w:rsid w:val="00465226"/>
    <w:rsid w:val="00465432"/>
    <w:rsid w:val="004663BD"/>
    <w:rsid w:val="00466ABF"/>
    <w:rsid w:val="00466C69"/>
    <w:rsid w:val="00467274"/>
    <w:rsid w:val="0046F828"/>
    <w:rsid w:val="00470462"/>
    <w:rsid w:val="0047071D"/>
    <w:rsid w:val="004709A3"/>
    <w:rsid w:val="004710DF"/>
    <w:rsid w:val="00471372"/>
    <w:rsid w:val="004715B3"/>
    <w:rsid w:val="00471B38"/>
    <w:rsid w:val="00472F63"/>
    <w:rsid w:val="00473221"/>
    <w:rsid w:val="0047329B"/>
    <w:rsid w:val="004739C3"/>
    <w:rsid w:val="00473B4A"/>
    <w:rsid w:val="004741E9"/>
    <w:rsid w:val="00474AC4"/>
    <w:rsid w:val="00474DF3"/>
    <w:rsid w:val="00474ED3"/>
    <w:rsid w:val="004753C2"/>
    <w:rsid w:val="00475540"/>
    <w:rsid w:val="004755C8"/>
    <w:rsid w:val="004756EC"/>
    <w:rsid w:val="00476C4D"/>
    <w:rsid w:val="00476D35"/>
    <w:rsid w:val="0047770D"/>
    <w:rsid w:val="00477924"/>
    <w:rsid w:val="00477D1D"/>
    <w:rsid w:val="00477D71"/>
    <w:rsid w:val="00480D0F"/>
    <w:rsid w:val="00480DD8"/>
    <w:rsid w:val="00481368"/>
    <w:rsid w:val="00481E0A"/>
    <w:rsid w:val="00482596"/>
    <w:rsid w:val="0048287C"/>
    <w:rsid w:val="00482A77"/>
    <w:rsid w:val="00482D1A"/>
    <w:rsid w:val="00482D88"/>
    <w:rsid w:val="00483580"/>
    <w:rsid w:val="00483E95"/>
    <w:rsid w:val="00484451"/>
    <w:rsid w:val="00484892"/>
    <w:rsid w:val="00485432"/>
    <w:rsid w:val="00485DC3"/>
    <w:rsid w:val="00486DB6"/>
    <w:rsid w:val="00487248"/>
    <w:rsid w:val="00487FD2"/>
    <w:rsid w:val="00491412"/>
    <w:rsid w:val="00492C67"/>
    <w:rsid w:val="00492C69"/>
    <w:rsid w:val="00492F3B"/>
    <w:rsid w:val="00493863"/>
    <w:rsid w:val="0049397B"/>
    <w:rsid w:val="00493C9D"/>
    <w:rsid w:val="00493D2C"/>
    <w:rsid w:val="00493F6F"/>
    <w:rsid w:val="00494253"/>
    <w:rsid w:val="0049440B"/>
    <w:rsid w:val="004950B0"/>
    <w:rsid w:val="00495672"/>
    <w:rsid w:val="004957D5"/>
    <w:rsid w:val="00495950"/>
    <w:rsid w:val="00495B64"/>
    <w:rsid w:val="00495C97"/>
    <w:rsid w:val="00495FFD"/>
    <w:rsid w:val="004963C7"/>
    <w:rsid w:val="004963FD"/>
    <w:rsid w:val="00496910"/>
    <w:rsid w:val="00496CC9"/>
    <w:rsid w:val="00496D8E"/>
    <w:rsid w:val="004970E5"/>
    <w:rsid w:val="004973B0"/>
    <w:rsid w:val="00497665"/>
    <w:rsid w:val="00497F6D"/>
    <w:rsid w:val="004A0549"/>
    <w:rsid w:val="004A11FD"/>
    <w:rsid w:val="004A12DB"/>
    <w:rsid w:val="004A1668"/>
    <w:rsid w:val="004A2259"/>
    <w:rsid w:val="004A2549"/>
    <w:rsid w:val="004A2E92"/>
    <w:rsid w:val="004A2F36"/>
    <w:rsid w:val="004A336C"/>
    <w:rsid w:val="004A37B9"/>
    <w:rsid w:val="004A39BD"/>
    <w:rsid w:val="004A3AE5"/>
    <w:rsid w:val="004A3DD3"/>
    <w:rsid w:val="004A44C0"/>
    <w:rsid w:val="004A49E2"/>
    <w:rsid w:val="004A4A2F"/>
    <w:rsid w:val="004A5177"/>
    <w:rsid w:val="004A5485"/>
    <w:rsid w:val="004A6627"/>
    <w:rsid w:val="004A6950"/>
    <w:rsid w:val="004A719D"/>
    <w:rsid w:val="004A7621"/>
    <w:rsid w:val="004A7AB9"/>
    <w:rsid w:val="004AF4AD"/>
    <w:rsid w:val="004B126D"/>
    <w:rsid w:val="004B153B"/>
    <w:rsid w:val="004B1B1D"/>
    <w:rsid w:val="004B1FE3"/>
    <w:rsid w:val="004B20B1"/>
    <w:rsid w:val="004B25E7"/>
    <w:rsid w:val="004B2A07"/>
    <w:rsid w:val="004B2B95"/>
    <w:rsid w:val="004B32B7"/>
    <w:rsid w:val="004B393C"/>
    <w:rsid w:val="004B48DE"/>
    <w:rsid w:val="004B690C"/>
    <w:rsid w:val="004B7690"/>
    <w:rsid w:val="004B78D6"/>
    <w:rsid w:val="004C0616"/>
    <w:rsid w:val="004C062D"/>
    <w:rsid w:val="004C0B45"/>
    <w:rsid w:val="004C0D3F"/>
    <w:rsid w:val="004C0E54"/>
    <w:rsid w:val="004C0E6D"/>
    <w:rsid w:val="004C0FD8"/>
    <w:rsid w:val="004C10FF"/>
    <w:rsid w:val="004C2485"/>
    <w:rsid w:val="004C2603"/>
    <w:rsid w:val="004C31A7"/>
    <w:rsid w:val="004C3412"/>
    <w:rsid w:val="004C41D3"/>
    <w:rsid w:val="004C4264"/>
    <w:rsid w:val="004C4528"/>
    <w:rsid w:val="004C48A5"/>
    <w:rsid w:val="004C4A67"/>
    <w:rsid w:val="004C51D9"/>
    <w:rsid w:val="004C54EA"/>
    <w:rsid w:val="004C5F98"/>
    <w:rsid w:val="004C6369"/>
    <w:rsid w:val="004C64E1"/>
    <w:rsid w:val="004C67C7"/>
    <w:rsid w:val="004C6DAD"/>
    <w:rsid w:val="004C7101"/>
    <w:rsid w:val="004C762E"/>
    <w:rsid w:val="004C7E00"/>
    <w:rsid w:val="004C7F3B"/>
    <w:rsid w:val="004D0182"/>
    <w:rsid w:val="004D08BB"/>
    <w:rsid w:val="004D0DC1"/>
    <w:rsid w:val="004D2517"/>
    <w:rsid w:val="004D37DF"/>
    <w:rsid w:val="004D46F7"/>
    <w:rsid w:val="004D478D"/>
    <w:rsid w:val="004D4932"/>
    <w:rsid w:val="004D4F90"/>
    <w:rsid w:val="004D514A"/>
    <w:rsid w:val="004D6D70"/>
    <w:rsid w:val="004D70E5"/>
    <w:rsid w:val="004D732C"/>
    <w:rsid w:val="004D7514"/>
    <w:rsid w:val="004E023C"/>
    <w:rsid w:val="004E0C67"/>
    <w:rsid w:val="004E0D38"/>
    <w:rsid w:val="004E1B9C"/>
    <w:rsid w:val="004E1FC7"/>
    <w:rsid w:val="004E2B2C"/>
    <w:rsid w:val="004E3163"/>
    <w:rsid w:val="004E340F"/>
    <w:rsid w:val="004E3FA9"/>
    <w:rsid w:val="004E432E"/>
    <w:rsid w:val="004E4F68"/>
    <w:rsid w:val="004E5072"/>
    <w:rsid w:val="004E644F"/>
    <w:rsid w:val="004E65E1"/>
    <w:rsid w:val="004E6B83"/>
    <w:rsid w:val="004E6BFA"/>
    <w:rsid w:val="004E7232"/>
    <w:rsid w:val="004E772E"/>
    <w:rsid w:val="004E7CD3"/>
    <w:rsid w:val="004E7DC3"/>
    <w:rsid w:val="004F00A1"/>
    <w:rsid w:val="004F06BB"/>
    <w:rsid w:val="004F0D88"/>
    <w:rsid w:val="004F0DC3"/>
    <w:rsid w:val="004F0F76"/>
    <w:rsid w:val="004F185F"/>
    <w:rsid w:val="004F1E19"/>
    <w:rsid w:val="004F2B6F"/>
    <w:rsid w:val="004F3844"/>
    <w:rsid w:val="004F3A5A"/>
    <w:rsid w:val="004F3F73"/>
    <w:rsid w:val="004F4395"/>
    <w:rsid w:val="004F572B"/>
    <w:rsid w:val="004F5E9A"/>
    <w:rsid w:val="004F6E38"/>
    <w:rsid w:val="004F73BC"/>
    <w:rsid w:val="004F7B5D"/>
    <w:rsid w:val="004F7D2C"/>
    <w:rsid w:val="005000C1"/>
    <w:rsid w:val="005002F8"/>
    <w:rsid w:val="00500C12"/>
    <w:rsid w:val="00501002"/>
    <w:rsid w:val="005010F0"/>
    <w:rsid w:val="0050140E"/>
    <w:rsid w:val="00501ABF"/>
    <w:rsid w:val="00501E64"/>
    <w:rsid w:val="00502628"/>
    <w:rsid w:val="00503E7A"/>
    <w:rsid w:val="005046F1"/>
    <w:rsid w:val="00504764"/>
    <w:rsid w:val="00504A0D"/>
    <w:rsid w:val="00504C89"/>
    <w:rsid w:val="00504D89"/>
    <w:rsid w:val="00504FB6"/>
    <w:rsid w:val="0050543A"/>
    <w:rsid w:val="00505C32"/>
    <w:rsid w:val="00506127"/>
    <w:rsid w:val="00506237"/>
    <w:rsid w:val="005062BA"/>
    <w:rsid w:val="00506347"/>
    <w:rsid w:val="00506852"/>
    <w:rsid w:val="00506D68"/>
    <w:rsid w:val="00506F64"/>
    <w:rsid w:val="005070E6"/>
    <w:rsid w:val="005079D5"/>
    <w:rsid w:val="00507ED9"/>
    <w:rsid w:val="00511098"/>
    <w:rsid w:val="0051242A"/>
    <w:rsid w:val="0051284B"/>
    <w:rsid w:val="00512B35"/>
    <w:rsid w:val="00512D44"/>
    <w:rsid w:val="005131C2"/>
    <w:rsid w:val="00513E32"/>
    <w:rsid w:val="00513E72"/>
    <w:rsid w:val="00513FD2"/>
    <w:rsid w:val="005141E2"/>
    <w:rsid w:val="00514402"/>
    <w:rsid w:val="005148C0"/>
    <w:rsid w:val="005149CF"/>
    <w:rsid w:val="0051520E"/>
    <w:rsid w:val="0051552A"/>
    <w:rsid w:val="00515675"/>
    <w:rsid w:val="00516279"/>
    <w:rsid w:val="00516E62"/>
    <w:rsid w:val="00517018"/>
    <w:rsid w:val="005173D4"/>
    <w:rsid w:val="00517F54"/>
    <w:rsid w:val="00520ADA"/>
    <w:rsid w:val="00520B7A"/>
    <w:rsid w:val="00521269"/>
    <w:rsid w:val="0052173C"/>
    <w:rsid w:val="00521ECA"/>
    <w:rsid w:val="005220CF"/>
    <w:rsid w:val="00522255"/>
    <w:rsid w:val="00522E1C"/>
    <w:rsid w:val="005237D4"/>
    <w:rsid w:val="00523C05"/>
    <w:rsid w:val="00523CDE"/>
    <w:rsid w:val="00523DF8"/>
    <w:rsid w:val="00523F12"/>
    <w:rsid w:val="00524A18"/>
    <w:rsid w:val="00524F19"/>
    <w:rsid w:val="005251EC"/>
    <w:rsid w:val="00525C50"/>
    <w:rsid w:val="00525C57"/>
    <w:rsid w:val="00525D9F"/>
    <w:rsid w:val="0052642D"/>
    <w:rsid w:val="00526AC0"/>
    <w:rsid w:val="00526EF9"/>
    <w:rsid w:val="00527F16"/>
    <w:rsid w:val="00527F85"/>
    <w:rsid w:val="00530557"/>
    <w:rsid w:val="00531209"/>
    <w:rsid w:val="00531597"/>
    <w:rsid w:val="0053200B"/>
    <w:rsid w:val="0053204F"/>
    <w:rsid w:val="00532FD1"/>
    <w:rsid w:val="00533306"/>
    <w:rsid w:val="00533450"/>
    <w:rsid w:val="005336FC"/>
    <w:rsid w:val="0053417B"/>
    <w:rsid w:val="005348E5"/>
    <w:rsid w:val="00534A5E"/>
    <w:rsid w:val="00535072"/>
    <w:rsid w:val="005361E3"/>
    <w:rsid w:val="005371D5"/>
    <w:rsid w:val="005377C3"/>
    <w:rsid w:val="00537E0A"/>
    <w:rsid w:val="005407F6"/>
    <w:rsid w:val="00540EDB"/>
    <w:rsid w:val="005413E9"/>
    <w:rsid w:val="00542816"/>
    <w:rsid w:val="005432DC"/>
    <w:rsid w:val="00543389"/>
    <w:rsid w:val="00543D97"/>
    <w:rsid w:val="005452EE"/>
    <w:rsid w:val="005453DD"/>
    <w:rsid w:val="00545AA5"/>
    <w:rsid w:val="00545C58"/>
    <w:rsid w:val="00545DB3"/>
    <w:rsid w:val="00546DCF"/>
    <w:rsid w:val="005477A0"/>
    <w:rsid w:val="00547AF8"/>
    <w:rsid w:val="00547D4C"/>
    <w:rsid w:val="005504D5"/>
    <w:rsid w:val="005507DD"/>
    <w:rsid w:val="005509A7"/>
    <w:rsid w:val="00550CF4"/>
    <w:rsid w:val="00552160"/>
    <w:rsid w:val="00552457"/>
    <w:rsid w:val="00552A52"/>
    <w:rsid w:val="00553134"/>
    <w:rsid w:val="00553368"/>
    <w:rsid w:val="00553434"/>
    <w:rsid w:val="00553CD7"/>
    <w:rsid w:val="0055411D"/>
    <w:rsid w:val="0055467E"/>
    <w:rsid w:val="00554CD8"/>
    <w:rsid w:val="00554D4D"/>
    <w:rsid w:val="00555768"/>
    <w:rsid w:val="00555847"/>
    <w:rsid w:val="00555916"/>
    <w:rsid w:val="0055597A"/>
    <w:rsid w:val="00556774"/>
    <w:rsid w:val="0055784F"/>
    <w:rsid w:val="00557F63"/>
    <w:rsid w:val="005606CC"/>
    <w:rsid w:val="00560E85"/>
    <w:rsid w:val="005617A1"/>
    <w:rsid w:val="0056186E"/>
    <w:rsid w:val="00561C2F"/>
    <w:rsid w:val="00561C9D"/>
    <w:rsid w:val="005629DF"/>
    <w:rsid w:val="00562E45"/>
    <w:rsid w:val="005631E4"/>
    <w:rsid w:val="0056391A"/>
    <w:rsid w:val="00563AA6"/>
    <w:rsid w:val="00563C89"/>
    <w:rsid w:val="005649FC"/>
    <w:rsid w:val="00564A29"/>
    <w:rsid w:val="0056505E"/>
    <w:rsid w:val="00565A49"/>
    <w:rsid w:val="00565DB4"/>
    <w:rsid w:val="00565DC8"/>
    <w:rsid w:val="005660D7"/>
    <w:rsid w:val="00566298"/>
    <w:rsid w:val="005663C1"/>
    <w:rsid w:val="00566647"/>
    <w:rsid w:val="00566918"/>
    <w:rsid w:val="005670D1"/>
    <w:rsid w:val="005672A0"/>
    <w:rsid w:val="0056779D"/>
    <w:rsid w:val="005678B4"/>
    <w:rsid w:val="00567916"/>
    <w:rsid w:val="00567D98"/>
    <w:rsid w:val="0057037F"/>
    <w:rsid w:val="005708A5"/>
    <w:rsid w:val="00570A5D"/>
    <w:rsid w:val="00570B8A"/>
    <w:rsid w:val="00570D76"/>
    <w:rsid w:val="0057145D"/>
    <w:rsid w:val="00571A63"/>
    <w:rsid w:val="00571AE4"/>
    <w:rsid w:val="00571D47"/>
    <w:rsid w:val="005723FE"/>
    <w:rsid w:val="00573163"/>
    <w:rsid w:val="00573550"/>
    <w:rsid w:val="005735AE"/>
    <w:rsid w:val="00573B94"/>
    <w:rsid w:val="00573C52"/>
    <w:rsid w:val="00573E2C"/>
    <w:rsid w:val="005749E4"/>
    <w:rsid w:val="00574D04"/>
    <w:rsid w:val="00574E8E"/>
    <w:rsid w:val="005751CA"/>
    <w:rsid w:val="00575726"/>
    <w:rsid w:val="00575F21"/>
    <w:rsid w:val="005762FE"/>
    <w:rsid w:val="005764A9"/>
    <w:rsid w:val="005766A4"/>
    <w:rsid w:val="005766D9"/>
    <w:rsid w:val="005768B2"/>
    <w:rsid w:val="0057695E"/>
    <w:rsid w:val="00576BF4"/>
    <w:rsid w:val="00577014"/>
    <w:rsid w:val="0057768F"/>
    <w:rsid w:val="005778C9"/>
    <w:rsid w:val="005779C0"/>
    <w:rsid w:val="00577DAF"/>
    <w:rsid w:val="00577E94"/>
    <w:rsid w:val="00577F32"/>
    <w:rsid w:val="005800FB"/>
    <w:rsid w:val="00581005"/>
    <w:rsid w:val="0058112C"/>
    <w:rsid w:val="0058148C"/>
    <w:rsid w:val="005818A7"/>
    <w:rsid w:val="00581E92"/>
    <w:rsid w:val="00581EE1"/>
    <w:rsid w:val="0058213C"/>
    <w:rsid w:val="00582AD6"/>
    <w:rsid w:val="00582B7E"/>
    <w:rsid w:val="00582FFC"/>
    <w:rsid w:val="005839BA"/>
    <w:rsid w:val="00583B8B"/>
    <w:rsid w:val="00584470"/>
    <w:rsid w:val="005849B0"/>
    <w:rsid w:val="00584CCA"/>
    <w:rsid w:val="0058515B"/>
    <w:rsid w:val="0058526E"/>
    <w:rsid w:val="005854B9"/>
    <w:rsid w:val="00585656"/>
    <w:rsid w:val="00585950"/>
    <w:rsid w:val="00585F37"/>
    <w:rsid w:val="00586259"/>
    <w:rsid w:val="005875AF"/>
    <w:rsid w:val="005903B7"/>
    <w:rsid w:val="00590960"/>
    <w:rsid w:val="00590A70"/>
    <w:rsid w:val="00590E5A"/>
    <w:rsid w:val="0059129D"/>
    <w:rsid w:val="00591424"/>
    <w:rsid w:val="00591847"/>
    <w:rsid w:val="00591F2A"/>
    <w:rsid w:val="00592BC7"/>
    <w:rsid w:val="00592C8F"/>
    <w:rsid w:val="00592E06"/>
    <w:rsid w:val="00593289"/>
    <w:rsid w:val="00593A6F"/>
    <w:rsid w:val="00593D91"/>
    <w:rsid w:val="005941C7"/>
    <w:rsid w:val="0059486F"/>
    <w:rsid w:val="00594B2D"/>
    <w:rsid w:val="005952D2"/>
    <w:rsid w:val="00595368"/>
    <w:rsid w:val="00595D8B"/>
    <w:rsid w:val="005962A0"/>
    <w:rsid w:val="00596588"/>
    <w:rsid w:val="00596E4D"/>
    <w:rsid w:val="00596F3F"/>
    <w:rsid w:val="005973C5"/>
    <w:rsid w:val="005973DE"/>
    <w:rsid w:val="00597817"/>
    <w:rsid w:val="00597F2F"/>
    <w:rsid w:val="005A01EB"/>
    <w:rsid w:val="005A05F3"/>
    <w:rsid w:val="005A0C3B"/>
    <w:rsid w:val="005A1389"/>
    <w:rsid w:val="005A1431"/>
    <w:rsid w:val="005A1540"/>
    <w:rsid w:val="005A17CC"/>
    <w:rsid w:val="005A1B65"/>
    <w:rsid w:val="005A1CE9"/>
    <w:rsid w:val="005A1EF6"/>
    <w:rsid w:val="005A2484"/>
    <w:rsid w:val="005A318D"/>
    <w:rsid w:val="005A32D5"/>
    <w:rsid w:val="005A3492"/>
    <w:rsid w:val="005A3728"/>
    <w:rsid w:val="005A3AB8"/>
    <w:rsid w:val="005A3E7A"/>
    <w:rsid w:val="005A40AA"/>
    <w:rsid w:val="005A432A"/>
    <w:rsid w:val="005A44C2"/>
    <w:rsid w:val="005A450E"/>
    <w:rsid w:val="005A5090"/>
    <w:rsid w:val="005A6419"/>
    <w:rsid w:val="005A6780"/>
    <w:rsid w:val="005A69C2"/>
    <w:rsid w:val="005A7049"/>
    <w:rsid w:val="005A7303"/>
    <w:rsid w:val="005A76E0"/>
    <w:rsid w:val="005A7888"/>
    <w:rsid w:val="005A7F0F"/>
    <w:rsid w:val="005B109E"/>
    <w:rsid w:val="005B13D6"/>
    <w:rsid w:val="005B165B"/>
    <w:rsid w:val="005B16B3"/>
    <w:rsid w:val="005B1DAB"/>
    <w:rsid w:val="005B2551"/>
    <w:rsid w:val="005B31D9"/>
    <w:rsid w:val="005B340F"/>
    <w:rsid w:val="005B36CF"/>
    <w:rsid w:val="005B3894"/>
    <w:rsid w:val="005B4563"/>
    <w:rsid w:val="005B4AB3"/>
    <w:rsid w:val="005B4E5D"/>
    <w:rsid w:val="005B5130"/>
    <w:rsid w:val="005B5194"/>
    <w:rsid w:val="005B5A58"/>
    <w:rsid w:val="005B5F82"/>
    <w:rsid w:val="005B6B93"/>
    <w:rsid w:val="005B718E"/>
    <w:rsid w:val="005B72DF"/>
    <w:rsid w:val="005B7411"/>
    <w:rsid w:val="005B7580"/>
    <w:rsid w:val="005B78B3"/>
    <w:rsid w:val="005B7F5B"/>
    <w:rsid w:val="005C02CB"/>
    <w:rsid w:val="005C1908"/>
    <w:rsid w:val="005C1E7A"/>
    <w:rsid w:val="005C2060"/>
    <w:rsid w:val="005C2E1D"/>
    <w:rsid w:val="005C2EDB"/>
    <w:rsid w:val="005C2F9D"/>
    <w:rsid w:val="005C3281"/>
    <w:rsid w:val="005C3A33"/>
    <w:rsid w:val="005C424C"/>
    <w:rsid w:val="005C44CF"/>
    <w:rsid w:val="005C48F1"/>
    <w:rsid w:val="005C5F34"/>
    <w:rsid w:val="005C6CEA"/>
    <w:rsid w:val="005C6E0F"/>
    <w:rsid w:val="005C7247"/>
    <w:rsid w:val="005C73EA"/>
    <w:rsid w:val="005C7773"/>
    <w:rsid w:val="005C795E"/>
    <w:rsid w:val="005C79EC"/>
    <w:rsid w:val="005D1409"/>
    <w:rsid w:val="005D1599"/>
    <w:rsid w:val="005D15C3"/>
    <w:rsid w:val="005D1963"/>
    <w:rsid w:val="005D1BA0"/>
    <w:rsid w:val="005D1E7A"/>
    <w:rsid w:val="005D24EC"/>
    <w:rsid w:val="005D2649"/>
    <w:rsid w:val="005D2880"/>
    <w:rsid w:val="005D313B"/>
    <w:rsid w:val="005D36A8"/>
    <w:rsid w:val="005D3834"/>
    <w:rsid w:val="005D3AA3"/>
    <w:rsid w:val="005D49F2"/>
    <w:rsid w:val="005D4BEB"/>
    <w:rsid w:val="005D50F7"/>
    <w:rsid w:val="005D561C"/>
    <w:rsid w:val="005D5799"/>
    <w:rsid w:val="005D58B2"/>
    <w:rsid w:val="005D5915"/>
    <w:rsid w:val="005D5B43"/>
    <w:rsid w:val="005D74A0"/>
    <w:rsid w:val="005D77C7"/>
    <w:rsid w:val="005D7808"/>
    <w:rsid w:val="005D789F"/>
    <w:rsid w:val="005E00C8"/>
    <w:rsid w:val="005E017A"/>
    <w:rsid w:val="005E019F"/>
    <w:rsid w:val="005E03BD"/>
    <w:rsid w:val="005E08B5"/>
    <w:rsid w:val="005E0A7C"/>
    <w:rsid w:val="005E12BB"/>
    <w:rsid w:val="005E1888"/>
    <w:rsid w:val="005E2263"/>
    <w:rsid w:val="005E25F1"/>
    <w:rsid w:val="005E2FF9"/>
    <w:rsid w:val="005E35B3"/>
    <w:rsid w:val="005E391A"/>
    <w:rsid w:val="005E4907"/>
    <w:rsid w:val="005E4B8D"/>
    <w:rsid w:val="005E4C3D"/>
    <w:rsid w:val="005E4D06"/>
    <w:rsid w:val="005E4EAE"/>
    <w:rsid w:val="005E50B3"/>
    <w:rsid w:val="005E5267"/>
    <w:rsid w:val="005E563D"/>
    <w:rsid w:val="005E58DA"/>
    <w:rsid w:val="005E605E"/>
    <w:rsid w:val="005E6187"/>
    <w:rsid w:val="005E6240"/>
    <w:rsid w:val="005E6BB8"/>
    <w:rsid w:val="005E6D10"/>
    <w:rsid w:val="005E7489"/>
    <w:rsid w:val="005E79ED"/>
    <w:rsid w:val="005F06B2"/>
    <w:rsid w:val="005F0B86"/>
    <w:rsid w:val="005F0F66"/>
    <w:rsid w:val="005F0FEC"/>
    <w:rsid w:val="005F10A4"/>
    <w:rsid w:val="005F1228"/>
    <w:rsid w:val="005F1499"/>
    <w:rsid w:val="005F1D89"/>
    <w:rsid w:val="005F1E1D"/>
    <w:rsid w:val="005F2017"/>
    <w:rsid w:val="005F2130"/>
    <w:rsid w:val="005F259D"/>
    <w:rsid w:val="005F2639"/>
    <w:rsid w:val="005F341C"/>
    <w:rsid w:val="005F38D2"/>
    <w:rsid w:val="005F47E7"/>
    <w:rsid w:val="005F48F3"/>
    <w:rsid w:val="005F5684"/>
    <w:rsid w:val="005F5721"/>
    <w:rsid w:val="005F5B4A"/>
    <w:rsid w:val="005F5B7C"/>
    <w:rsid w:val="005F5C83"/>
    <w:rsid w:val="005F700D"/>
    <w:rsid w:val="005F7145"/>
    <w:rsid w:val="005F7E66"/>
    <w:rsid w:val="005F7FA6"/>
    <w:rsid w:val="00600595"/>
    <w:rsid w:val="00600B3F"/>
    <w:rsid w:val="00601112"/>
    <w:rsid w:val="00601788"/>
    <w:rsid w:val="00602C66"/>
    <w:rsid w:val="006032C8"/>
    <w:rsid w:val="00603927"/>
    <w:rsid w:val="00603CAB"/>
    <w:rsid w:val="00604070"/>
    <w:rsid w:val="00604AE0"/>
    <w:rsid w:val="0060566E"/>
    <w:rsid w:val="0060586B"/>
    <w:rsid w:val="006059A4"/>
    <w:rsid w:val="00605D7F"/>
    <w:rsid w:val="00605F93"/>
    <w:rsid w:val="006062A6"/>
    <w:rsid w:val="00606961"/>
    <w:rsid w:val="00606B76"/>
    <w:rsid w:val="006071CE"/>
    <w:rsid w:val="006072B6"/>
    <w:rsid w:val="00607559"/>
    <w:rsid w:val="00607572"/>
    <w:rsid w:val="00607593"/>
    <w:rsid w:val="00607D0E"/>
    <w:rsid w:val="00610597"/>
    <w:rsid w:val="00610753"/>
    <w:rsid w:val="006109F4"/>
    <w:rsid w:val="00611909"/>
    <w:rsid w:val="00611BBB"/>
    <w:rsid w:val="00611DEE"/>
    <w:rsid w:val="00612E4B"/>
    <w:rsid w:val="006131C7"/>
    <w:rsid w:val="006135C6"/>
    <w:rsid w:val="006139CF"/>
    <w:rsid w:val="00614828"/>
    <w:rsid w:val="00614CA5"/>
    <w:rsid w:val="006150BE"/>
    <w:rsid w:val="00615410"/>
    <w:rsid w:val="006155F6"/>
    <w:rsid w:val="00615999"/>
    <w:rsid w:val="00615BA4"/>
    <w:rsid w:val="00615F7F"/>
    <w:rsid w:val="0061684D"/>
    <w:rsid w:val="006174F6"/>
    <w:rsid w:val="00617AD1"/>
    <w:rsid w:val="00620645"/>
    <w:rsid w:val="00620B41"/>
    <w:rsid w:val="00620E74"/>
    <w:rsid w:val="0062100A"/>
    <w:rsid w:val="00621326"/>
    <w:rsid w:val="006213E9"/>
    <w:rsid w:val="006222F9"/>
    <w:rsid w:val="00622E27"/>
    <w:rsid w:val="0062387D"/>
    <w:rsid w:val="00623E74"/>
    <w:rsid w:val="006241CE"/>
    <w:rsid w:val="006245FD"/>
    <w:rsid w:val="006246B5"/>
    <w:rsid w:val="00624B92"/>
    <w:rsid w:val="00625028"/>
    <w:rsid w:val="00625AD8"/>
    <w:rsid w:val="00626583"/>
    <w:rsid w:val="00627094"/>
    <w:rsid w:val="0062713B"/>
    <w:rsid w:val="006273CF"/>
    <w:rsid w:val="00627526"/>
    <w:rsid w:val="006308AE"/>
    <w:rsid w:val="00630CD5"/>
    <w:rsid w:val="006310CC"/>
    <w:rsid w:val="00631103"/>
    <w:rsid w:val="0063191B"/>
    <w:rsid w:val="00631B5F"/>
    <w:rsid w:val="00631C24"/>
    <w:rsid w:val="006336C3"/>
    <w:rsid w:val="0063415B"/>
    <w:rsid w:val="006342D0"/>
    <w:rsid w:val="00634A51"/>
    <w:rsid w:val="00634E8B"/>
    <w:rsid w:val="006356D1"/>
    <w:rsid w:val="0063586B"/>
    <w:rsid w:val="00635F8D"/>
    <w:rsid w:val="006363AF"/>
    <w:rsid w:val="006366D7"/>
    <w:rsid w:val="006367F4"/>
    <w:rsid w:val="006368AF"/>
    <w:rsid w:val="006368C6"/>
    <w:rsid w:val="00636901"/>
    <w:rsid w:val="00636BF4"/>
    <w:rsid w:val="00636DE0"/>
    <w:rsid w:val="00637A73"/>
    <w:rsid w:val="00637E05"/>
    <w:rsid w:val="006405FA"/>
    <w:rsid w:val="0064069F"/>
    <w:rsid w:val="006409C8"/>
    <w:rsid w:val="00641FE8"/>
    <w:rsid w:val="0064287A"/>
    <w:rsid w:val="00642F8A"/>
    <w:rsid w:val="0064311B"/>
    <w:rsid w:val="00643204"/>
    <w:rsid w:val="006441BB"/>
    <w:rsid w:val="006452D5"/>
    <w:rsid w:val="0064567A"/>
    <w:rsid w:val="006468F2"/>
    <w:rsid w:val="00647795"/>
    <w:rsid w:val="006477A8"/>
    <w:rsid w:val="00647A59"/>
    <w:rsid w:val="00647F33"/>
    <w:rsid w:val="006503EB"/>
    <w:rsid w:val="00650E23"/>
    <w:rsid w:val="00651108"/>
    <w:rsid w:val="0065118F"/>
    <w:rsid w:val="006515A3"/>
    <w:rsid w:val="00651C57"/>
    <w:rsid w:val="00651DE7"/>
    <w:rsid w:val="00652AD6"/>
    <w:rsid w:val="00653001"/>
    <w:rsid w:val="00653A2E"/>
    <w:rsid w:val="00653A47"/>
    <w:rsid w:val="00653D83"/>
    <w:rsid w:val="00653F55"/>
    <w:rsid w:val="006554CF"/>
    <w:rsid w:val="00655E91"/>
    <w:rsid w:val="0065658A"/>
    <w:rsid w:val="00656D3F"/>
    <w:rsid w:val="00657735"/>
    <w:rsid w:val="00657FDD"/>
    <w:rsid w:val="0066034F"/>
    <w:rsid w:val="00660535"/>
    <w:rsid w:val="00660636"/>
    <w:rsid w:val="00661659"/>
    <w:rsid w:val="00661AA9"/>
    <w:rsid w:val="006624A7"/>
    <w:rsid w:val="00662859"/>
    <w:rsid w:val="00662947"/>
    <w:rsid w:val="006632A5"/>
    <w:rsid w:val="00663422"/>
    <w:rsid w:val="00663741"/>
    <w:rsid w:val="006639A7"/>
    <w:rsid w:val="00663A8B"/>
    <w:rsid w:val="00663B45"/>
    <w:rsid w:val="00664DE8"/>
    <w:rsid w:val="00665036"/>
    <w:rsid w:val="006657F4"/>
    <w:rsid w:val="00665DD2"/>
    <w:rsid w:val="00666196"/>
    <w:rsid w:val="00666416"/>
    <w:rsid w:val="00666457"/>
    <w:rsid w:val="006665C7"/>
    <w:rsid w:val="006668E3"/>
    <w:rsid w:val="0066722D"/>
    <w:rsid w:val="006676C1"/>
    <w:rsid w:val="00667937"/>
    <w:rsid w:val="00667D62"/>
    <w:rsid w:val="0067012A"/>
    <w:rsid w:val="0067086A"/>
    <w:rsid w:val="00670C5E"/>
    <w:rsid w:val="00671602"/>
    <w:rsid w:val="0067197E"/>
    <w:rsid w:val="0067219F"/>
    <w:rsid w:val="006724D3"/>
    <w:rsid w:val="00672513"/>
    <w:rsid w:val="0067331B"/>
    <w:rsid w:val="00673738"/>
    <w:rsid w:val="0067391E"/>
    <w:rsid w:val="00673E82"/>
    <w:rsid w:val="00674275"/>
    <w:rsid w:val="006742A1"/>
    <w:rsid w:val="006743E4"/>
    <w:rsid w:val="0067479D"/>
    <w:rsid w:val="00674BA6"/>
    <w:rsid w:val="006756F6"/>
    <w:rsid w:val="00675B1D"/>
    <w:rsid w:val="0067612D"/>
    <w:rsid w:val="00676686"/>
    <w:rsid w:val="00676938"/>
    <w:rsid w:val="006769F3"/>
    <w:rsid w:val="00676BB5"/>
    <w:rsid w:val="00676BE3"/>
    <w:rsid w:val="00676D17"/>
    <w:rsid w:val="006770C6"/>
    <w:rsid w:val="00680321"/>
    <w:rsid w:val="00680959"/>
    <w:rsid w:val="006809F1"/>
    <w:rsid w:val="00680E3F"/>
    <w:rsid w:val="0068105F"/>
    <w:rsid w:val="006819AF"/>
    <w:rsid w:val="006819F1"/>
    <w:rsid w:val="00681DDA"/>
    <w:rsid w:val="00681EA4"/>
    <w:rsid w:val="00682138"/>
    <w:rsid w:val="006822AE"/>
    <w:rsid w:val="006827F3"/>
    <w:rsid w:val="0068304D"/>
    <w:rsid w:val="00683224"/>
    <w:rsid w:val="006832AB"/>
    <w:rsid w:val="0068354A"/>
    <w:rsid w:val="00683A5A"/>
    <w:rsid w:val="00684BE6"/>
    <w:rsid w:val="006853F4"/>
    <w:rsid w:val="0068568C"/>
    <w:rsid w:val="006859AD"/>
    <w:rsid w:val="00685BE1"/>
    <w:rsid w:val="00685F2D"/>
    <w:rsid w:val="0068673D"/>
    <w:rsid w:val="00686806"/>
    <w:rsid w:val="00686C5A"/>
    <w:rsid w:val="00687394"/>
    <w:rsid w:val="00687D18"/>
    <w:rsid w:val="00690146"/>
    <w:rsid w:val="0069048A"/>
    <w:rsid w:val="0069089D"/>
    <w:rsid w:val="006908B9"/>
    <w:rsid w:val="00690D9F"/>
    <w:rsid w:val="00691596"/>
    <w:rsid w:val="00692C75"/>
    <w:rsid w:val="00692E4D"/>
    <w:rsid w:val="006930CD"/>
    <w:rsid w:val="00693811"/>
    <w:rsid w:val="00693976"/>
    <w:rsid w:val="0069408A"/>
    <w:rsid w:val="006941D8"/>
    <w:rsid w:val="006942E1"/>
    <w:rsid w:val="0069435B"/>
    <w:rsid w:val="00694363"/>
    <w:rsid w:val="006945BD"/>
    <w:rsid w:val="00694C61"/>
    <w:rsid w:val="00696D3B"/>
    <w:rsid w:val="00696D47"/>
    <w:rsid w:val="00696E71"/>
    <w:rsid w:val="00696F8F"/>
    <w:rsid w:val="00697769"/>
    <w:rsid w:val="00697AB3"/>
    <w:rsid w:val="00697E6B"/>
    <w:rsid w:val="00697ED6"/>
    <w:rsid w:val="006A3AC0"/>
    <w:rsid w:val="006A4427"/>
    <w:rsid w:val="006A5482"/>
    <w:rsid w:val="006A588B"/>
    <w:rsid w:val="006A634B"/>
    <w:rsid w:val="006A68F2"/>
    <w:rsid w:val="006A76C2"/>
    <w:rsid w:val="006A789A"/>
    <w:rsid w:val="006A7C35"/>
    <w:rsid w:val="006A7CD1"/>
    <w:rsid w:val="006B019F"/>
    <w:rsid w:val="006B01AB"/>
    <w:rsid w:val="006B0408"/>
    <w:rsid w:val="006B0579"/>
    <w:rsid w:val="006B0584"/>
    <w:rsid w:val="006B0BA2"/>
    <w:rsid w:val="006B0EF4"/>
    <w:rsid w:val="006B0F03"/>
    <w:rsid w:val="006B0F57"/>
    <w:rsid w:val="006B12C5"/>
    <w:rsid w:val="006B14BD"/>
    <w:rsid w:val="006B16FB"/>
    <w:rsid w:val="006B241F"/>
    <w:rsid w:val="006B2AE3"/>
    <w:rsid w:val="006B3B60"/>
    <w:rsid w:val="006B4352"/>
    <w:rsid w:val="006B5327"/>
    <w:rsid w:val="006B5A69"/>
    <w:rsid w:val="006B5EEF"/>
    <w:rsid w:val="006B6105"/>
    <w:rsid w:val="006B63C9"/>
    <w:rsid w:val="006B6508"/>
    <w:rsid w:val="006B6F2C"/>
    <w:rsid w:val="006BEA3A"/>
    <w:rsid w:val="006C0E3D"/>
    <w:rsid w:val="006C1494"/>
    <w:rsid w:val="006C185F"/>
    <w:rsid w:val="006C2694"/>
    <w:rsid w:val="006C34A8"/>
    <w:rsid w:val="006C3AFB"/>
    <w:rsid w:val="006C4034"/>
    <w:rsid w:val="006C412B"/>
    <w:rsid w:val="006C495E"/>
    <w:rsid w:val="006C4BA0"/>
    <w:rsid w:val="006C4D7F"/>
    <w:rsid w:val="006C5078"/>
    <w:rsid w:val="006C53BC"/>
    <w:rsid w:val="006C55BA"/>
    <w:rsid w:val="006C5DB9"/>
    <w:rsid w:val="006C6754"/>
    <w:rsid w:val="006C67BE"/>
    <w:rsid w:val="006C6AE7"/>
    <w:rsid w:val="006C6E01"/>
    <w:rsid w:val="006C7204"/>
    <w:rsid w:val="006C72EF"/>
    <w:rsid w:val="006C7496"/>
    <w:rsid w:val="006C76FD"/>
    <w:rsid w:val="006D01AF"/>
    <w:rsid w:val="006D0617"/>
    <w:rsid w:val="006D0EB0"/>
    <w:rsid w:val="006D11A5"/>
    <w:rsid w:val="006D1410"/>
    <w:rsid w:val="006D17D5"/>
    <w:rsid w:val="006D1C5D"/>
    <w:rsid w:val="006D1FD9"/>
    <w:rsid w:val="006D2D74"/>
    <w:rsid w:val="006D4356"/>
    <w:rsid w:val="006D4886"/>
    <w:rsid w:val="006D4D6F"/>
    <w:rsid w:val="006D4D8C"/>
    <w:rsid w:val="006D4EB2"/>
    <w:rsid w:val="006D52E7"/>
    <w:rsid w:val="006D54A6"/>
    <w:rsid w:val="006D567B"/>
    <w:rsid w:val="006D5AF0"/>
    <w:rsid w:val="006D5D6F"/>
    <w:rsid w:val="006D63CE"/>
    <w:rsid w:val="006D66D4"/>
    <w:rsid w:val="006D695D"/>
    <w:rsid w:val="006D6E5D"/>
    <w:rsid w:val="006D715E"/>
    <w:rsid w:val="006D728C"/>
    <w:rsid w:val="006D72AB"/>
    <w:rsid w:val="006D7D2E"/>
    <w:rsid w:val="006E08A1"/>
    <w:rsid w:val="006E132A"/>
    <w:rsid w:val="006E14AF"/>
    <w:rsid w:val="006E1586"/>
    <w:rsid w:val="006E16C3"/>
    <w:rsid w:val="006E2119"/>
    <w:rsid w:val="006E2192"/>
    <w:rsid w:val="006E2A87"/>
    <w:rsid w:val="006E3460"/>
    <w:rsid w:val="006E35BE"/>
    <w:rsid w:val="006E3D25"/>
    <w:rsid w:val="006E4CF2"/>
    <w:rsid w:val="006E529C"/>
    <w:rsid w:val="006E5417"/>
    <w:rsid w:val="006E5AF6"/>
    <w:rsid w:val="006E5C65"/>
    <w:rsid w:val="006E6784"/>
    <w:rsid w:val="006E6ECA"/>
    <w:rsid w:val="006E7537"/>
    <w:rsid w:val="006E7779"/>
    <w:rsid w:val="006E7820"/>
    <w:rsid w:val="006E7889"/>
    <w:rsid w:val="006F091C"/>
    <w:rsid w:val="006F0BCE"/>
    <w:rsid w:val="006F1406"/>
    <w:rsid w:val="006F1408"/>
    <w:rsid w:val="006F1710"/>
    <w:rsid w:val="006F2204"/>
    <w:rsid w:val="006F28A2"/>
    <w:rsid w:val="006F2DC1"/>
    <w:rsid w:val="006F40BA"/>
    <w:rsid w:val="006F4425"/>
    <w:rsid w:val="006F453E"/>
    <w:rsid w:val="006F48CC"/>
    <w:rsid w:val="006F5220"/>
    <w:rsid w:val="006F54AB"/>
    <w:rsid w:val="006F5A1B"/>
    <w:rsid w:val="006F5FC5"/>
    <w:rsid w:val="006F66C4"/>
    <w:rsid w:val="006F6DB0"/>
    <w:rsid w:val="006F728F"/>
    <w:rsid w:val="0070010E"/>
    <w:rsid w:val="00700280"/>
    <w:rsid w:val="0070096A"/>
    <w:rsid w:val="00700AAB"/>
    <w:rsid w:val="00700C19"/>
    <w:rsid w:val="007019A6"/>
    <w:rsid w:val="00701A4F"/>
    <w:rsid w:val="00702AC7"/>
    <w:rsid w:val="00702CF2"/>
    <w:rsid w:val="00702F7B"/>
    <w:rsid w:val="0070389E"/>
    <w:rsid w:val="00703D47"/>
    <w:rsid w:val="00704066"/>
    <w:rsid w:val="007044E3"/>
    <w:rsid w:val="0070460B"/>
    <w:rsid w:val="0070465E"/>
    <w:rsid w:val="00704B4F"/>
    <w:rsid w:val="0070584F"/>
    <w:rsid w:val="00706505"/>
    <w:rsid w:val="00707377"/>
    <w:rsid w:val="00707875"/>
    <w:rsid w:val="00707D7A"/>
    <w:rsid w:val="007100E3"/>
    <w:rsid w:val="00710683"/>
    <w:rsid w:val="00710B9B"/>
    <w:rsid w:val="00710EEB"/>
    <w:rsid w:val="00711143"/>
    <w:rsid w:val="00711523"/>
    <w:rsid w:val="0071199F"/>
    <w:rsid w:val="00711CE6"/>
    <w:rsid w:val="007123B5"/>
    <w:rsid w:val="00712594"/>
    <w:rsid w:val="00712E8D"/>
    <w:rsid w:val="00712F3E"/>
    <w:rsid w:val="00713221"/>
    <w:rsid w:val="00713229"/>
    <w:rsid w:val="00713533"/>
    <w:rsid w:val="00713560"/>
    <w:rsid w:val="007136D2"/>
    <w:rsid w:val="00713C48"/>
    <w:rsid w:val="00713D1F"/>
    <w:rsid w:val="00713EF8"/>
    <w:rsid w:val="007146B7"/>
    <w:rsid w:val="00714980"/>
    <w:rsid w:val="00714ED1"/>
    <w:rsid w:val="0071501F"/>
    <w:rsid w:val="00715180"/>
    <w:rsid w:val="0071615F"/>
    <w:rsid w:val="00716371"/>
    <w:rsid w:val="007167DB"/>
    <w:rsid w:val="00716B78"/>
    <w:rsid w:val="00716F11"/>
    <w:rsid w:val="00716F51"/>
    <w:rsid w:val="0071705B"/>
    <w:rsid w:val="00717541"/>
    <w:rsid w:val="00720A2C"/>
    <w:rsid w:val="00720DFD"/>
    <w:rsid w:val="0072123B"/>
    <w:rsid w:val="00721389"/>
    <w:rsid w:val="00721476"/>
    <w:rsid w:val="00721AA8"/>
    <w:rsid w:val="00721EB4"/>
    <w:rsid w:val="0072268E"/>
    <w:rsid w:val="00722837"/>
    <w:rsid w:val="00722975"/>
    <w:rsid w:val="00722B51"/>
    <w:rsid w:val="00722C7A"/>
    <w:rsid w:val="007231B0"/>
    <w:rsid w:val="007238D2"/>
    <w:rsid w:val="00723BC8"/>
    <w:rsid w:val="00724639"/>
    <w:rsid w:val="007256A3"/>
    <w:rsid w:val="0072584A"/>
    <w:rsid w:val="0072594F"/>
    <w:rsid w:val="00727737"/>
    <w:rsid w:val="007305D9"/>
    <w:rsid w:val="007306F3"/>
    <w:rsid w:val="00730FC7"/>
    <w:rsid w:val="0073105B"/>
    <w:rsid w:val="007310BF"/>
    <w:rsid w:val="00731D9B"/>
    <w:rsid w:val="00732070"/>
    <w:rsid w:val="00732255"/>
    <w:rsid w:val="00732954"/>
    <w:rsid w:val="007332BA"/>
    <w:rsid w:val="007334F9"/>
    <w:rsid w:val="00734CCE"/>
    <w:rsid w:val="00735076"/>
    <w:rsid w:val="0073592B"/>
    <w:rsid w:val="007359E7"/>
    <w:rsid w:val="007365C4"/>
    <w:rsid w:val="0073666C"/>
    <w:rsid w:val="0073667F"/>
    <w:rsid w:val="007367F9"/>
    <w:rsid w:val="00737950"/>
    <w:rsid w:val="00737AA2"/>
    <w:rsid w:val="00737C3F"/>
    <w:rsid w:val="007404C1"/>
    <w:rsid w:val="007406EC"/>
    <w:rsid w:val="00740B7B"/>
    <w:rsid w:val="00741F1A"/>
    <w:rsid w:val="00742105"/>
    <w:rsid w:val="007424F9"/>
    <w:rsid w:val="0074277D"/>
    <w:rsid w:val="007429BE"/>
    <w:rsid w:val="00742C1F"/>
    <w:rsid w:val="00742E6D"/>
    <w:rsid w:val="0074376D"/>
    <w:rsid w:val="00743C5F"/>
    <w:rsid w:val="00744926"/>
    <w:rsid w:val="00744D6D"/>
    <w:rsid w:val="00745688"/>
    <w:rsid w:val="00745791"/>
    <w:rsid w:val="00745CAD"/>
    <w:rsid w:val="00745E56"/>
    <w:rsid w:val="00745E7C"/>
    <w:rsid w:val="0074627F"/>
    <w:rsid w:val="00746484"/>
    <w:rsid w:val="00746548"/>
    <w:rsid w:val="00747244"/>
    <w:rsid w:val="007474ED"/>
    <w:rsid w:val="007478B6"/>
    <w:rsid w:val="00747D6E"/>
    <w:rsid w:val="00747FAF"/>
    <w:rsid w:val="00750212"/>
    <w:rsid w:val="00750620"/>
    <w:rsid w:val="00750FE6"/>
    <w:rsid w:val="00751037"/>
    <w:rsid w:val="00751A95"/>
    <w:rsid w:val="007520D5"/>
    <w:rsid w:val="00752A4A"/>
    <w:rsid w:val="00752ECA"/>
    <w:rsid w:val="00752FBA"/>
    <w:rsid w:val="00753323"/>
    <w:rsid w:val="00754556"/>
    <w:rsid w:val="00754A36"/>
    <w:rsid w:val="00754A84"/>
    <w:rsid w:val="00754BA1"/>
    <w:rsid w:val="00755B3C"/>
    <w:rsid w:val="00755E0E"/>
    <w:rsid w:val="00756393"/>
    <w:rsid w:val="00756A4A"/>
    <w:rsid w:val="00756BE5"/>
    <w:rsid w:val="00756C6E"/>
    <w:rsid w:val="00756CEF"/>
    <w:rsid w:val="00756DC1"/>
    <w:rsid w:val="00757877"/>
    <w:rsid w:val="007579F1"/>
    <w:rsid w:val="007600F5"/>
    <w:rsid w:val="00760155"/>
    <w:rsid w:val="007602F5"/>
    <w:rsid w:val="00760AAC"/>
    <w:rsid w:val="00760B7E"/>
    <w:rsid w:val="00760C36"/>
    <w:rsid w:val="00760CB6"/>
    <w:rsid w:val="00761812"/>
    <w:rsid w:val="00761B22"/>
    <w:rsid w:val="00761DAB"/>
    <w:rsid w:val="00762403"/>
    <w:rsid w:val="00762668"/>
    <w:rsid w:val="00762B7E"/>
    <w:rsid w:val="00762BB8"/>
    <w:rsid w:val="007632EA"/>
    <w:rsid w:val="00763437"/>
    <w:rsid w:val="00763A85"/>
    <w:rsid w:val="00763ACC"/>
    <w:rsid w:val="00763C25"/>
    <w:rsid w:val="00763D53"/>
    <w:rsid w:val="00763EB0"/>
    <w:rsid w:val="00764E6C"/>
    <w:rsid w:val="00764FEC"/>
    <w:rsid w:val="00765253"/>
    <w:rsid w:val="00765B98"/>
    <w:rsid w:val="00766497"/>
    <w:rsid w:val="00766A8B"/>
    <w:rsid w:val="00766F9E"/>
    <w:rsid w:val="00767C58"/>
    <w:rsid w:val="00767E4B"/>
    <w:rsid w:val="00767EC2"/>
    <w:rsid w:val="007700C6"/>
    <w:rsid w:val="0077016E"/>
    <w:rsid w:val="00770546"/>
    <w:rsid w:val="007706A9"/>
    <w:rsid w:val="00770A60"/>
    <w:rsid w:val="007712DC"/>
    <w:rsid w:val="00771C65"/>
    <w:rsid w:val="007721FC"/>
    <w:rsid w:val="007726F3"/>
    <w:rsid w:val="00773064"/>
    <w:rsid w:val="0077410E"/>
    <w:rsid w:val="007741DB"/>
    <w:rsid w:val="00775339"/>
    <w:rsid w:val="00775636"/>
    <w:rsid w:val="00775A1E"/>
    <w:rsid w:val="007765C2"/>
    <w:rsid w:val="00776ABB"/>
    <w:rsid w:val="00776D38"/>
    <w:rsid w:val="00777333"/>
    <w:rsid w:val="00777457"/>
    <w:rsid w:val="0077791D"/>
    <w:rsid w:val="00780593"/>
    <w:rsid w:val="00780B4F"/>
    <w:rsid w:val="007816E0"/>
    <w:rsid w:val="00781DA3"/>
    <w:rsid w:val="00781DA5"/>
    <w:rsid w:val="00781E5F"/>
    <w:rsid w:val="00781F30"/>
    <w:rsid w:val="007826C2"/>
    <w:rsid w:val="00782A97"/>
    <w:rsid w:val="00783979"/>
    <w:rsid w:val="00783F9B"/>
    <w:rsid w:val="00783FCC"/>
    <w:rsid w:val="00784F3D"/>
    <w:rsid w:val="00785A90"/>
    <w:rsid w:val="0078653D"/>
    <w:rsid w:val="00786940"/>
    <w:rsid w:val="00786E44"/>
    <w:rsid w:val="00786F6C"/>
    <w:rsid w:val="00787515"/>
    <w:rsid w:val="00787736"/>
    <w:rsid w:val="00787EB4"/>
    <w:rsid w:val="00787F79"/>
    <w:rsid w:val="00790166"/>
    <w:rsid w:val="00790301"/>
    <w:rsid w:val="0079065D"/>
    <w:rsid w:val="00790694"/>
    <w:rsid w:val="00790902"/>
    <w:rsid w:val="0079102E"/>
    <w:rsid w:val="007912EC"/>
    <w:rsid w:val="00791941"/>
    <w:rsid w:val="00791AB4"/>
    <w:rsid w:val="00791E44"/>
    <w:rsid w:val="00791F02"/>
    <w:rsid w:val="007921E7"/>
    <w:rsid w:val="00792268"/>
    <w:rsid w:val="00792315"/>
    <w:rsid w:val="00792BC4"/>
    <w:rsid w:val="00793118"/>
    <w:rsid w:val="00793201"/>
    <w:rsid w:val="007939BA"/>
    <w:rsid w:val="00793C4E"/>
    <w:rsid w:val="00793C7D"/>
    <w:rsid w:val="00793CC0"/>
    <w:rsid w:val="00793E3A"/>
    <w:rsid w:val="00793EA9"/>
    <w:rsid w:val="00793F59"/>
    <w:rsid w:val="00794AC5"/>
    <w:rsid w:val="00794C08"/>
    <w:rsid w:val="00794F47"/>
    <w:rsid w:val="00795FB2"/>
    <w:rsid w:val="00796088"/>
    <w:rsid w:val="00796522"/>
    <w:rsid w:val="00796663"/>
    <w:rsid w:val="00796D45"/>
    <w:rsid w:val="00796DBF"/>
    <w:rsid w:val="00796E98"/>
    <w:rsid w:val="00797ABD"/>
    <w:rsid w:val="007A09A2"/>
    <w:rsid w:val="007A104C"/>
    <w:rsid w:val="007A125F"/>
    <w:rsid w:val="007A1AA4"/>
    <w:rsid w:val="007A1D3B"/>
    <w:rsid w:val="007A1F3C"/>
    <w:rsid w:val="007A1FA2"/>
    <w:rsid w:val="007A2361"/>
    <w:rsid w:val="007A2CAC"/>
    <w:rsid w:val="007A2D54"/>
    <w:rsid w:val="007A3EE5"/>
    <w:rsid w:val="007A4156"/>
    <w:rsid w:val="007A485C"/>
    <w:rsid w:val="007A5016"/>
    <w:rsid w:val="007A5533"/>
    <w:rsid w:val="007A5CF4"/>
    <w:rsid w:val="007A639D"/>
    <w:rsid w:val="007A6404"/>
    <w:rsid w:val="007A755F"/>
    <w:rsid w:val="007B0B84"/>
    <w:rsid w:val="007B0C23"/>
    <w:rsid w:val="007B17BF"/>
    <w:rsid w:val="007B1A71"/>
    <w:rsid w:val="007B2A5A"/>
    <w:rsid w:val="007B2BFE"/>
    <w:rsid w:val="007B366F"/>
    <w:rsid w:val="007B3742"/>
    <w:rsid w:val="007B3C17"/>
    <w:rsid w:val="007B3F92"/>
    <w:rsid w:val="007B4C8A"/>
    <w:rsid w:val="007B5863"/>
    <w:rsid w:val="007B5D2C"/>
    <w:rsid w:val="007B7380"/>
    <w:rsid w:val="007B73BB"/>
    <w:rsid w:val="007B788D"/>
    <w:rsid w:val="007C09F4"/>
    <w:rsid w:val="007C0A1C"/>
    <w:rsid w:val="007C0C16"/>
    <w:rsid w:val="007C0D58"/>
    <w:rsid w:val="007C0F98"/>
    <w:rsid w:val="007C10A3"/>
    <w:rsid w:val="007C1147"/>
    <w:rsid w:val="007C1444"/>
    <w:rsid w:val="007C1F33"/>
    <w:rsid w:val="007C3404"/>
    <w:rsid w:val="007C42E1"/>
    <w:rsid w:val="007C4549"/>
    <w:rsid w:val="007C5004"/>
    <w:rsid w:val="007C5AE8"/>
    <w:rsid w:val="007C5D72"/>
    <w:rsid w:val="007C631D"/>
    <w:rsid w:val="007C6797"/>
    <w:rsid w:val="007C6890"/>
    <w:rsid w:val="007C7F86"/>
    <w:rsid w:val="007D12D4"/>
    <w:rsid w:val="007D1CEF"/>
    <w:rsid w:val="007D2BFB"/>
    <w:rsid w:val="007D33F6"/>
    <w:rsid w:val="007D3BD8"/>
    <w:rsid w:val="007D3E75"/>
    <w:rsid w:val="007D4318"/>
    <w:rsid w:val="007D47AC"/>
    <w:rsid w:val="007D4B6B"/>
    <w:rsid w:val="007D4D85"/>
    <w:rsid w:val="007D50D8"/>
    <w:rsid w:val="007D56E7"/>
    <w:rsid w:val="007D57CC"/>
    <w:rsid w:val="007D5963"/>
    <w:rsid w:val="007D5BDA"/>
    <w:rsid w:val="007D6297"/>
    <w:rsid w:val="007D705E"/>
    <w:rsid w:val="007D730C"/>
    <w:rsid w:val="007D756B"/>
    <w:rsid w:val="007E020C"/>
    <w:rsid w:val="007E0939"/>
    <w:rsid w:val="007E0DE2"/>
    <w:rsid w:val="007E0E57"/>
    <w:rsid w:val="007E0E67"/>
    <w:rsid w:val="007E110F"/>
    <w:rsid w:val="007E129D"/>
    <w:rsid w:val="007E1717"/>
    <w:rsid w:val="007E1EB7"/>
    <w:rsid w:val="007E3C68"/>
    <w:rsid w:val="007E413B"/>
    <w:rsid w:val="007E4532"/>
    <w:rsid w:val="007E4C32"/>
    <w:rsid w:val="007E4C94"/>
    <w:rsid w:val="007E52A3"/>
    <w:rsid w:val="007E5320"/>
    <w:rsid w:val="007E5329"/>
    <w:rsid w:val="007E5567"/>
    <w:rsid w:val="007E5834"/>
    <w:rsid w:val="007E5C96"/>
    <w:rsid w:val="007E5E30"/>
    <w:rsid w:val="007E6556"/>
    <w:rsid w:val="007E6584"/>
    <w:rsid w:val="007E6C32"/>
    <w:rsid w:val="007E6D5E"/>
    <w:rsid w:val="007E764C"/>
    <w:rsid w:val="007E7BC2"/>
    <w:rsid w:val="007E7D22"/>
    <w:rsid w:val="007F0228"/>
    <w:rsid w:val="007F0C94"/>
    <w:rsid w:val="007F10AE"/>
    <w:rsid w:val="007F16FA"/>
    <w:rsid w:val="007F17B1"/>
    <w:rsid w:val="007F1F2F"/>
    <w:rsid w:val="007F22EE"/>
    <w:rsid w:val="007F2792"/>
    <w:rsid w:val="007F29FC"/>
    <w:rsid w:val="007F2D85"/>
    <w:rsid w:val="007F347D"/>
    <w:rsid w:val="007F3F32"/>
    <w:rsid w:val="007F435B"/>
    <w:rsid w:val="007F469D"/>
    <w:rsid w:val="007F4ACD"/>
    <w:rsid w:val="007F4E2A"/>
    <w:rsid w:val="007F597D"/>
    <w:rsid w:val="007F5DA4"/>
    <w:rsid w:val="007F63E7"/>
    <w:rsid w:val="007F6761"/>
    <w:rsid w:val="007F6A16"/>
    <w:rsid w:val="007F6D35"/>
    <w:rsid w:val="007F72A7"/>
    <w:rsid w:val="007F792B"/>
    <w:rsid w:val="007F7E4F"/>
    <w:rsid w:val="008003B5"/>
    <w:rsid w:val="00800629"/>
    <w:rsid w:val="00800C06"/>
    <w:rsid w:val="00801123"/>
    <w:rsid w:val="00801A69"/>
    <w:rsid w:val="00802E33"/>
    <w:rsid w:val="00803723"/>
    <w:rsid w:val="008043CC"/>
    <w:rsid w:val="0080447C"/>
    <w:rsid w:val="0080492C"/>
    <w:rsid w:val="00804ADE"/>
    <w:rsid w:val="008053B0"/>
    <w:rsid w:val="00805A5C"/>
    <w:rsid w:val="00805CFD"/>
    <w:rsid w:val="00806217"/>
    <w:rsid w:val="00806300"/>
    <w:rsid w:val="00806485"/>
    <w:rsid w:val="00806CA6"/>
    <w:rsid w:val="008071AB"/>
    <w:rsid w:val="00807B5F"/>
    <w:rsid w:val="00807F1F"/>
    <w:rsid w:val="00811136"/>
    <w:rsid w:val="0081142B"/>
    <w:rsid w:val="008116E2"/>
    <w:rsid w:val="00811A0C"/>
    <w:rsid w:val="008120A6"/>
    <w:rsid w:val="00812BBA"/>
    <w:rsid w:val="00812D70"/>
    <w:rsid w:val="00814A14"/>
    <w:rsid w:val="00814C6E"/>
    <w:rsid w:val="00814E64"/>
    <w:rsid w:val="008159FB"/>
    <w:rsid w:val="00815A37"/>
    <w:rsid w:val="00815DB9"/>
    <w:rsid w:val="00816369"/>
    <w:rsid w:val="008164C0"/>
    <w:rsid w:val="008170F1"/>
    <w:rsid w:val="008171B5"/>
    <w:rsid w:val="0081722A"/>
    <w:rsid w:val="00817822"/>
    <w:rsid w:val="008178C5"/>
    <w:rsid w:val="008200DB"/>
    <w:rsid w:val="008208D5"/>
    <w:rsid w:val="00821106"/>
    <w:rsid w:val="00821F4F"/>
    <w:rsid w:val="00822276"/>
    <w:rsid w:val="00822603"/>
    <w:rsid w:val="00822A8D"/>
    <w:rsid w:val="0082301F"/>
    <w:rsid w:val="00823547"/>
    <w:rsid w:val="0082367D"/>
    <w:rsid w:val="00823F0E"/>
    <w:rsid w:val="0082416F"/>
    <w:rsid w:val="0082450D"/>
    <w:rsid w:val="00824595"/>
    <w:rsid w:val="008247DB"/>
    <w:rsid w:val="008248C4"/>
    <w:rsid w:val="008258FD"/>
    <w:rsid w:val="00825912"/>
    <w:rsid w:val="00825977"/>
    <w:rsid w:val="008260A6"/>
    <w:rsid w:val="0082635D"/>
    <w:rsid w:val="00826488"/>
    <w:rsid w:val="00827239"/>
    <w:rsid w:val="00830148"/>
    <w:rsid w:val="008304E1"/>
    <w:rsid w:val="008305E5"/>
    <w:rsid w:val="00830621"/>
    <w:rsid w:val="00830A82"/>
    <w:rsid w:val="00830C54"/>
    <w:rsid w:val="00831000"/>
    <w:rsid w:val="00831224"/>
    <w:rsid w:val="008315FA"/>
    <w:rsid w:val="008316A2"/>
    <w:rsid w:val="00831D01"/>
    <w:rsid w:val="008320DC"/>
    <w:rsid w:val="0083250B"/>
    <w:rsid w:val="00832F7F"/>
    <w:rsid w:val="00832FE0"/>
    <w:rsid w:val="00832FFD"/>
    <w:rsid w:val="0083335A"/>
    <w:rsid w:val="00833DE3"/>
    <w:rsid w:val="00834CA0"/>
    <w:rsid w:val="00835592"/>
    <w:rsid w:val="0083570E"/>
    <w:rsid w:val="008357EA"/>
    <w:rsid w:val="00835C25"/>
    <w:rsid w:val="00835F2F"/>
    <w:rsid w:val="008363FB"/>
    <w:rsid w:val="008364F2"/>
    <w:rsid w:val="00837998"/>
    <w:rsid w:val="00837B30"/>
    <w:rsid w:val="00840464"/>
    <w:rsid w:val="0084079C"/>
    <w:rsid w:val="0084092E"/>
    <w:rsid w:val="00841162"/>
    <w:rsid w:val="00841454"/>
    <w:rsid w:val="00841F4B"/>
    <w:rsid w:val="00841F5B"/>
    <w:rsid w:val="008420E4"/>
    <w:rsid w:val="00842564"/>
    <w:rsid w:val="00843396"/>
    <w:rsid w:val="00843B6E"/>
    <w:rsid w:val="00843B8A"/>
    <w:rsid w:val="008440B7"/>
    <w:rsid w:val="00844465"/>
    <w:rsid w:val="00844D8B"/>
    <w:rsid w:val="00845165"/>
    <w:rsid w:val="00845706"/>
    <w:rsid w:val="00846421"/>
    <w:rsid w:val="00846702"/>
    <w:rsid w:val="00846AF6"/>
    <w:rsid w:val="00846DEA"/>
    <w:rsid w:val="00846E96"/>
    <w:rsid w:val="0084742D"/>
    <w:rsid w:val="008474E9"/>
    <w:rsid w:val="00847E5E"/>
    <w:rsid w:val="008501A7"/>
    <w:rsid w:val="00850DA7"/>
    <w:rsid w:val="00851502"/>
    <w:rsid w:val="00852308"/>
    <w:rsid w:val="008524CE"/>
    <w:rsid w:val="00852C59"/>
    <w:rsid w:val="008530EF"/>
    <w:rsid w:val="00853A15"/>
    <w:rsid w:val="00853D57"/>
    <w:rsid w:val="00853DC0"/>
    <w:rsid w:val="00853DFE"/>
    <w:rsid w:val="008540DE"/>
    <w:rsid w:val="008541C7"/>
    <w:rsid w:val="00854978"/>
    <w:rsid w:val="00854D0B"/>
    <w:rsid w:val="00854EB5"/>
    <w:rsid w:val="00856111"/>
    <w:rsid w:val="00856155"/>
    <w:rsid w:val="00856A0C"/>
    <w:rsid w:val="00856ADE"/>
    <w:rsid w:val="008579D7"/>
    <w:rsid w:val="00857B9F"/>
    <w:rsid w:val="00857E5C"/>
    <w:rsid w:val="00857ED6"/>
    <w:rsid w:val="00860427"/>
    <w:rsid w:val="0086044F"/>
    <w:rsid w:val="00860889"/>
    <w:rsid w:val="00861B2A"/>
    <w:rsid w:val="00861C2A"/>
    <w:rsid w:val="00861D99"/>
    <w:rsid w:val="00861EFF"/>
    <w:rsid w:val="0086215B"/>
    <w:rsid w:val="008629B8"/>
    <w:rsid w:val="00862A82"/>
    <w:rsid w:val="00862BA3"/>
    <w:rsid w:val="00862DAF"/>
    <w:rsid w:val="00863260"/>
    <w:rsid w:val="008633A5"/>
    <w:rsid w:val="008636C3"/>
    <w:rsid w:val="00863B99"/>
    <w:rsid w:val="00863F8C"/>
    <w:rsid w:val="0086452C"/>
    <w:rsid w:val="0086480B"/>
    <w:rsid w:val="00864990"/>
    <w:rsid w:val="00864CBE"/>
    <w:rsid w:val="00864E42"/>
    <w:rsid w:val="00866568"/>
    <w:rsid w:val="00866FF3"/>
    <w:rsid w:val="008670A3"/>
    <w:rsid w:val="008671C5"/>
    <w:rsid w:val="008679FE"/>
    <w:rsid w:val="00867B3F"/>
    <w:rsid w:val="00867DD9"/>
    <w:rsid w:val="00870046"/>
    <w:rsid w:val="00870054"/>
    <w:rsid w:val="0087005B"/>
    <w:rsid w:val="00870252"/>
    <w:rsid w:val="00870F63"/>
    <w:rsid w:val="008718E6"/>
    <w:rsid w:val="008718E7"/>
    <w:rsid w:val="00872007"/>
    <w:rsid w:val="008723E9"/>
    <w:rsid w:val="0087248C"/>
    <w:rsid w:val="00872925"/>
    <w:rsid w:val="008730B2"/>
    <w:rsid w:val="008731F4"/>
    <w:rsid w:val="0087354E"/>
    <w:rsid w:val="00873842"/>
    <w:rsid w:val="00873900"/>
    <w:rsid w:val="0087394F"/>
    <w:rsid w:val="00873A4D"/>
    <w:rsid w:val="00873B46"/>
    <w:rsid w:val="00873DB1"/>
    <w:rsid w:val="00873E7D"/>
    <w:rsid w:val="00873FCA"/>
    <w:rsid w:val="0087413C"/>
    <w:rsid w:val="0087418D"/>
    <w:rsid w:val="00875A5F"/>
    <w:rsid w:val="00875CE1"/>
    <w:rsid w:val="00875F55"/>
    <w:rsid w:val="008761F1"/>
    <w:rsid w:val="00876A60"/>
    <w:rsid w:val="00876A79"/>
    <w:rsid w:val="008772CF"/>
    <w:rsid w:val="00877B9B"/>
    <w:rsid w:val="00880BFF"/>
    <w:rsid w:val="008813AA"/>
    <w:rsid w:val="0088142B"/>
    <w:rsid w:val="00881753"/>
    <w:rsid w:val="00881C38"/>
    <w:rsid w:val="00881E12"/>
    <w:rsid w:val="0088289B"/>
    <w:rsid w:val="0088334E"/>
    <w:rsid w:val="008836F2"/>
    <w:rsid w:val="00883AC1"/>
    <w:rsid w:val="00884393"/>
    <w:rsid w:val="008846B7"/>
    <w:rsid w:val="00884786"/>
    <w:rsid w:val="00884B90"/>
    <w:rsid w:val="00885616"/>
    <w:rsid w:val="00886255"/>
    <w:rsid w:val="00886353"/>
    <w:rsid w:val="00887025"/>
    <w:rsid w:val="00887242"/>
    <w:rsid w:val="00890236"/>
    <w:rsid w:val="00890D28"/>
    <w:rsid w:val="00890DFF"/>
    <w:rsid w:val="00891210"/>
    <w:rsid w:val="008913A7"/>
    <w:rsid w:val="008917D2"/>
    <w:rsid w:val="008919D3"/>
    <w:rsid w:val="00891CA2"/>
    <w:rsid w:val="00892B73"/>
    <w:rsid w:val="00893079"/>
    <w:rsid w:val="008930AA"/>
    <w:rsid w:val="008930C5"/>
    <w:rsid w:val="00893CC7"/>
    <w:rsid w:val="00895497"/>
    <w:rsid w:val="0089553C"/>
    <w:rsid w:val="00896313"/>
    <w:rsid w:val="00896608"/>
    <w:rsid w:val="008977FD"/>
    <w:rsid w:val="008A0176"/>
    <w:rsid w:val="008A02A3"/>
    <w:rsid w:val="008A0870"/>
    <w:rsid w:val="008A1349"/>
    <w:rsid w:val="008A1688"/>
    <w:rsid w:val="008A1A0F"/>
    <w:rsid w:val="008A1ACF"/>
    <w:rsid w:val="008A1C98"/>
    <w:rsid w:val="008A1D71"/>
    <w:rsid w:val="008A1F47"/>
    <w:rsid w:val="008A256E"/>
    <w:rsid w:val="008A3BEA"/>
    <w:rsid w:val="008A51CB"/>
    <w:rsid w:val="008A54F9"/>
    <w:rsid w:val="008A5910"/>
    <w:rsid w:val="008A5B1C"/>
    <w:rsid w:val="008A6322"/>
    <w:rsid w:val="008A6763"/>
    <w:rsid w:val="008A686B"/>
    <w:rsid w:val="008A6FB5"/>
    <w:rsid w:val="008A7AFD"/>
    <w:rsid w:val="008A7FDD"/>
    <w:rsid w:val="008B02CD"/>
    <w:rsid w:val="008B05C5"/>
    <w:rsid w:val="008B0749"/>
    <w:rsid w:val="008B0D0A"/>
    <w:rsid w:val="008B148E"/>
    <w:rsid w:val="008B1C27"/>
    <w:rsid w:val="008B1CC9"/>
    <w:rsid w:val="008B1D62"/>
    <w:rsid w:val="008B20FD"/>
    <w:rsid w:val="008B2283"/>
    <w:rsid w:val="008B2494"/>
    <w:rsid w:val="008B24C8"/>
    <w:rsid w:val="008B27ED"/>
    <w:rsid w:val="008B2884"/>
    <w:rsid w:val="008B3234"/>
    <w:rsid w:val="008B3582"/>
    <w:rsid w:val="008B3BA7"/>
    <w:rsid w:val="008B41C9"/>
    <w:rsid w:val="008B420A"/>
    <w:rsid w:val="008B4D8A"/>
    <w:rsid w:val="008B4F18"/>
    <w:rsid w:val="008B5442"/>
    <w:rsid w:val="008B5598"/>
    <w:rsid w:val="008B6644"/>
    <w:rsid w:val="008B69B6"/>
    <w:rsid w:val="008B6C6A"/>
    <w:rsid w:val="008B6D01"/>
    <w:rsid w:val="008B6E94"/>
    <w:rsid w:val="008B7896"/>
    <w:rsid w:val="008C0280"/>
    <w:rsid w:val="008C04DB"/>
    <w:rsid w:val="008C0A27"/>
    <w:rsid w:val="008C0CB1"/>
    <w:rsid w:val="008C33C0"/>
    <w:rsid w:val="008C348F"/>
    <w:rsid w:val="008C366B"/>
    <w:rsid w:val="008C36EB"/>
    <w:rsid w:val="008C396C"/>
    <w:rsid w:val="008C4450"/>
    <w:rsid w:val="008C4C54"/>
    <w:rsid w:val="008C54E7"/>
    <w:rsid w:val="008C5891"/>
    <w:rsid w:val="008C5ADA"/>
    <w:rsid w:val="008C5D61"/>
    <w:rsid w:val="008C65D8"/>
    <w:rsid w:val="008C6AB9"/>
    <w:rsid w:val="008C7017"/>
    <w:rsid w:val="008D0DF5"/>
    <w:rsid w:val="008D1973"/>
    <w:rsid w:val="008D1A41"/>
    <w:rsid w:val="008D2081"/>
    <w:rsid w:val="008D2D16"/>
    <w:rsid w:val="008D33E8"/>
    <w:rsid w:val="008D3704"/>
    <w:rsid w:val="008D394B"/>
    <w:rsid w:val="008D39E9"/>
    <w:rsid w:val="008D3DCC"/>
    <w:rsid w:val="008D4AAB"/>
    <w:rsid w:val="008D4B0A"/>
    <w:rsid w:val="008D4D96"/>
    <w:rsid w:val="008D4E61"/>
    <w:rsid w:val="008D4EB9"/>
    <w:rsid w:val="008D6017"/>
    <w:rsid w:val="008D676B"/>
    <w:rsid w:val="008D67B2"/>
    <w:rsid w:val="008D6A84"/>
    <w:rsid w:val="008D7176"/>
    <w:rsid w:val="008D733C"/>
    <w:rsid w:val="008D7813"/>
    <w:rsid w:val="008D783E"/>
    <w:rsid w:val="008D79CA"/>
    <w:rsid w:val="008D7F92"/>
    <w:rsid w:val="008E04DD"/>
    <w:rsid w:val="008E0750"/>
    <w:rsid w:val="008E086A"/>
    <w:rsid w:val="008E0A7F"/>
    <w:rsid w:val="008E12CA"/>
    <w:rsid w:val="008E1589"/>
    <w:rsid w:val="008E1762"/>
    <w:rsid w:val="008E255B"/>
    <w:rsid w:val="008E2CBB"/>
    <w:rsid w:val="008E2CEC"/>
    <w:rsid w:val="008E3402"/>
    <w:rsid w:val="008E372F"/>
    <w:rsid w:val="008E389B"/>
    <w:rsid w:val="008E4531"/>
    <w:rsid w:val="008E4F0C"/>
    <w:rsid w:val="008E526B"/>
    <w:rsid w:val="008E5860"/>
    <w:rsid w:val="008E5925"/>
    <w:rsid w:val="008E5B35"/>
    <w:rsid w:val="008E609D"/>
    <w:rsid w:val="008E6CAF"/>
    <w:rsid w:val="008E6CF4"/>
    <w:rsid w:val="008E7190"/>
    <w:rsid w:val="008E76B1"/>
    <w:rsid w:val="008E79C7"/>
    <w:rsid w:val="008F00F0"/>
    <w:rsid w:val="008F075F"/>
    <w:rsid w:val="008F1A57"/>
    <w:rsid w:val="008F1CE8"/>
    <w:rsid w:val="008F1E89"/>
    <w:rsid w:val="008F202B"/>
    <w:rsid w:val="008F230B"/>
    <w:rsid w:val="008F2624"/>
    <w:rsid w:val="008F33DB"/>
    <w:rsid w:val="008F36AC"/>
    <w:rsid w:val="008F37FF"/>
    <w:rsid w:val="008F389B"/>
    <w:rsid w:val="008F3AEC"/>
    <w:rsid w:val="008F47DC"/>
    <w:rsid w:val="008F48BC"/>
    <w:rsid w:val="008F4E96"/>
    <w:rsid w:val="008F6448"/>
    <w:rsid w:val="008F66BD"/>
    <w:rsid w:val="008F6B27"/>
    <w:rsid w:val="00900913"/>
    <w:rsid w:val="00900A2F"/>
    <w:rsid w:val="00900CE5"/>
    <w:rsid w:val="00901D8C"/>
    <w:rsid w:val="00901FBC"/>
    <w:rsid w:val="00902042"/>
    <w:rsid w:val="00902ABE"/>
    <w:rsid w:val="00902ABF"/>
    <w:rsid w:val="0090373D"/>
    <w:rsid w:val="0090385B"/>
    <w:rsid w:val="00904622"/>
    <w:rsid w:val="00904DE5"/>
    <w:rsid w:val="0090500D"/>
    <w:rsid w:val="009053CA"/>
    <w:rsid w:val="00906298"/>
    <w:rsid w:val="0090788A"/>
    <w:rsid w:val="00907916"/>
    <w:rsid w:val="009101F9"/>
    <w:rsid w:val="00910477"/>
    <w:rsid w:val="00910A35"/>
    <w:rsid w:val="0091101E"/>
    <w:rsid w:val="009128FC"/>
    <w:rsid w:val="0091322B"/>
    <w:rsid w:val="00913813"/>
    <w:rsid w:val="0091402E"/>
    <w:rsid w:val="00914908"/>
    <w:rsid w:val="00914B4F"/>
    <w:rsid w:val="00914E19"/>
    <w:rsid w:val="00915104"/>
    <w:rsid w:val="009153BF"/>
    <w:rsid w:val="00915550"/>
    <w:rsid w:val="00916425"/>
    <w:rsid w:val="00916B24"/>
    <w:rsid w:val="00917091"/>
    <w:rsid w:val="00917D4C"/>
    <w:rsid w:val="00920420"/>
    <w:rsid w:val="00920824"/>
    <w:rsid w:val="009209E0"/>
    <w:rsid w:val="00920A07"/>
    <w:rsid w:val="009214E9"/>
    <w:rsid w:val="00921977"/>
    <w:rsid w:val="00921BE6"/>
    <w:rsid w:val="0092202A"/>
    <w:rsid w:val="00922973"/>
    <w:rsid w:val="00922BEC"/>
    <w:rsid w:val="00922FB6"/>
    <w:rsid w:val="00923A01"/>
    <w:rsid w:val="009242A2"/>
    <w:rsid w:val="009247EC"/>
    <w:rsid w:val="00924B39"/>
    <w:rsid w:val="00924BB6"/>
    <w:rsid w:val="00924C9B"/>
    <w:rsid w:val="00925272"/>
    <w:rsid w:val="00925727"/>
    <w:rsid w:val="009257D7"/>
    <w:rsid w:val="009266FB"/>
    <w:rsid w:val="00927BDF"/>
    <w:rsid w:val="009307EA"/>
    <w:rsid w:val="00931043"/>
    <w:rsid w:val="009310DC"/>
    <w:rsid w:val="00931D04"/>
    <w:rsid w:val="00932BD8"/>
    <w:rsid w:val="00932FFB"/>
    <w:rsid w:val="00933D1B"/>
    <w:rsid w:val="009342D5"/>
    <w:rsid w:val="0093471A"/>
    <w:rsid w:val="00934B25"/>
    <w:rsid w:val="009350CA"/>
    <w:rsid w:val="00935529"/>
    <w:rsid w:val="00935CD9"/>
    <w:rsid w:val="00935DC0"/>
    <w:rsid w:val="00937100"/>
    <w:rsid w:val="00937358"/>
    <w:rsid w:val="00937496"/>
    <w:rsid w:val="00937DB1"/>
    <w:rsid w:val="00937DD5"/>
    <w:rsid w:val="0094027B"/>
    <w:rsid w:val="009405DC"/>
    <w:rsid w:val="009407A2"/>
    <w:rsid w:val="00940939"/>
    <w:rsid w:val="00940AB9"/>
    <w:rsid w:val="0094197F"/>
    <w:rsid w:val="00941AF7"/>
    <w:rsid w:val="00941EB2"/>
    <w:rsid w:val="00941EB3"/>
    <w:rsid w:val="0094285B"/>
    <w:rsid w:val="009429AF"/>
    <w:rsid w:val="009438F3"/>
    <w:rsid w:val="00943C99"/>
    <w:rsid w:val="00943E6D"/>
    <w:rsid w:val="0094435E"/>
    <w:rsid w:val="009445BB"/>
    <w:rsid w:val="0094460C"/>
    <w:rsid w:val="009447D6"/>
    <w:rsid w:val="00944D55"/>
    <w:rsid w:val="0094581B"/>
    <w:rsid w:val="00945C51"/>
    <w:rsid w:val="00945D5E"/>
    <w:rsid w:val="00945E7F"/>
    <w:rsid w:val="00946B6A"/>
    <w:rsid w:val="00946EC6"/>
    <w:rsid w:val="00946ED4"/>
    <w:rsid w:val="00946F52"/>
    <w:rsid w:val="00947329"/>
    <w:rsid w:val="0094777D"/>
    <w:rsid w:val="00950190"/>
    <w:rsid w:val="00951B13"/>
    <w:rsid w:val="00952A68"/>
    <w:rsid w:val="00952BA6"/>
    <w:rsid w:val="009530F1"/>
    <w:rsid w:val="009532B4"/>
    <w:rsid w:val="00953757"/>
    <w:rsid w:val="00953A15"/>
    <w:rsid w:val="00953C30"/>
    <w:rsid w:val="00955289"/>
    <w:rsid w:val="0095571B"/>
    <w:rsid w:val="0095654B"/>
    <w:rsid w:val="00957BD2"/>
    <w:rsid w:val="00957F37"/>
    <w:rsid w:val="0096015C"/>
    <w:rsid w:val="00960C43"/>
    <w:rsid w:val="009612D2"/>
    <w:rsid w:val="0096197F"/>
    <w:rsid w:val="00961B66"/>
    <w:rsid w:val="009622D5"/>
    <w:rsid w:val="009626BC"/>
    <w:rsid w:val="0096312B"/>
    <w:rsid w:val="009635DE"/>
    <w:rsid w:val="00963640"/>
    <w:rsid w:val="0096428B"/>
    <w:rsid w:val="009643B4"/>
    <w:rsid w:val="009644F0"/>
    <w:rsid w:val="009646B5"/>
    <w:rsid w:val="00965B76"/>
    <w:rsid w:val="00965F45"/>
    <w:rsid w:val="0096610E"/>
    <w:rsid w:val="009668AA"/>
    <w:rsid w:val="00966DDA"/>
    <w:rsid w:val="0097031A"/>
    <w:rsid w:val="00970BBB"/>
    <w:rsid w:val="009710C3"/>
    <w:rsid w:val="00971202"/>
    <w:rsid w:val="00971371"/>
    <w:rsid w:val="0097137A"/>
    <w:rsid w:val="00972382"/>
    <w:rsid w:val="009725C4"/>
    <w:rsid w:val="00972616"/>
    <w:rsid w:val="00972ADD"/>
    <w:rsid w:val="00972C02"/>
    <w:rsid w:val="00973386"/>
    <w:rsid w:val="009733A9"/>
    <w:rsid w:val="00973AC9"/>
    <w:rsid w:val="00973B96"/>
    <w:rsid w:val="00973C9A"/>
    <w:rsid w:val="009740E4"/>
    <w:rsid w:val="00975477"/>
    <w:rsid w:val="00976728"/>
    <w:rsid w:val="00976A4E"/>
    <w:rsid w:val="00977419"/>
    <w:rsid w:val="00977AD1"/>
    <w:rsid w:val="00977E31"/>
    <w:rsid w:val="009801B3"/>
    <w:rsid w:val="00980D54"/>
    <w:rsid w:val="00981023"/>
    <w:rsid w:val="009817E5"/>
    <w:rsid w:val="00981805"/>
    <w:rsid w:val="00982A6C"/>
    <w:rsid w:val="00982A9D"/>
    <w:rsid w:val="00982CC1"/>
    <w:rsid w:val="00982ED8"/>
    <w:rsid w:val="00983016"/>
    <w:rsid w:val="0098318F"/>
    <w:rsid w:val="0098360E"/>
    <w:rsid w:val="0098420B"/>
    <w:rsid w:val="00984706"/>
    <w:rsid w:val="00984AE7"/>
    <w:rsid w:val="00984B3B"/>
    <w:rsid w:val="00984C5C"/>
    <w:rsid w:val="00984E92"/>
    <w:rsid w:val="0098572C"/>
    <w:rsid w:val="00986328"/>
    <w:rsid w:val="009867D4"/>
    <w:rsid w:val="00987227"/>
    <w:rsid w:val="00987381"/>
    <w:rsid w:val="009875A9"/>
    <w:rsid w:val="00987A39"/>
    <w:rsid w:val="00987CCD"/>
    <w:rsid w:val="00987D70"/>
    <w:rsid w:val="00987F2F"/>
    <w:rsid w:val="0099044A"/>
    <w:rsid w:val="00990984"/>
    <w:rsid w:val="00990C0E"/>
    <w:rsid w:val="00990F07"/>
    <w:rsid w:val="00991526"/>
    <w:rsid w:val="00991BE2"/>
    <w:rsid w:val="00991C0E"/>
    <w:rsid w:val="00991CC7"/>
    <w:rsid w:val="00991D6F"/>
    <w:rsid w:val="009927EF"/>
    <w:rsid w:val="009931BF"/>
    <w:rsid w:val="009931F3"/>
    <w:rsid w:val="00993431"/>
    <w:rsid w:val="00993648"/>
    <w:rsid w:val="009936D8"/>
    <w:rsid w:val="00993757"/>
    <w:rsid w:val="00993E2A"/>
    <w:rsid w:val="00994117"/>
    <w:rsid w:val="00994175"/>
    <w:rsid w:val="00994CC8"/>
    <w:rsid w:val="00995390"/>
    <w:rsid w:val="0099589A"/>
    <w:rsid w:val="00995B22"/>
    <w:rsid w:val="00995C74"/>
    <w:rsid w:val="0099692B"/>
    <w:rsid w:val="009970F6"/>
    <w:rsid w:val="009979F2"/>
    <w:rsid w:val="00997E4D"/>
    <w:rsid w:val="00997F72"/>
    <w:rsid w:val="00997F89"/>
    <w:rsid w:val="009A0679"/>
    <w:rsid w:val="009A09CF"/>
    <w:rsid w:val="009A0B76"/>
    <w:rsid w:val="009A0E33"/>
    <w:rsid w:val="009A0F2E"/>
    <w:rsid w:val="009A1AE5"/>
    <w:rsid w:val="009A1EB7"/>
    <w:rsid w:val="009A206A"/>
    <w:rsid w:val="009A2242"/>
    <w:rsid w:val="009A295C"/>
    <w:rsid w:val="009A2A60"/>
    <w:rsid w:val="009A2E04"/>
    <w:rsid w:val="009A3575"/>
    <w:rsid w:val="009A3643"/>
    <w:rsid w:val="009A613C"/>
    <w:rsid w:val="009A6203"/>
    <w:rsid w:val="009A65C7"/>
    <w:rsid w:val="009A6804"/>
    <w:rsid w:val="009A6F7B"/>
    <w:rsid w:val="009A749E"/>
    <w:rsid w:val="009A751B"/>
    <w:rsid w:val="009A7706"/>
    <w:rsid w:val="009A7D24"/>
    <w:rsid w:val="009B0ADC"/>
    <w:rsid w:val="009B1FB7"/>
    <w:rsid w:val="009B2436"/>
    <w:rsid w:val="009B2B4A"/>
    <w:rsid w:val="009B3217"/>
    <w:rsid w:val="009B3241"/>
    <w:rsid w:val="009B36A4"/>
    <w:rsid w:val="009B381F"/>
    <w:rsid w:val="009B460B"/>
    <w:rsid w:val="009B46F3"/>
    <w:rsid w:val="009B4878"/>
    <w:rsid w:val="009B4B7F"/>
    <w:rsid w:val="009B4C03"/>
    <w:rsid w:val="009B4C16"/>
    <w:rsid w:val="009B507D"/>
    <w:rsid w:val="009B5638"/>
    <w:rsid w:val="009B5857"/>
    <w:rsid w:val="009B5A16"/>
    <w:rsid w:val="009B5E13"/>
    <w:rsid w:val="009B69E6"/>
    <w:rsid w:val="009B74B6"/>
    <w:rsid w:val="009B79B8"/>
    <w:rsid w:val="009B7B74"/>
    <w:rsid w:val="009B7B7D"/>
    <w:rsid w:val="009B7D76"/>
    <w:rsid w:val="009C07E1"/>
    <w:rsid w:val="009C11AE"/>
    <w:rsid w:val="009C11B6"/>
    <w:rsid w:val="009C1265"/>
    <w:rsid w:val="009C1E65"/>
    <w:rsid w:val="009C328F"/>
    <w:rsid w:val="009C3392"/>
    <w:rsid w:val="009C3914"/>
    <w:rsid w:val="009C3E28"/>
    <w:rsid w:val="009C4473"/>
    <w:rsid w:val="009C4CBB"/>
    <w:rsid w:val="009C4FCE"/>
    <w:rsid w:val="009C51E0"/>
    <w:rsid w:val="009C5C53"/>
    <w:rsid w:val="009C6196"/>
    <w:rsid w:val="009C69D8"/>
    <w:rsid w:val="009C6ED1"/>
    <w:rsid w:val="009C6F1A"/>
    <w:rsid w:val="009C709A"/>
    <w:rsid w:val="009D003E"/>
    <w:rsid w:val="009D0426"/>
    <w:rsid w:val="009D0620"/>
    <w:rsid w:val="009D0A21"/>
    <w:rsid w:val="009D0BD1"/>
    <w:rsid w:val="009D185E"/>
    <w:rsid w:val="009D1A79"/>
    <w:rsid w:val="009D2747"/>
    <w:rsid w:val="009D2BFF"/>
    <w:rsid w:val="009D2F16"/>
    <w:rsid w:val="009D30B1"/>
    <w:rsid w:val="009D3209"/>
    <w:rsid w:val="009D3D01"/>
    <w:rsid w:val="009D4361"/>
    <w:rsid w:val="009D45AB"/>
    <w:rsid w:val="009D49E6"/>
    <w:rsid w:val="009D4ACB"/>
    <w:rsid w:val="009D4C30"/>
    <w:rsid w:val="009D4D7D"/>
    <w:rsid w:val="009D54CF"/>
    <w:rsid w:val="009D5E55"/>
    <w:rsid w:val="009D5F1D"/>
    <w:rsid w:val="009D6028"/>
    <w:rsid w:val="009D6195"/>
    <w:rsid w:val="009D68C7"/>
    <w:rsid w:val="009D6EC2"/>
    <w:rsid w:val="009D70F1"/>
    <w:rsid w:val="009D7435"/>
    <w:rsid w:val="009D7A27"/>
    <w:rsid w:val="009D7BE1"/>
    <w:rsid w:val="009E0D2A"/>
    <w:rsid w:val="009E0FBD"/>
    <w:rsid w:val="009E1037"/>
    <w:rsid w:val="009E13DB"/>
    <w:rsid w:val="009E13F4"/>
    <w:rsid w:val="009E171F"/>
    <w:rsid w:val="009E1B75"/>
    <w:rsid w:val="009E1C96"/>
    <w:rsid w:val="009E29F2"/>
    <w:rsid w:val="009E2C02"/>
    <w:rsid w:val="009E2CA5"/>
    <w:rsid w:val="009E3062"/>
    <w:rsid w:val="009E36EB"/>
    <w:rsid w:val="009E38DC"/>
    <w:rsid w:val="009E4093"/>
    <w:rsid w:val="009E43AC"/>
    <w:rsid w:val="009E44B4"/>
    <w:rsid w:val="009E4AC3"/>
    <w:rsid w:val="009E4F78"/>
    <w:rsid w:val="009E539E"/>
    <w:rsid w:val="009E621C"/>
    <w:rsid w:val="009E6223"/>
    <w:rsid w:val="009E7799"/>
    <w:rsid w:val="009E7876"/>
    <w:rsid w:val="009E79FD"/>
    <w:rsid w:val="009E7A4F"/>
    <w:rsid w:val="009F0254"/>
    <w:rsid w:val="009F06E9"/>
    <w:rsid w:val="009F117A"/>
    <w:rsid w:val="009F126E"/>
    <w:rsid w:val="009F1A9D"/>
    <w:rsid w:val="009F1D32"/>
    <w:rsid w:val="009F1DA7"/>
    <w:rsid w:val="009F1F40"/>
    <w:rsid w:val="009F20D8"/>
    <w:rsid w:val="009F2248"/>
    <w:rsid w:val="009F2B6D"/>
    <w:rsid w:val="009F2C0E"/>
    <w:rsid w:val="009F2DE1"/>
    <w:rsid w:val="009F2E97"/>
    <w:rsid w:val="009F39BF"/>
    <w:rsid w:val="009F41FF"/>
    <w:rsid w:val="009F45E0"/>
    <w:rsid w:val="009F4B32"/>
    <w:rsid w:val="009F5BE8"/>
    <w:rsid w:val="009F5EEA"/>
    <w:rsid w:val="009F614B"/>
    <w:rsid w:val="009F6B33"/>
    <w:rsid w:val="009F6FE8"/>
    <w:rsid w:val="009F79E1"/>
    <w:rsid w:val="00A00269"/>
    <w:rsid w:val="00A0044D"/>
    <w:rsid w:val="00A00672"/>
    <w:rsid w:val="00A009A2"/>
    <w:rsid w:val="00A00BF4"/>
    <w:rsid w:val="00A00E83"/>
    <w:rsid w:val="00A012B0"/>
    <w:rsid w:val="00A013E5"/>
    <w:rsid w:val="00A01B46"/>
    <w:rsid w:val="00A01BD5"/>
    <w:rsid w:val="00A01D55"/>
    <w:rsid w:val="00A01E47"/>
    <w:rsid w:val="00A02769"/>
    <w:rsid w:val="00A03166"/>
    <w:rsid w:val="00A032B2"/>
    <w:rsid w:val="00A0334B"/>
    <w:rsid w:val="00A037ED"/>
    <w:rsid w:val="00A042D6"/>
    <w:rsid w:val="00A049BE"/>
    <w:rsid w:val="00A05266"/>
    <w:rsid w:val="00A0566C"/>
    <w:rsid w:val="00A05F80"/>
    <w:rsid w:val="00A0654B"/>
    <w:rsid w:val="00A067A6"/>
    <w:rsid w:val="00A067E0"/>
    <w:rsid w:val="00A06AF5"/>
    <w:rsid w:val="00A06D3C"/>
    <w:rsid w:val="00A06D54"/>
    <w:rsid w:val="00A07D8A"/>
    <w:rsid w:val="00A10630"/>
    <w:rsid w:val="00A10A2F"/>
    <w:rsid w:val="00A10ACA"/>
    <w:rsid w:val="00A1178D"/>
    <w:rsid w:val="00A11F03"/>
    <w:rsid w:val="00A12DE7"/>
    <w:rsid w:val="00A12E2C"/>
    <w:rsid w:val="00A13DC8"/>
    <w:rsid w:val="00A1464C"/>
    <w:rsid w:val="00A149EF"/>
    <w:rsid w:val="00A15103"/>
    <w:rsid w:val="00A152FE"/>
    <w:rsid w:val="00A15614"/>
    <w:rsid w:val="00A16C2C"/>
    <w:rsid w:val="00A178E5"/>
    <w:rsid w:val="00A206F6"/>
    <w:rsid w:val="00A22D84"/>
    <w:rsid w:val="00A22DCF"/>
    <w:rsid w:val="00A23CF4"/>
    <w:rsid w:val="00A23FA3"/>
    <w:rsid w:val="00A24028"/>
    <w:rsid w:val="00A2408F"/>
    <w:rsid w:val="00A24516"/>
    <w:rsid w:val="00A24524"/>
    <w:rsid w:val="00A248D8"/>
    <w:rsid w:val="00A24AD1"/>
    <w:rsid w:val="00A24CB2"/>
    <w:rsid w:val="00A24EEC"/>
    <w:rsid w:val="00A24FE8"/>
    <w:rsid w:val="00A25061"/>
    <w:rsid w:val="00A25141"/>
    <w:rsid w:val="00A2517B"/>
    <w:rsid w:val="00A253C1"/>
    <w:rsid w:val="00A260BD"/>
    <w:rsid w:val="00A26AC0"/>
    <w:rsid w:val="00A26E3A"/>
    <w:rsid w:val="00A2798E"/>
    <w:rsid w:val="00A30AF7"/>
    <w:rsid w:val="00A30B15"/>
    <w:rsid w:val="00A30CB5"/>
    <w:rsid w:val="00A31844"/>
    <w:rsid w:val="00A31E2A"/>
    <w:rsid w:val="00A32E4F"/>
    <w:rsid w:val="00A33418"/>
    <w:rsid w:val="00A34011"/>
    <w:rsid w:val="00A34309"/>
    <w:rsid w:val="00A3431D"/>
    <w:rsid w:val="00A34BDE"/>
    <w:rsid w:val="00A34E3E"/>
    <w:rsid w:val="00A35014"/>
    <w:rsid w:val="00A352CC"/>
    <w:rsid w:val="00A35501"/>
    <w:rsid w:val="00A35EE8"/>
    <w:rsid w:val="00A360AB"/>
    <w:rsid w:val="00A3727E"/>
    <w:rsid w:val="00A37A60"/>
    <w:rsid w:val="00A37AD8"/>
    <w:rsid w:val="00A40460"/>
    <w:rsid w:val="00A4074F"/>
    <w:rsid w:val="00A411AF"/>
    <w:rsid w:val="00A4137C"/>
    <w:rsid w:val="00A417D0"/>
    <w:rsid w:val="00A41888"/>
    <w:rsid w:val="00A41933"/>
    <w:rsid w:val="00A41A58"/>
    <w:rsid w:val="00A41B63"/>
    <w:rsid w:val="00A420BD"/>
    <w:rsid w:val="00A42427"/>
    <w:rsid w:val="00A424A5"/>
    <w:rsid w:val="00A42AD5"/>
    <w:rsid w:val="00A42AE2"/>
    <w:rsid w:val="00A42F9B"/>
    <w:rsid w:val="00A441D4"/>
    <w:rsid w:val="00A44BDA"/>
    <w:rsid w:val="00A44F89"/>
    <w:rsid w:val="00A451A9"/>
    <w:rsid w:val="00A45C62"/>
    <w:rsid w:val="00A467EB"/>
    <w:rsid w:val="00A46830"/>
    <w:rsid w:val="00A46D2D"/>
    <w:rsid w:val="00A46DD5"/>
    <w:rsid w:val="00A4726C"/>
    <w:rsid w:val="00A47B90"/>
    <w:rsid w:val="00A47C10"/>
    <w:rsid w:val="00A50224"/>
    <w:rsid w:val="00A502C8"/>
    <w:rsid w:val="00A50396"/>
    <w:rsid w:val="00A50546"/>
    <w:rsid w:val="00A50629"/>
    <w:rsid w:val="00A50835"/>
    <w:rsid w:val="00A50BB5"/>
    <w:rsid w:val="00A5112A"/>
    <w:rsid w:val="00A51162"/>
    <w:rsid w:val="00A5133D"/>
    <w:rsid w:val="00A51DDC"/>
    <w:rsid w:val="00A52133"/>
    <w:rsid w:val="00A52337"/>
    <w:rsid w:val="00A52981"/>
    <w:rsid w:val="00A52C7B"/>
    <w:rsid w:val="00A52E08"/>
    <w:rsid w:val="00A52EC6"/>
    <w:rsid w:val="00A52F41"/>
    <w:rsid w:val="00A5355C"/>
    <w:rsid w:val="00A539A8"/>
    <w:rsid w:val="00A53C7B"/>
    <w:rsid w:val="00A53C86"/>
    <w:rsid w:val="00A54890"/>
    <w:rsid w:val="00A556AA"/>
    <w:rsid w:val="00A556F8"/>
    <w:rsid w:val="00A557C7"/>
    <w:rsid w:val="00A55E8E"/>
    <w:rsid w:val="00A560F8"/>
    <w:rsid w:val="00A562A4"/>
    <w:rsid w:val="00A569A8"/>
    <w:rsid w:val="00A56B18"/>
    <w:rsid w:val="00A56DC7"/>
    <w:rsid w:val="00A56E76"/>
    <w:rsid w:val="00A56F6D"/>
    <w:rsid w:val="00A57434"/>
    <w:rsid w:val="00A57A1B"/>
    <w:rsid w:val="00A57FE6"/>
    <w:rsid w:val="00A6003C"/>
    <w:rsid w:val="00A600E2"/>
    <w:rsid w:val="00A60263"/>
    <w:rsid w:val="00A60297"/>
    <w:rsid w:val="00A60C03"/>
    <w:rsid w:val="00A6179C"/>
    <w:rsid w:val="00A62347"/>
    <w:rsid w:val="00A62407"/>
    <w:rsid w:val="00A62B5B"/>
    <w:rsid w:val="00A62D37"/>
    <w:rsid w:val="00A63610"/>
    <w:rsid w:val="00A638CF"/>
    <w:rsid w:val="00A64782"/>
    <w:rsid w:val="00A65023"/>
    <w:rsid w:val="00A6522F"/>
    <w:rsid w:val="00A6538E"/>
    <w:rsid w:val="00A6550B"/>
    <w:rsid w:val="00A656EC"/>
    <w:rsid w:val="00A65828"/>
    <w:rsid w:val="00A663FB"/>
    <w:rsid w:val="00A66CA1"/>
    <w:rsid w:val="00A66F70"/>
    <w:rsid w:val="00A67464"/>
    <w:rsid w:val="00A67570"/>
    <w:rsid w:val="00A67594"/>
    <w:rsid w:val="00A676FD"/>
    <w:rsid w:val="00A67C01"/>
    <w:rsid w:val="00A67D9F"/>
    <w:rsid w:val="00A700A9"/>
    <w:rsid w:val="00A7019F"/>
    <w:rsid w:val="00A701F6"/>
    <w:rsid w:val="00A706B0"/>
    <w:rsid w:val="00A70B33"/>
    <w:rsid w:val="00A70B61"/>
    <w:rsid w:val="00A70BD2"/>
    <w:rsid w:val="00A70D62"/>
    <w:rsid w:val="00A7119F"/>
    <w:rsid w:val="00A7151A"/>
    <w:rsid w:val="00A71590"/>
    <w:rsid w:val="00A7180E"/>
    <w:rsid w:val="00A71B6D"/>
    <w:rsid w:val="00A71C74"/>
    <w:rsid w:val="00A72000"/>
    <w:rsid w:val="00A7219B"/>
    <w:rsid w:val="00A7225B"/>
    <w:rsid w:val="00A72765"/>
    <w:rsid w:val="00A72774"/>
    <w:rsid w:val="00A7278C"/>
    <w:rsid w:val="00A73046"/>
    <w:rsid w:val="00A73150"/>
    <w:rsid w:val="00A7317F"/>
    <w:rsid w:val="00A73D72"/>
    <w:rsid w:val="00A73DF5"/>
    <w:rsid w:val="00A73E45"/>
    <w:rsid w:val="00A746D7"/>
    <w:rsid w:val="00A74766"/>
    <w:rsid w:val="00A74895"/>
    <w:rsid w:val="00A74AA0"/>
    <w:rsid w:val="00A74CAC"/>
    <w:rsid w:val="00A7513E"/>
    <w:rsid w:val="00A75518"/>
    <w:rsid w:val="00A75611"/>
    <w:rsid w:val="00A757D4"/>
    <w:rsid w:val="00A75E1E"/>
    <w:rsid w:val="00A75ED0"/>
    <w:rsid w:val="00A76641"/>
    <w:rsid w:val="00A766C8"/>
    <w:rsid w:val="00A76886"/>
    <w:rsid w:val="00A76DF1"/>
    <w:rsid w:val="00A779F0"/>
    <w:rsid w:val="00A80440"/>
    <w:rsid w:val="00A808C9"/>
    <w:rsid w:val="00A80962"/>
    <w:rsid w:val="00A80F0B"/>
    <w:rsid w:val="00A816FB"/>
    <w:rsid w:val="00A81B97"/>
    <w:rsid w:val="00A81E8C"/>
    <w:rsid w:val="00A8251D"/>
    <w:rsid w:val="00A82921"/>
    <w:rsid w:val="00A82C1B"/>
    <w:rsid w:val="00A830B3"/>
    <w:rsid w:val="00A8344C"/>
    <w:rsid w:val="00A83816"/>
    <w:rsid w:val="00A83996"/>
    <w:rsid w:val="00A83E34"/>
    <w:rsid w:val="00A8437D"/>
    <w:rsid w:val="00A84434"/>
    <w:rsid w:val="00A848A8"/>
    <w:rsid w:val="00A84BD6"/>
    <w:rsid w:val="00A84D15"/>
    <w:rsid w:val="00A84E20"/>
    <w:rsid w:val="00A850C9"/>
    <w:rsid w:val="00A857A3"/>
    <w:rsid w:val="00A8583B"/>
    <w:rsid w:val="00A862D6"/>
    <w:rsid w:val="00A87408"/>
    <w:rsid w:val="00A874D3"/>
    <w:rsid w:val="00A87EC6"/>
    <w:rsid w:val="00A91110"/>
    <w:rsid w:val="00A91DAA"/>
    <w:rsid w:val="00A91F87"/>
    <w:rsid w:val="00A92DD0"/>
    <w:rsid w:val="00A92F43"/>
    <w:rsid w:val="00A9377B"/>
    <w:rsid w:val="00A937CA"/>
    <w:rsid w:val="00A93F65"/>
    <w:rsid w:val="00A94CE9"/>
    <w:rsid w:val="00A9519A"/>
    <w:rsid w:val="00A951E1"/>
    <w:rsid w:val="00A95858"/>
    <w:rsid w:val="00A95BBF"/>
    <w:rsid w:val="00A95D70"/>
    <w:rsid w:val="00A95E2F"/>
    <w:rsid w:val="00A961D3"/>
    <w:rsid w:val="00A96655"/>
    <w:rsid w:val="00A96842"/>
    <w:rsid w:val="00A96C86"/>
    <w:rsid w:val="00A97760"/>
    <w:rsid w:val="00AA00B5"/>
    <w:rsid w:val="00AA0308"/>
    <w:rsid w:val="00AA065B"/>
    <w:rsid w:val="00AA14D0"/>
    <w:rsid w:val="00AA2769"/>
    <w:rsid w:val="00AA28A7"/>
    <w:rsid w:val="00AA2951"/>
    <w:rsid w:val="00AA2B81"/>
    <w:rsid w:val="00AA3555"/>
    <w:rsid w:val="00AA3AF1"/>
    <w:rsid w:val="00AA5213"/>
    <w:rsid w:val="00AA5899"/>
    <w:rsid w:val="00AA58FD"/>
    <w:rsid w:val="00AA6541"/>
    <w:rsid w:val="00AA66F3"/>
    <w:rsid w:val="00AA6B59"/>
    <w:rsid w:val="00AA6D5E"/>
    <w:rsid w:val="00AA6E1E"/>
    <w:rsid w:val="00AA71CB"/>
    <w:rsid w:val="00AA72E9"/>
    <w:rsid w:val="00AA7AE9"/>
    <w:rsid w:val="00AA7E46"/>
    <w:rsid w:val="00AA7E5B"/>
    <w:rsid w:val="00AB025C"/>
    <w:rsid w:val="00AB03F2"/>
    <w:rsid w:val="00AB055F"/>
    <w:rsid w:val="00AB12A3"/>
    <w:rsid w:val="00AB1A9C"/>
    <w:rsid w:val="00AB2210"/>
    <w:rsid w:val="00AB22BA"/>
    <w:rsid w:val="00AB2A5C"/>
    <w:rsid w:val="00AB3067"/>
    <w:rsid w:val="00AB343C"/>
    <w:rsid w:val="00AB3A74"/>
    <w:rsid w:val="00AB3F4B"/>
    <w:rsid w:val="00AB4C8F"/>
    <w:rsid w:val="00AB5C0C"/>
    <w:rsid w:val="00AB6ACE"/>
    <w:rsid w:val="00AB6F31"/>
    <w:rsid w:val="00AB7769"/>
    <w:rsid w:val="00AB7969"/>
    <w:rsid w:val="00AB7A6E"/>
    <w:rsid w:val="00AC0BD4"/>
    <w:rsid w:val="00AC115E"/>
    <w:rsid w:val="00AC257D"/>
    <w:rsid w:val="00AC2745"/>
    <w:rsid w:val="00AC275C"/>
    <w:rsid w:val="00AC2D7F"/>
    <w:rsid w:val="00AC2DDF"/>
    <w:rsid w:val="00AC3A35"/>
    <w:rsid w:val="00AC3FDB"/>
    <w:rsid w:val="00AC4028"/>
    <w:rsid w:val="00AC474D"/>
    <w:rsid w:val="00AC5748"/>
    <w:rsid w:val="00AC590F"/>
    <w:rsid w:val="00AC5987"/>
    <w:rsid w:val="00AC5A03"/>
    <w:rsid w:val="00AC5FAD"/>
    <w:rsid w:val="00AC675D"/>
    <w:rsid w:val="00AC6794"/>
    <w:rsid w:val="00AC78D9"/>
    <w:rsid w:val="00AC790D"/>
    <w:rsid w:val="00AC796B"/>
    <w:rsid w:val="00AD0847"/>
    <w:rsid w:val="00AD0BF0"/>
    <w:rsid w:val="00AD1069"/>
    <w:rsid w:val="00AD126B"/>
    <w:rsid w:val="00AD17F9"/>
    <w:rsid w:val="00AD1898"/>
    <w:rsid w:val="00AD1BC8"/>
    <w:rsid w:val="00AD1C95"/>
    <w:rsid w:val="00AD25D5"/>
    <w:rsid w:val="00AD2C54"/>
    <w:rsid w:val="00AD349F"/>
    <w:rsid w:val="00AD3D81"/>
    <w:rsid w:val="00AD3E72"/>
    <w:rsid w:val="00AD42D7"/>
    <w:rsid w:val="00AD43A2"/>
    <w:rsid w:val="00AD4B82"/>
    <w:rsid w:val="00AD4F6A"/>
    <w:rsid w:val="00AD4FD6"/>
    <w:rsid w:val="00AD50ED"/>
    <w:rsid w:val="00AD5182"/>
    <w:rsid w:val="00AD5EC4"/>
    <w:rsid w:val="00AD687F"/>
    <w:rsid w:val="00AD7506"/>
    <w:rsid w:val="00AD75BE"/>
    <w:rsid w:val="00AD7D55"/>
    <w:rsid w:val="00AE0237"/>
    <w:rsid w:val="00AE0C0D"/>
    <w:rsid w:val="00AE0C62"/>
    <w:rsid w:val="00AE0C8E"/>
    <w:rsid w:val="00AE0D96"/>
    <w:rsid w:val="00AE1F86"/>
    <w:rsid w:val="00AE2AE4"/>
    <w:rsid w:val="00AE2B6E"/>
    <w:rsid w:val="00AE3842"/>
    <w:rsid w:val="00AE3CD9"/>
    <w:rsid w:val="00AE40AB"/>
    <w:rsid w:val="00AE4A78"/>
    <w:rsid w:val="00AE53F1"/>
    <w:rsid w:val="00AE58C7"/>
    <w:rsid w:val="00AE6147"/>
    <w:rsid w:val="00AE67B9"/>
    <w:rsid w:val="00AE69CF"/>
    <w:rsid w:val="00AE76F4"/>
    <w:rsid w:val="00AE796B"/>
    <w:rsid w:val="00AE7A8E"/>
    <w:rsid w:val="00AF0075"/>
    <w:rsid w:val="00AF00C5"/>
    <w:rsid w:val="00AF04E0"/>
    <w:rsid w:val="00AF10CD"/>
    <w:rsid w:val="00AF10E8"/>
    <w:rsid w:val="00AF177D"/>
    <w:rsid w:val="00AF1CFC"/>
    <w:rsid w:val="00AF277D"/>
    <w:rsid w:val="00AF28A7"/>
    <w:rsid w:val="00AF2C93"/>
    <w:rsid w:val="00AF2E13"/>
    <w:rsid w:val="00AF2FB2"/>
    <w:rsid w:val="00AF3C1C"/>
    <w:rsid w:val="00AF43E1"/>
    <w:rsid w:val="00AF47B1"/>
    <w:rsid w:val="00AF4F99"/>
    <w:rsid w:val="00AF5097"/>
    <w:rsid w:val="00AF646F"/>
    <w:rsid w:val="00AF689F"/>
    <w:rsid w:val="00AF6CB2"/>
    <w:rsid w:val="00AF6EA6"/>
    <w:rsid w:val="00B0055A"/>
    <w:rsid w:val="00B0078E"/>
    <w:rsid w:val="00B0111C"/>
    <w:rsid w:val="00B0130D"/>
    <w:rsid w:val="00B01418"/>
    <w:rsid w:val="00B01563"/>
    <w:rsid w:val="00B019BE"/>
    <w:rsid w:val="00B02409"/>
    <w:rsid w:val="00B0249B"/>
    <w:rsid w:val="00B0346C"/>
    <w:rsid w:val="00B0383C"/>
    <w:rsid w:val="00B0399E"/>
    <w:rsid w:val="00B03ED1"/>
    <w:rsid w:val="00B04065"/>
    <w:rsid w:val="00B0444E"/>
    <w:rsid w:val="00B047F0"/>
    <w:rsid w:val="00B04D34"/>
    <w:rsid w:val="00B05044"/>
    <w:rsid w:val="00B0507A"/>
    <w:rsid w:val="00B05160"/>
    <w:rsid w:val="00B05621"/>
    <w:rsid w:val="00B05F42"/>
    <w:rsid w:val="00B06050"/>
    <w:rsid w:val="00B067D7"/>
    <w:rsid w:val="00B06811"/>
    <w:rsid w:val="00B06DD1"/>
    <w:rsid w:val="00B0718F"/>
    <w:rsid w:val="00B07214"/>
    <w:rsid w:val="00B07521"/>
    <w:rsid w:val="00B0782F"/>
    <w:rsid w:val="00B0789B"/>
    <w:rsid w:val="00B07A85"/>
    <w:rsid w:val="00B1051C"/>
    <w:rsid w:val="00B10FED"/>
    <w:rsid w:val="00B11699"/>
    <w:rsid w:val="00B12680"/>
    <w:rsid w:val="00B12CE2"/>
    <w:rsid w:val="00B12CF2"/>
    <w:rsid w:val="00B1333A"/>
    <w:rsid w:val="00B13A59"/>
    <w:rsid w:val="00B146A7"/>
    <w:rsid w:val="00B146F3"/>
    <w:rsid w:val="00B14CF2"/>
    <w:rsid w:val="00B14EC1"/>
    <w:rsid w:val="00B162CE"/>
    <w:rsid w:val="00B16959"/>
    <w:rsid w:val="00B16A94"/>
    <w:rsid w:val="00B17597"/>
    <w:rsid w:val="00B1795F"/>
    <w:rsid w:val="00B20134"/>
    <w:rsid w:val="00B2050F"/>
    <w:rsid w:val="00B2171E"/>
    <w:rsid w:val="00B21754"/>
    <w:rsid w:val="00B21775"/>
    <w:rsid w:val="00B219A5"/>
    <w:rsid w:val="00B219B3"/>
    <w:rsid w:val="00B22019"/>
    <w:rsid w:val="00B225B0"/>
    <w:rsid w:val="00B226DB"/>
    <w:rsid w:val="00B22A6F"/>
    <w:rsid w:val="00B23531"/>
    <w:rsid w:val="00B23642"/>
    <w:rsid w:val="00B246F1"/>
    <w:rsid w:val="00B25211"/>
    <w:rsid w:val="00B25E9E"/>
    <w:rsid w:val="00B25FFB"/>
    <w:rsid w:val="00B26067"/>
    <w:rsid w:val="00B264EF"/>
    <w:rsid w:val="00B2670C"/>
    <w:rsid w:val="00B26A4C"/>
    <w:rsid w:val="00B277CA"/>
    <w:rsid w:val="00B27AFB"/>
    <w:rsid w:val="00B27E96"/>
    <w:rsid w:val="00B27EBF"/>
    <w:rsid w:val="00B30306"/>
    <w:rsid w:val="00B30BD3"/>
    <w:rsid w:val="00B30C7B"/>
    <w:rsid w:val="00B30D30"/>
    <w:rsid w:val="00B32AE0"/>
    <w:rsid w:val="00B3323B"/>
    <w:rsid w:val="00B34132"/>
    <w:rsid w:val="00B346D6"/>
    <w:rsid w:val="00B3501F"/>
    <w:rsid w:val="00B3561C"/>
    <w:rsid w:val="00B35DF6"/>
    <w:rsid w:val="00B363C6"/>
    <w:rsid w:val="00B36D99"/>
    <w:rsid w:val="00B36F49"/>
    <w:rsid w:val="00B37CFE"/>
    <w:rsid w:val="00B37F43"/>
    <w:rsid w:val="00B405D3"/>
    <w:rsid w:val="00B40896"/>
    <w:rsid w:val="00B40D28"/>
    <w:rsid w:val="00B410D7"/>
    <w:rsid w:val="00B41ACF"/>
    <w:rsid w:val="00B41D89"/>
    <w:rsid w:val="00B4203E"/>
    <w:rsid w:val="00B4227C"/>
    <w:rsid w:val="00B42749"/>
    <w:rsid w:val="00B42AB7"/>
    <w:rsid w:val="00B437D9"/>
    <w:rsid w:val="00B44077"/>
    <w:rsid w:val="00B44488"/>
    <w:rsid w:val="00B456A8"/>
    <w:rsid w:val="00B45A1D"/>
    <w:rsid w:val="00B46203"/>
    <w:rsid w:val="00B46495"/>
    <w:rsid w:val="00B46D03"/>
    <w:rsid w:val="00B50C84"/>
    <w:rsid w:val="00B511AF"/>
    <w:rsid w:val="00B5163B"/>
    <w:rsid w:val="00B51AC0"/>
    <w:rsid w:val="00B52640"/>
    <w:rsid w:val="00B5295C"/>
    <w:rsid w:val="00B52BF4"/>
    <w:rsid w:val="00B52F24"/>
    <w:rsid w:val="00B52F70"/>
    <w:rsid w:val="00B53713"/>
    <w:rsid w:val="00B53DD4"/>
    <w:rsid w:val="00B544A2"/>
    <w:rsid w:val="00B559F6"/>
    <w:rsid w:val="00B55A4F"/>
    <w:rsid w:val="00B55F35"/>
    <w:rsid w:val="00B57165"/>
    <w:rsid w:val="00B572A3"/>
    <w:rsid w:val="00B57596"/>
    <w:rsid w:val="00B5784E"/>
    <w:rsid w:val="00B57C35"/>
    <w:rsid w:val="00B57D44"/>
    <w:rsid w:val="00B60131"/>
    <w:rsid w:val="00B609B1"/>
    <w:rsid w:val="00B60C9B"/>
    <w:rsid w:val="00B60DE1"/>
    <w:rsid w:val="00B60E2F"/>
    <w:rsid w:val="00B60E42"/>
    <w:rsid w:val="00B613E0"/>
    <w:rsid w:val="00B6188F"/>
    <w:rsid w:val="00B61997"/>
    <w:rsid w:val="00B619E4"/>
    <w:rsid w:val="00B61DB7"/>
    <w:rsid w:val="00B623B6"/>
    <w:rsid w:val="00B632B2"/>
    <w:rsid w:val="00B63C55"/>
    <w:rsid w:val="00B64028"/>
    <w:rsid w:val="00B64B58"/>
    <w:rsid w:val="00B652E3"/>
    <w:rsid w:val="00B65557"/>
    <w:rsid w:val="00B65CED"/>
    <w:rsid w:val="00B66197"/>
    <w:rsid w:val="00B6647E"/>
    <w:rsid w:val="00B66579"/>
    <w:rsid w:val="00B66628"/>
    <w:rsid w:val="00B6696B"/>
    <w:rsid w:val="00B66B49"/>
    <w:rsid w:val="00B66FE9"/>
    <w:rsid w:val="00B67213"/>
    <w:rsid w:val="00B67283"/>
    <w:rsid w:val="00B679CC"/>
    <w:rsid w:val="00B67C67"/>
    <w:rsid w:val="00B70582"/>
    <w:rsid w:val="00B7094A"/>
    <w:rsid w:val="00B70C40"/>
    <w:rsid w:val="00B713A3"/>
    <w:rsid w:val="00B714E7"/>
    <w:rsid w:val="00B71737"/>
    <w:rsid w:val="00B719FA"/>
    <w:rsid w:val="00B720EC"/>
    <w:rsid w:val="00B72993"/>
    <w:rsid w:val="00B7313B"/>
    <w:rsid w:val="00B73230"/>
    <w:rsid w:val="00B7484A"/>
    <w:rsid w:val="00B74DA8"/>
    <w:rsid w:val="00B757D1"/>
    <w:rsid w:val="00B7594E"/>
    <w:rsid w:val="00B75B49"/>
    <w:rsid w:val="00B75F33"/>
    <w:rsid w:val="00B760AF"/>
    <w:rsid w:val="00B76EF4"/>
    <w:rsid w:val="00B76F7E"/>
    <w:rsid w:val="00B77636"/>
    <w:rsid w:val="00B776CC"/>
    <w:rsid w:val="00B776E5"/>
    <w:rsid w:val="00B77EA5"/>
    <w:rsid w:val="00B77F2A"/>
    <w:rsid w:val="00B80B08"/>
    <w:rsid w:val="00B80B12"/>
    <w:rsid w:val="00B81BDD"/>
    <w:rsid w:val="00B8201A"/>
    <w:rsid w:val="00B82F26"/>
    <w:rsid w:val="00B83B7E"/>
    <w:rsid w:val="00B84651"/>
    <w:rsid w:val="00B8465A"/>
    <w:rsid w:val="00B847A6"/>
    <w:rsid w:val="00B84D4A"/>
    <w:rsid w:val="00B84F0A"/>
    <w:rsid w:val="00B87EEA"/>
    <w:rsid w:val="00B9061C"/>
    <w:rsid w:val="00B90F18"/>
    <w:rsid w:val="00B91372"/>
    <w:rsid w:val="00B913E2"/>
    <w:rsid w:val="00B914E0"/>
    <w:rsid w:val="00B91B74"/>
    <w:rsid w:val="00B92CA5"/>
    <w:rsid w:val="00B92D20"/>
    <w:rsid w:val="00B92E4A"/>
    <w:rsid w:val="00B9314F"/>
    <w:rsid w:val="00B931C5"/>
    <w:rsid w:val="00B93D62"/>
    <w:rsid w:val="00B9401F"/>
    <w:rsid w:val="00B941D7"/>
    <w:rsid w:val="00B9425A"/>
    <w:rsid w:val="00B9453D"/>
    <w:rsid w:val="00B945C1"/>
    <w:rsid w:val="00B946F4"/>
    <w:rsid w:val="00B94870"/>
    <w:rsid w:val="00B94B09"/>
    <w:rsid w:val="00B94C30"/>
    <w:rsid w:val="00B94C52"/>
    <w:rsid w:val="00B95B6B"/>
    <w:rsid w:val="00B96234"/>
    <w:rsid w:val="00B96513"/>
    <w:rsid w:val="00B96919"/>
    <w:rsid w:val="00B96C10"/>
    <w:rsid w:val="00B97346"/>
    <w:rsid w:val="00B97513"/>
    <w:rsid w:val="00B977C0"/>
    <w:rsid w:val="00B97ED7"/>
    <w:rsid w:val="00B97F21"/>
    <w:rsid w:val="00BA022C"/>
    <w:rsid w:val="00BA0237"/>
    <w:rsid w:val="00BA07A2"/>
    <w:rsid w:val="00BA08B8"/>
    <w:rsid w:val="00BA12E7"/>
    <w:rsid w:val="00BA18C3"/>
    <w:rsid w:val="00BA1922"/>
    <w:rsid w:val="00BA1E9D"/>
    <w:rsid w:val="00BA20A0"/>
    <w:rsid w:val="00BA2134"/>
    <w:rsid w:val="00BA2571"/>
    <w:rsid w:val="00BA3045"/>
    <w:rsid w:val="00BA365A"/>
    <w:rsid w:val="00BA3F8F"/>
    <w:rsid w:val="00BA5DA0"/>
    <w:rsid w:val="00BA6306"/>
    <w:rsid w:val="00BA6772"/>
    <w:rsid w:val="00BA681A"/>
    <w:rsid w:val="00BA6982"/>
    <w:rsid w:val="00BA6E51"/>
    <w:rsid w:val="00BA799B"/>
    <w:rsid w:val="00BA7C0A"/>
    <w:rsid w:val="00BA7FB5"/>
    <w:rsid w:val="00BB027D"/>
    <w:rsid w:val="00BB103D"/>
    <w:rsid w:val="00BB11F0"/>
    <w:rsid w:val="00BB1313"/>
    <w:rsid w:val="00BB157F"/>
    <w:rsid w:val="00BB1A5E"/>
    <w:rsid w:val="00BB1FD9"/>
    <w:rsid w:val="00BB2767"/>
    <w:rsid w:val="00BB2B05"/>
    <w:rsid w:val="00BB2B4C"/>
    <w:rsid w:val="00BB397D"/>
    <w:rsid w:val="00BB3ACF"/>
    <w:rsid w:val="00BB40AD"/>
    <w:rsid w:val="00BB436C"/>
    <w:rsid w:val="00BB448C"/>
    <w:rsid w:val="00BB5187"/>
    <w:rsid w:val="00BB5547"/>
    <w:rsid w:val="00BB578F"/>
    <w:rsid w:val="00BB5A59"/>
    <w:rsid w:val="00BB5A7F"/>
    <w:rsid w:val="00BB5ABF"/>
    <w:rsid w:val="00BB5F06"/>
    <w:rsid w:val="00BB6103"/>
    <w:rsid w:val="00BB6400"/>
    <w:rsid w:val="00BB6FBC"/>
    <w:rsid w:val="00BB7924"/>
    <w:rsid w:val="00BB795F"/>
    <w:rsid w:val="00BB7C75"/>
    <w:rsid w:val="00BC0FCC"/>
    <w:rsid w:val="00BC122B"/>
    <w:rsid w:val="00BC165D"/>
    <w:rsid w:val="00BC1A0A"/>
    <w:rsid w:val="00BC1C15"/>
    <w:rsid w:val="00BC1D70"/>
    <w:rsid w:val="00BC2067"/>
    <w:rsid w:val="00BC23DE"/>
    <w:rsid w:val="00BC23E9"/>
    <w:rsid w:val="00BC247D"/>
    <w:rsid w:val="00BC2526"/>
    <w:rsid w:val="00BC25B1"/>
    <w:rsid w:val="00BC3596"/>
    <w:rsid w:val="00BC379B"/>
    <w:rsid w:val="00BC3AA1"/>
    <w:rsid w:val="00BC3CC6"/>
    <w:rsid w:val="00BC4A2A"/>
    <w:rsid w:val="00BC5830"/>
    <w:rsid w:val="00BC622B"/>
    <w:rsid w:val="00BC64D5"/>
    <w:rsid w:val="00BC6BE0"/>
    <w:rsid w:val="00BC7177"/>
    <w:rsid w:val="00BC7262"/>
    <w:rsid w:val="00BC74E4"/>
    <w:rsid w:val="00BD04C4"/>
    <w:rsid w:val="00BD0592"/>
    <w:rsid w:val="00BD0D1E"/>
    <w:rsid w:val="00BD0D41"/>
    <w:rsid w:val="00BD1B94"/>
    <w:rsid w:val="00BD20FF"/>
    <w:rsid w:val="00BD23D9"/>
    <w:rsid w:val="00BD265E"/>
    <w:rsid w:val="00BD288E"/>
    <w:rsid w:val="00BD3A61"/>
    <w:rsid w:val="00BD3A71"/>
    <w:rsid w:val="00BD4526"/>
    <w:rsid w:val="00BD502C"/>
    <w:rsid w:val="00BD53B6"/>
    <w:rsid w:val="00BD60FB"/>
    <w:rsid w:val="00BD6684"/>
    <w:rsid w:val="00BD68D0"/>
    <w:rsid w:val="00BD6DDE"/>
    <w:rsid w:val="00BD7061"/>
    <w:rsid w:val="00BD76C6"/>
    <w:rsid w:val="00BD7BB5"/>
    <w:rsid w:val="00BD7EEA"/>
    <w:rsid w:val="00BE0208"/>
    <w:rsid w:val="00BE0A8D"/>
    <w:rsid w:val="00BE0BD4"/>
    <w:rsid w:val="00BE10BD"/>
    <w:rsid w:val="00BE1777"/>
    <w:rsid w:val="00BE186C"/>
    <w:rsid w:val="00BE1D85"/>
    <w:rsid w:val="00BE222B"/>
    <w:rsid w:val="00BE2260"/>
    <w:rsid w:val="00BE276F"/>
    <w:rsid w:val="00BE37D3"/>
    <w:rsid w:val="00BE3F01"/>
    <w:rsid w:val="00BE4187"/>
    <w:rsid w:val="00BE423C"/>
    <w:rsid w:val="00BE4250"/>
    <w:rsid w:val="00BE4706"/>
    <w:rsid w:val="00BE4764"/>
    <w:rsid w:val="00BE47AB"/>
    <w:rsid w:val="00BE4801"/>
    <w:rsid w:val="00BE4F8C"/>
    <w:rsid w:val="00BE5830"/>
    <w:rsid w:val="00BE595D"/>
    <w:rsid w:val="00BE61F0"/>
    <w:rsid w:val="00BE663B"/>
    <w:rsid w:val="00BE67F8"/>
    <w:rsid w:val="00BE695D"/>
    <w:rsid w:val="00BE6C0C"/>
    <w:rsid w:val="00BE6C5E"/>
    <w:rsid w:val="00BE6D2D"/>
    <w:rsid w:val="00BE6F53"/>
    <w:rsid w:val="00BE7009"/>
    <w:rsid w:val="00BE70EB"/>
    <w:rsid w:val="00BE7460"/>
    <w:rsid w:val="00BE7759"/>
    <w:rsid w:val="00BE7A22"/>
    <w:rsid w:val="00BE7E3D"/>
    <w:rsid w:val="00BEB22B"/>
    <w:rsid w:val="00BF071B"/>
    <w:rsid w:val="00BF0951"/>
    <w:rsid w:val="00BF10BA"/>
    <w:rsid w:val="00BF1591"/>
    <w:rsid w:val="00BF18D5"/>
    <w:rsid w:val="00BF1B57"/>
    <w:rsid w:val="00BF2D44"/>
    <w:rsid w:val="00BF40DF"/>
    <w:rsid w:val="00BF4263"/>
    <w:rsid w:val="00BF4372"/>
    <w:rsid w:val="00BF453E"/>
    <w:rsid w:val="00BF4564"/>
    <w:rsid w:val="00BF54A3"/>
    <w:rsid w:val="00BF5996"/>
    <w:rsid w:val="00BF5BC0"/>
    <w:rsid w:val="00BF5F38"/>
    <w:rsid w:val="00BF6A88"/>
    <w:rsid w:val="00BF7299"/>
    <w:rsid w:val="00BF79B5"/>
    <w:rsid w:val="00C003B2"/>
    <w:rsid w:val="00C0066D"/>
    <w:rsid w:val="00C0068F"/>
    <w:rsid w:val="00C0072B"/>
    <w:rsid w:val="00C00918"/>
    <w:rsid w:val="00C00F04"/>
    <w:rsid w:val="00C01059"/>
    <w:rsid w:val="00C01760"/>
    <w:rsid w:val="00C0180B"/>
    <w:rsid w:val="00C01971"/>
    <w:rsid w:val="00C01AE5"/>
    <w:rsid w:val="00C01DDA"/>
    <w:rsid w:val="00C02A60"/>
    <w:rsid w:val="00C036F7"/>
    <w:rsid w:val="00C038CE"/>
    <w:rsid w:val="00C04814"/>
    <w:rsid w:val="00C04AE8"/>
    <w:rsid w:val="00C04CCD"/>
    <w:rsid w:val="00C057A7"/>
    <w:rsid w:val="00C0581A"/>
    <w:rsid w:val="00C059DA"/>
    <w:rsid w:val="00C05E5A"/>
    <w:rsid w:val="00C06488"/>
    <w:rsid w:val="00C10740"/>
    <w:rsid w:val="00C10CC6"/>
    <w:rsid w:val="00C11029"/>
    <w:rsid w:val="00C113E0"/>
    <w:rsid w:val="00C122B9"/>
    <w:rsid w:val="00C12305"/>
    <w:rsid w:val="00C12405"/>
    <w:rsid w:val="00C126D3"/>
    <w:rsid w:val="00C12E2F"/>
    <w:rsid w:val="00C132C3"/>
    <w:rsid w:val="00C14931"/>
    <w:rsid w:val="00C15039"/>
    <w:rsid w:val="00C15359"/>
    <w:rsid w:val="00C153DE"/>
    <w:rsid w:val="00C158D0"/>
    <w:rsid w:val="00C15AB3"/>
    <w:rsid w:val="00C15ED8"/>
    <w:rsid w:val="00C1681C"/>
    <w:rsid w:val="00C16BDD"/>
    <w:rsid w:val="00C201DE"/>
    <w:rsid w:val="00C207E2"/>
    <w:rsid w:val="00C213C7"/>
    <w:rsid w:val="00C21469"/>
    <w:rsid w:val="00C21644"/>
    <w:rsid w:val="00C218DF"/>
    <w:rsid w:val="00C220AE"/>
    <w:rsid w:val="00C22A23"/>
    <w:rsid w:val="00C22D49"/>
    <w:rsid w:val="00C241BE"/>
    <w:rsid w:val="00C248DF"/>
    <w:rsid w:val="00C24BE7"/>
    <w:rsid w:val="00C24DF3"/>
    <w:rsid w:val="00C25168"/>
    <w:rsid w:val="00C25F66"/>
    <w:rsid w:val="00C2732F"/>
    <w:rsid w:val="00C27524"/>
    <w:rsid w:val="00C27CFE"/>
    <w:rsid w:val="00C27D8E"/>
    <w:rsid w:val="00C27EFB"/>
    <w:rsid w:val="00C30008"/>
    <w:rsid w:val="00C302D7"/>
    <w:rsid w:val="00C31171"/>
    <w:rsid w:val="00C313EB"/>
    <w:rsid w:val="00C31986"/>
    <w:rsid w:val="00C319A9"/>
    <w:rsid w:val="00C31C00"/>
    <w:rsid w:val="00C31EE1"/>
    <w:rsid w:val="00C323B3"/>
    <w:rsid w:val="00C32499"/>
    <w:rsid w:val="00C32BA0"/>
    <w:rsid w:val="00C33814"/>
    <w:rsid w:val="00C3472D"/>
    <w:rsid w:val="00C348FC"/>
    <w:rsid w:val="00C34A88"/>
    <w:rsid w:val="00C3548C"/>
    <w:rsid w:val="00C3583D"/>
    <w:rsid w:val="00C35AF6"/>
    <w:rsid w:val="00C35C13"/>
    <w:rsid w:val="00C3632B"/>
    <w:rsid w:val="00C364BE"/>
    <w:rsid w:val="00C365DC"/>
    <w:rsid w:val="00C36673"/>
    <w:rsid w:val="00C36A20"/>
    <w:rsid w:val="00C36C57"/>
    <w:rsid w:val="00C36DC8"/>
    <w:rsid w:val="00C36E2A"/>
    <w:rsid w:val="00C3747E"/>
    <w:rsid w:val="00C402E0"/>
    <w:rsid w:val="00C40426"/>
    <w:rsid w:val="00C409C9"/>
    <w:rsid w:val="00C40CDB"/>
    <w:rsid w:val="00C40E8F"/>
    <w:rsid w:val="00C41816"/>
    <w:rsid w:val="00C420EA"/>
    <w:rsid w:val="00C42256"/>
    <w:rsid w:val="00C42391"/>
    <w:rsid w:val="00C42702"/>
    <w:rsid w:val="00C42C34"/>
    <w:rsid w:val="00C4382A"/>
    <w:rsid w:val="00C44660"/>
    <w:rsid w:val="00C44C6F"/>
    <w:rsid w:val="00C450F2"/>
    <w:rsid w:val="00C45AF1"/>
    <w:rsid w:val="00C45D8B"/>
    <w:rsid w:val="00C4679F"/>
    <w:rsid w:val="00C479A8"/>
    <w:rsid w:val="00C50279"/>
    <w:rsid w:val="00C50445"/>
    <w:rsid w:val="00C5049B"/>
    <w:rsid w:val="00C50DB0"/>
    <w:rsid w:val="00C513CB"/>
    <w:rsid w:val="00C51AD9"/>
    <w:rsid w:val="00C51CCD"/>
    <w:rsid w:val="00C51D93"/>
    <w:rsid w:val="00C523F2"/>
    <w:rsid w:val="00C5247B"/>
    <w:rsid w:val="00C529CD"/>
    <w:rsid w:val="00C52B2F"/>
    <w:rsid w:val="00C531BF"/>
    <w:rsid w:val="00C534AC"/>
    <w:rsid w:val="00C554C6"/>
    <w:rsid w:val="00C5576C"/>
    <w:rsid w:val="00C559B4"/>
    <w:rsid w:val="00C55C0A"/>
    <w:rsid w:val="00C55C13"/>
    <w:rsid w:val="00C57551"/>
    <w:rsid w:val="00C57ACD"/>
    <w:rsid w:val="00C607C8"/>
    <w:rsid w:val="00C60F5C"/>
    <w:rsid w:val="00C61F79"/>
    <w:rsid w:val="00C62796"/>
    <w:rsid w:val="00C62965"/>
    <w:rsid w:val="00C629A4"/>
    <w:rsid w:val="00C62B11"/>
    <w:rsid w:val="00C62B45"/>
    <w:rsid w:val="00C62D77"/>
    <w:rsid w:val="00C62FD1"/>
    <w:rsid w:val="00C634D4"/>
    <w:rsid w:val="00C63507"/>
    <w:rsid w:val="00C63644"/>
    <w:rsid w:val="00C63A5C"/>
    <w:rsid w:val="00C63A6A"/>
    <w:rsid w:val="00C63D9D"/>
    <w:rsid w:val="00C63E36"/>
    <w:rsid w:val="00C63F2E"/>
    <w:rsid w:val="00C6415D"/>
    <w:rsid w:val="00C6424D"/>
    <w:rsid w:val="00C6485F"/>
    <w:rsid w:val="00C65341"/>
    <w:rsid w:val="00C6620D"/>
    <w:rsid w:val="00C6641C"/>
    <w:rsid w:val="00C66725"/>
    <w:rsid w:val="00C66830"/>
    <w:rsid w:val="00C66DD2"/>
    <w:rsid w:val="00C66FEC"/>
    <w:rsid w:val="00C670D3"/>
    <w:rsid w:val="00C673AF"/>
    <w:rsid w:val="00C67960"/>
    <w:rsid w:val="00C67A67"/>
    <w:rsid w:val="00C67ADD"/>
    <w:rsid w:val="00C67F9B"/>
    <w:rsid w:val="00C708DE"/>
    <w:rsid w:val="00C70933"/>
    <w:rsid w:val="00C70999"/>
    <w:rsid w:val="00C70E1F"/>
    <w:rsid w:val="00C70FC4"/>
    <w:rsid w:val="00C71822"/>
    <w:rsid w:val="00C71B64"/>
    <w:rsid w:val="00C71F56"/>
    <w:rsid w:val="00C7251C"/>
    <w:rsid w:val="00C72BCF"/>
    <w:rsid w:val="00C73382"/>
    <w:rsid w:val="00C7381A"/>
    <w:rsid w:val="00C73D20"/>
    <w:rsid w:val="00C7413A"/>
    <w:rsid w:val="00C742D8"/>
    <w:rsid w:val="00C74423"/>
    <w:rsid w:val="00C7477A"/>
    <w:rsid w:val="00C74DCB"/>
    <w:rsid w:val="00C750DC"/>
    <w:rsid w:val="00C754D7"/>
    <w:rsid w:val="00C75C2B"/>
    <w:rsid w:val="00C76291"/>
    <w:rsid w:val="00C768E4"/>
    <w:rsid w:val="00C76A0E"/>
    <w:rsid w:val="00C76B5F"/>
    <w:rsid w:val="00C76DD2"/>
    <w:rsid w:val="00C77299"/>
    <w:rsid w:val="00C7778D"/>
    <w:rsid w:val="00C7793D"/>
    <w:rsid w:val="00C77BE1"/>
    <w:rsid w:val="00C77CE8"/>
    <w:rsid w:val="00C8002A"/>
    <w:rsid w:val="00C8008A"/>
    <w:rsid w:val="00C8030D"/>
    <w:rsid w:val="00C80768"/>
    <w:rsid w:val="00C80C6A"/>
    <w:rsid w:val="00C823B4"/>
    <w:rsid w:val="00C8288F"/>
    <w:rsid w:val="00C82F99"/>
    <w:rsid w:val="00C8305E"/>
    <w:rsid w:val="00C83160"/>
    <w:rsid w:val="00C8324E"/>
    <w:rsid w:val="00C836A5"/>
    <w:rsid w:val="00C83825"/>
    <w:rsid w:val="00C841CD"/>
    <w:rsid w:val="00C8428B"/>
    <w:rsid w:val="00C848F2"/>
    <w:rsid w:val="00C84D93"/>
    <w:rsid w:val="00C85442"/>
    <w:rsid w:val="00C860A7"/>
    <w:rsid w:val="00C86703"/>
    <w:rsid w:val="00C86929"/>
    <w:rsid w:val="00C86C81"/>
    <w:rsid w:val="00C8704B"/>
    <w:rsid w:val="00C87212"/>
    <w:rsid w:val="00C8749A"/>
    <w:rsid w:val="00C874D8"/>
    <w:rsid w:val="00C87D09"/>
    <w:rsid w:val="00C90158"/>
    <w:rsid w:val="00C90186"/>
    <w:rsid w:val="00C901E6"/>
    <w:rsid w:val="00C90AD0"/>
    <w:rsid w:val="00C90B83"/>
    <w:rsid w:val="00C9169F"/>
    <w:rsid w:val="00C91880"/>
    <w:rsid w:val="00C921D8"/>
    <w:rsid w:val="00C9230C"/>
    <w:rsid w:val="00C929FC"/>
    <w:rsid w:val="00C93163"/>
    <w:rsid w:val="00C934F5"/>
    <w:rsid w:val="00C9500A"/>
    <w:rsid w:val="00C95198"/>
    <w:rsid w:val="00C95450"/>
    <w:rsid w:val="00C9612F"/>
    <w:rsid w:val="00C969CB"/>
    <w:rsid w:val="00C96CE3"/>
    <w:rsid w:val="00C96E97"/>
    <w:rsid w:val="00CA03B6"/>
    <w:rsid w:val="00CA0C12"/>
    <w:rsid w:val="00CA12B2"/>
    <w:rsid w:val="00CA274C"/>
    <w:rsid w:val="00CA2A83"/>
    <w:rsid w:val="00CA2D0C"/>
    <w:rsid w:val="00CA3414"/>
    <w:rsid w:val="00CA4205"/>
    <w:rsid w:val="00CA425D"/>
    <w:rsid w:val="00CA536D"/>
    <w:rsid w:val="00CA5507"/>
    <w:rsid w:val="00CA55A9"/>
    <w:rsid w:val="00CA6256"/>
    <w:rsid w:val="00CA6566"/>
    <w:rsid w:val="00CA6722"/>
    <w:rsid w:val="00CA70F8"/>
    <w:rsid w:val="00CA7123"/>
    <w:rsid w:val="00CA7E87"/>
    <w:rsid w:val="00CB01AB"/>
    <w:rsid w:val="00CB0CFD"/>
    <w:rsid w:val="00CB1386"/>
    <w:rsid w:val="00CB1467"/>
    <w:rsid w:val="00CB23C5"/>
    <w:rsid w:val="00CB2928"/>
    <w:rsid w:val="00CB2A7D"/>
    <w:rsid w:val="00CB2DB7"/>
    <w:rsid w:val="00CB3CD1"/>
    <w:rsid w:val="00CB501E"/>
    <w:rsid w:val="00CB5150"/>
    <w:rsid w:val="00CB559E"/>
    <w:rsid w:val="00CB5836"/>
    <w:rsid w:val="00CB5B2A"/>
    <w:rsid w:val="00CB5DE5"/>
    <w:rsid w:val="00CB5DE7"/>
    <w:rsid w:val="00CB636D"/>
    <w:rsid w:val="00CB6541"/>
    <w:rsid w:val="00CB67A2"/>
    <w:rsid w:val="00CB67F0"/>
    <w:rsid w:val="00CB6B83"/>
    <w:rsid w:val="00CB6DDD"/>
    <w:rsid w:val="00CB6E99"/>
    <w:rsid w:val="00CB708A"/>
    <w:rsid w:val="00CB762C"/>
    <w:rsid w:val="00CB76BD"/>
    <w:rsid w:val="00CB79A9"/>
    <w:rsid w:val="00CB7D21"/>
    <w:rsid w:val="00CC01DB"/>
    <w:rsid w:val="00CC0434"/>
    <w:rsid w:val="00CC0C75"/>
    <w:rsid w:val="00CC0EAD"/>
    <w:rsid w:val="00CC1B03"/>
    <w:rsid w:val="00CC2845"/>
    <w:rsid w:val="00CC2D42"/>
    <w:rsid w:val="00CC2E4E"/>
    <w:rsid w:val="00CC3117"/>
    <w:rsid w:val="00CC33E8"/>
    <w:rsid w:val="00CC3412"/>
    <w:rsid w:val="00CC386C"/>
    <w:rsid w:val="00CC390F"/>
    <w:rsid w:val="00CC3C4B"/>
    <w:rsid w:val="00CC3C7D"/>
    <w:rsid w:val="00CC443E"/>
    <w:rsid w:val="00CC4677"/>
    <w:rsid w:val="00CC46AC"/>
    <w:rsid w:val="00CC4DF2"/>
    <w:rsid w:val="00CC50E7"/>
    <w:rsid w:val="00CC5F3D"/>
    <w:rsid w:val="00CC62BE"/>
    <w:rsid w:val="00CC6327"/>
    <w:rsid w:val="00CC6527"/>
    <w:rsid w:val="00CC7AA3"/>
    <w:rsid w:val="00CC7E8C"/>
    <w:rsid w:val="00CC7F67"/>
    <w:rsid w:val="00CD044D"/>
    <w:rsid w:val="00CD059C"/>
    <w:rsid w:val="00CD09A1"/>
    <w:rsid w:val="00CD0A0E"/>
    <w:rsid w:val="00CD12EC"/>
    <w:rsid w:val="00CD1640"/>
    <w:rsid w:val="00CD1798"/>
    <w:rsid w:val="00CD1DC0"/>
    <w:rsid w:val="00CD2273"/>
    <w:rsid w:val="00CD22C9"/>
    <w:rsid w:val="00CD2C40"/>
    <w:rsid w:val="00CD2D03"/>
    <w:rsid w:val="00CD2EB4"/>
    <w:rsid w:val="00CD2F30"/>
    <w:rsid w:val="00CD31E1"/>
    <w:rsid w:val="00CD349E"/>
    <w:rsid w:val="00CD353C"/>
    <w:rsid w:val="00CD3B54"/>
    <w:rsid w:val="00CD3DDB"/>
    <w:rsid w:val="00CD3FDA"/>
    <w:rsid w:val="00CD3FF9"/>
    <w:rsid w:val="00CD42D4"/>
    <w:rsid w:val="00CD434B"/>
    <w:rsid w:val="00CD4497"/>
    <w:rsid w:val="00CD453A"/>
    <w:rsid w:val="00CD48DD"/>
    <w:rsid w:val="00CD4AD7"/>
    <w:rsid w:val="00CD4C2C"/>
    <w:rsid w:val="00CD54C5"/>
    <w:rsid w:val="00CD5D17"/>
    <w:rsid w:val="00CD5EAD"/>
    <w:rsid w:val="00CD604E"/>
    <w:rsid w:val="00CD64B7"/>
    <w:rsid w:val="00CD7377"/>
    <w:rsid w:val="00CD7C33"/>
    <w:rsid w:val="00CD7DB2"/>
    <w:rsid w:val="00CE03B9"/>
    <w:rsid w:val="00CE0556"/>
    <w:rsid w:val="00CE0732"/>
    <w:rsid w:val="00CE07B5"/>
    <w:rsid w:val="00CE0DC0"/>
    <w:rsid w:val="00CE1400"/>
    <w:rsid w:val="00CE158F"/>
    <w:rsid w:val="00CE1BBB"/>
    <w:rsid w:val="00CE22DD"/>
    <w:rsid w:val="00CE23D7"/>
    <w:rsid w:val="00CE29AC"/>
    <w:rsid w:val="00CE2CBF"/>
    <w:rsid w:val="00CE397B"/>
    <w:rsid w:val="00CE3B56"/>
    <w:rsid w:val="00CE3CB0"/>
    <w:rsid w:val="00CE3CCD"/>
    <w:rsid w:val="00CE3D98"/>
    <w:rsid w:val="00CE40B3"/>
    <w:rsid w:val="00CE4492"/>
    <w:rsid w:val="00CE5172"/>
    <w:rsid w:val="00CE572D"/>
    <w:rsid w:val="00CE5911"/>
    <w:rsid w:val="00CE59E9"/>
    <w:rsid w:val="00CE5A50"/>
    <w:rsid w:val="00CE5FC3"/>
    <w:rsid w:val="00CE773B"/>
    <w:rsid w:val="00CE78A5"/>
    <w:rsid w:val="00CF0037"/>
    <w:rsid w:val="00CF0266"/>
    <w:rsid w:val="00CF0ED4"/>
    <w:rsid w:val="00CF10F5"/>
    <w:rsid w:val="00CF149F"/>
    <w:rsid w:val="00CF1818"/>
    <w:rsid w:val="00CF21CF"/>
    <w:rsid w:val="00CF235B"/>
    <w:rsid w:val="00CF25C9"/>
    <w:rsid w:val="00CF2C18"/>
    <w:rsid w:val="00CF39B1"/>
    <w:rsid w:val="00CF467B"/>
    <w:rsid w:val="00CF558A"/>
    <w:rsid w:val="00CF5878"/>
    <w:rsid w:val="00CF60E8"/>
    <w:rsid w:val="00CF6558"/>
    <w:rsid w:val="00CF6815"/>
    <w:rsid w:val="00CF6833"/>
    <w:rsid w:val="00CF6AEB"/>
    <w:rsid w:val="00CF746A"/>
    <w:rsid w:val="00CF77BA"/>
    <w:rsid w:val="00CF7915"/>
    <w:rsid w:val="00D0017A"/>
    <w:rsid w:val="00D00206"/>
    <w:rsid w:val="00D004D7"/>
    <w:rsid w:val="00D00647"/>
    <w:rsid w:val="00D019D9"/>
    <w:rsid w:val="00D01C3D"/>
    <w:rsid w:val="00D02121"/>
    <w:rsid w:val="00D02192"/>
    <w:rsid w:val="00D021D4"/>
    <w:rsid w:val="00D022F1"/>
    <w:rsid w:val="00D02361"/>
    <w:rsid w:val="00D025A1"/>
    <w:rsid w:val="00D02E5C"/>
    <w:rsid w:val="00D036EF"/>
    <w:rsid w:val="00D03A88"/>
    <w:rsid w:val="00D04203"/>
    <w:rsid w:val="00D049CF"/>
    <w:rsid w:val="00D04FA4"/>
    <w:rsid w:val="00D050A0"/>
    <w:rsid w:val="00D0547C"/>
    <w:rsid w:val="00D055F0"/>
    <w:rsid w:val="00D061BF"/>
    <w:rsid w:val="00D061E7"/>
    <w:rsid w:val="00D06B34"/>
    <w:rsid w:val="00D06DF2"/>
    <w:rsid w:val="00D07659"/>
    <w:rsid w:val="00D079FD"/>
    <w:rsid w:val="00D07B62"/>
    <w:rsid w:val="00D07CD7"/>
    <w:rsid w:val="00D07EAE"/>
    <w:rsid w:val="00D07F87"/>
    <w:rsid w:val="00D1024C"/>
    <w:rsid w:val="00D10C03"/>
    <w:rsid w:val="00D10C3E"/>
    <w:rsid w:val="00D10E01"/>
    <w:rsid w:val="00D10E38"/>
    <w:rsid w:val="00D11322"/>
    <w:rsid w:val="00D117C4"/>
    <w:rsid w:val="00D118B8"/>
    <w:rsid w:val="00D11CFD"/>
    <w:rsid w:val="00D11F5F"/>
    <w:rsid w:val="00D12371"/>
    <w:rsid w:val="00D12913"/>
    <w:rsid w:val="00D13ECF"/>
    <w:rsid w:val="00D14470"/>
    <w:rsid w:val="00D1466B"/>
    <w:rsid w:val="00D14C0C"/>
    <w:rsid w:val="00D14D65"/>
    <w:rsid w:val="00D152F5"/>
    <w:rsid w:val="00D15460"/>
    <w:rsid w:val="00D15B2C"/>
    <w:rsid w:val="00D16472"/>
    <w:rsid w:val="00D16B03"/>
    <w:rsid w:val="00D16CC9"/>
    <w:rsid w:val="00D2007F"/>
    <w:rsid w:val="00D20218"/>
    <w:rsid w:val="00D203F8"/>
    <w:rsid w:val="00D21519"/>
    <w:rsid w:val="00D21D2C"/>
    <w:rsid w:val="00D22B95"/>
    <w:rsid w:val="00D22EE0"/>
    <w:rsid w:val="00D23537"/>
    <w:rsid w:val="00D236A3"/>
    <w:rsid w:val="00D236B5"/>
    <w:rsid w:val="00D23974"/>
    <w:rsid w:val="00D2406C"/>
    <w:rsid w:val="00D24482"/>
    <w:rsid w:val="00D24937"/>
    <w:rsid w:val="00D24BDC"/>
    <w:rsid w:val="00D24C53"/>
    <w:rsid w:val="00D255B3"/>
    <w:rsid w:val="00D26478"/>
    <w:rsid w:val="00D26554"/>
    <w:rsid w:val="00D26786"/>
    <w:rsid w:val="00D267FD"/>
    <w:rsid w:val="00D2697F"/>
    <w:rsid w:val="00D26C2B"/>
    <w:rsid w:val="00D27555"/>
    <w:rsid w:val="00D279C3"/>
    <w:rsid w:val="00D2F0CA"/>
    <w:rsid w:val="00D30477"/>
    <w:rsid w:val="00D304C1"/>
    <w:rsid w:val="00D30E38"/>
    <w:rsid w:val="00D3166A"/>
    <w:rsid w:val="00D31A58"/>
    <w:rsid w:val="00D32BCC"/>
    <w:rsid w:val="00D32F0C"/>
    <w:rsid w:val="00D33310"/>
    <w:rsid w:val="00D338A9"/>
    <w:rsid w:val="00D34905"/>
    <w:rsid w:val="00D35612"/>
    <w:rsid w:val="00D356EE"/>
    <w:rsid w:val="00D35B60"/>
    <w:rsid w:val="00D36175"/>
    <w:rsid w:val="00D364D0"/>
    <w:rsid w:val="00D365E0"/>
    <w:rsid w:val="00D3682A"/>
    <w:rsid w:val="00D3727A"/>
    <w:rsid w:val="00D372B2"/>
    <w:rsid w:val="00D378DF"/>
    <w:rsid w:val="00D37926"/>
    <w:rsid w:val="00D40164"/>
    <w:rsid w:val="00D403E1"/>
    <w:rsid w:val="00D403F5"/>
    <w:rsid w:val="00D4059E"/>
    <w:rsid w:val="00D408B8"/>
    <w:rsid w:val="00D41105"/>
    <w:rsid w:val="00D41979"/>
    <w:rsid w:val="00D41C51"/>
    <w:rsid w:val="00D42017"/>
    <w:rsid w:val="00D42051"/>
    <w:rsid w:val="00D42280"/>
    <w:rsid w:val="00D4234A"/>
    <w:rsid w:val="00D42EFA"/>
    <w:rsid w:val="00D43009"/>
    <w:rsid w:val="00D43515"/>
    <w:rsid w:val="00D4381A"/>
    <w:rsid w:val="00D43888"/>
    <w:rsid w:val="00D4420D"/>
    <w:rsid w:val="00D4424F"/>
    <w:rsid w:val="00D443B2"/>
    <w:rsid w:val="00D44810"/>
    <w:rsid w:val="00D4517A"/>
    <w:rsid w:val="00D46672"/>
    <w:rsid w:val="00D46BF8"/>
    <w:rsid w:val="00D46C4A"/>
    <w:rsid w:val="00D46CA4"/>
    <w:rsid w:val="00D46E31"/>
    <w:rsid w:val="00D474D2"/>
    <w:rsid w:val="00D47AE8"/>
    <w:rsid w:val="00D47B69"/>
    <w:rsid w:val="00D47E2E"/>
    <w:rsid w:val="00D47F17"/>
    <w:rsid w:val="00D502F1"/>
    <w:rsid w:val="00D509AD"/>
    <w:rsid w:val="00D50B2C"/>
    <w:rsid w:val="00D51292"/>
    <w:rsid w:val="00D513F6"/>
    <w:rsid w:val="00D51895"/>
    <w:rsid w:val="00D51A04"/>
    <w:rsid w:val="00D51C15"/>
    <w:rsid w:val="00D5225A"/>
    <w:rsid w:val="00D53112"/>
    <w:rsid w:val="00D53C4C"/>
    <w:rsid w:val="00D54622"/>
    <w:rsid w:val="00D546F5"/>
    <w:rsid w:val="00D54775"/>
    <w:rsid w:val="00D55657"/>
    <w:rsid w:val="00D556A3"/>
    <w:rsid w:val="00D5636F"/>
    <w:rsid w:val="00D57036"/>
    <w:rsid w:val="00D570D1"/>
    <w:rsid w:val="00D572AC"/>
    <w:rsid w:val="00D574C8"/>
    <w:rsid w:val="00D60289"/>
    <w:rsid w:val="00D60385"/>
    <w:rsid w:val="00D60BFB"/>
    <w:rsid w:val="00D6146F"/>
    <w:rsid w:val="00D61806"/>
    <w:rsid w:val="00D6195A"/>
    <w:rsid w:val="00D61C7B"/>
    <w:rsid w:val="00D62A15"/>
    <w:rsid w:val="00D62B83"/>
    <w:rsid w:val="00D6347F"/>
    <w:rsid w:val="00D636A9"/>
    <w:rsid w:val="00D639B2"/>
    <w:rsid w:val="00D6459D"/>
    <w:rsid w:val="00D64730"/>
    <w:rsid w:val="00D64D2E"/>
    <w:rsid w:val="00D662F8"/>
    <w:rsid w:val="00D6674D"/>
    <w:rsid w:val="00D66AF9"/>
    <w:rsid w:val="00D66DD3"/>
    <w:rsid w:val="00D670BE"/>
    <w:rsid w:val="00D67CD7"/>
    <w:rsid w:val="00D70882"/>
    <w:rsid w:val="00D70A8F"/>
    <w:rsid w:val="00D71BDB"/>
    <w:rsid w:val="00D722CE"/>
    <w:rsid w:val="00D7250C"/>
    <w:rsid w:val="00D72934"/>
    <w:rsid w:val="00D72B53"/>
    <w:rsid w:val="00D73D10"/>
    <w:rsid w:val="00D748BC"/>
    <w:rsid w:val="00D749F9"/>
    <w:rsid w:val="00D75449"/>
    <w:rsid w:val="00D759FE"/>
    <w:rsid w:val="00D75B37"/>
    <w:rsid w:val="00D75FF8"/>
    <w:rsid w:val="00D76489"/>
    <w:rsid w:val="00D766A3"/>
    <w:rsid w:val="00D77625"/>
    <w:rsid w:val="00D776BA"/>
    <w:rsid w:val="00D80263"/>
    <w:rsid w:val="00D808D4"/>
    <w:rsid w:val="00D8091F"/>
    <w:rsid w:val="00D8138D"/>
    <w:rsid w:val="00D819EB"/>
    <w:rsid w:val="00D81CD8"/>
    <w:rsid w:val="00D82A18"/>
    <w:rsid w:val="00D837C9"/>
    <w:rsid w:val="00D83D2A"/>
    <w:rsid w:val="00D84E74"/>
    <w:rsid w:val="00D8518A"/>
    <w:rsid w:val="00D8564A"/>
    <w:rsid w:val="00D856F3"/>
    <w:rsid w:val="00D858BD"/>
    <w:rsid w:val="00D85AA3"/>
    <w:rsid w:val="00D8691C"/>
    <w:rsid w:val="00D86B0F"/>
    <w:rsid w:val="00D86B59"/>
    <w:rsid w:val="00D86E0A"/>
    <w:rsid w:val="00D86E91"/>
    <w:rsid w:val="00D86F5D"/>
    <w:rsid w:val="00D87046"/>
    <w:rsid w:val="00D879D1"/>
    <w:rsid w:val="00D87C1E"/>
    <w:rsid w:val="00D87CCA"/>
    <w:rsid w:val="00D90023"/>
    <w:rsid w:val="00D905A2"/>
    <w:rsid w:val="00D91214"/>
    <w:rsid w:val="00D91781"/>
    <w:rsid w:val="00D91C1C"/>
    <w:rsid w:val="00D926DB"/>
    <w:rsid w:val="00D92A5F"/>
    <w:rsid w:val="00D93223"/>
    <w:rsid w:val="00D9366F"/>
    <w:rsid w:val="00D938F9"/>
    <w:rsid w:val="00D93A60"/>
    <w:rsid w:val="00D93DA1"/>
    <w:rsid w:val="00D941DC"/>
    <w:rsid w:val="00D94848"/>
    <w:rsid w:val="00D94CB4"/>
    <w:rsid w:val="00D95383"/>
    <w:rsid w:val="00D9539F"/>
    <w:rsid w:val="00D955CD"/>
    <w:rsid w:val="00D956BC"/>
    <w:rsid w:val="00D95BE4"/>
    <w:rsid w:val="00D95C5D"/>
    <w:rsid w:val="00D961DE"/>
    <w:rsid w:val="00D96D94"/>
    <w:rsid w:val="00D9722D"/>
    <w:rsid w:val="00D975DB"/>
    <w:rsid w:val="00DA0AD5"/>
    <w:rsid w:val="00DA0B2B"/>
    <w:rsid w:val="00DA0D2B"/>
    <w:rsid w:val="00DA10FB"/>
    <w:rsid w:val="00DA176E"/>
    <w:rsid w:val="00DA18A7"/>
    <w:rsid w:val="00DA1ED6"/>
    <w:rsid w:val="00DA2572"/>
    <w:rsid w:val="00DA2DDE"/>
    <w:rsid w:val="00DA3394"/>
    <w:rsid w:val="00DA3B58"/>
    <w:rsid w:val="00DA3BC4"/>
    <w:rsid w:val="00DA3C14"/>
    <w:rsid w:val="00DA4B2E"/>
    <w:rsid w:val="00DA4B7A"/>
    <w:rsid w:val="00DA4D81"/>
    <w:rsid w:val="00DA5038"/>
    <w:rsid w:val="00DA55A4"/>
    <w:rsid w:val="00DA56E3"/>
    <w:rsid w:val="00DA5973"/>
    <w:rsid w:val="00DA59F4"/>
    <w:rsid w:val="00DA5CB1"/>
    <w:rsid w:val="00DA5DD8"/>
    <w:rsid w:val="00DA6867"/>
    <w:rsid w:val="00DA7164"/>
    <w:rsid w:val="00DA781A"/>
    <w:rsid w:val="00DA7BB1"/>
    <w:rsid w:val="00DB0296"/>
    <w:rsid w:val="00DB03B3"/>
    <w:rsid w:val="00DB05E4"/>
    <w:rsid w:val="00DB0FD9"/>
    <w:rsid w:val="00DB16B5"/>
    <w:rsid w:val="00DB1845"/>
    <w:rsid w:val="00DB18DD"/>
    <w:rsid w:val="00DB1B69"/>
    <w:rsid w:val="00DB28E5"/>
    <w:rsid w:val="00DB425F"/>
    <w:rsid w:val="00DB435C"/>
    <w:rsid w:val="00DB491C"/>
    <w:rsid w:val="00DB4B59"/>
    <w:rsid w:val="00DB4D1F"/>
    <w:rsid w:val="00DB4DA7"/>
    <w:rsid w:val="00DB5030"/>
    <w:rsid w:val="00DB56FB"/>
    <w:rsid w:val="00DB5D31"/>
    <w:rsid w:val="00DB6349"/>
    <w:rsid w:val="00DB65DC"/>
    <w:rsid w:val="00DB696A"/>
    <w:rsid w:val="00DB6A77"/>
    <w:rsid w:val="00DB707C"/>
    <w:rsid w:val="00DB799D"/>
    <w:rsid w:val="00DB7EAF"/>
    <w:rsid w:val="00DC05EB"/>
    <w:rsid w:val="00DC11C4"/>
    <w:rsid w:val="00DC12E5"/>
    <w:rsid w:val="00DC183E"/>
    <w:rsid w:val="00DC1965"/>
    <w:rsid w:val="00DC1A1B"/>
    <w:rsid w:val="00DC1B20"/>
    <w:rsid w:val="00DC23B2"/>
    <w:rsid w:val="00DC25F5"/>
    <w:rsid w:val="00DC2666"/>
    <w:rsid w:val="00DC3A58"/>
    <w:rsid w:val="00DC3CA3"/>
    <w:rsid w:val="00DC46A8"/>
    <w:rsid w:val="00DC517C"/>
    <w:rsid w:val="00DC5533"/>
    <w:rsid w:val="00DC59D6"/>
    <w:rsid w:val="00DC5AA7"/>
    <w:rsid w:val="00DC5BE4"/>
    <w:rsid w:val="00DC5FAD"/>
    <w:rsid w:val="00DC677F"/>
    <w:rsid w:val="00DC6ECC"/>
    <w:rsid w:val="00DC6FBD"/>
    <w:rsid w:val="00DC754A"/>
    <w:rsid w:val="00DC7B2A"/>
    <w:rsid w:val="00DD0751"/>
    <w:rsid w:val="00DD08F4"/>
    <w:rsid w:val="00DD0B01"/>
    <w:rsid w:val="00DD0C84"/>
    <w:rsid w:val="00DD19BC"/>
    <w:rsid w:val="00DD1E6F"/>
    <w:rsid w:val="00DD1F59"/>
    <w:rsid w:val="00DD2CB1"/>
    <w:rsid w:val="00DD4296"/>
    <w:rsid w:val="00DD4721"/>
    <w:rsid w:val="00DD4982"/>
    <w:rsid w:val="00DD5AB0"/>
    <w:rsid w:val="00DD65D2"/>
    <w:rsid w:val="00DD71FB"/>
    <w:rsid w:val="00DD7B19"/>
    <w:rsid w:val="00DD7FC6"/>
    <w:rsid w:val="00DE00EA"/>
    <w:rsid w:val="00DE025E"/>
    <w:rsid w:val="00DE055C"/>
    <w:rsid w:val="00DE076B"/>
    <w:rsid w:val="00DE0847"/>
    <w:rsid w:val="00DE0BDF"/>
    <w:rsid w:val="00DE1396"/>
    <w:rsid w:val="00DE1838"/>
    <w:rsid w:val="00DE1E70"/>
    <w:rsid w:val="00DE2283"/>
    <w:rsid w:val="00DE258D"/>
    <w:rsid w:val="00DE29A8"/>
    <w:rsid w:val="00DE2D2D"/>
    <w:rsid w:val="00DE2D97"/>
    <w:rsid w:val="00DE3D68"/>
    <w:rsid w:val="00DE47DF"/>
    <w:rsid w:val="00DE498D"/>
    <w:rsid w:val="00DE4EB9"/>
    <w:rsid w:val="00DE504F"/>
    <w:rsid w:val="00DE5829"/>
    <w:rsid w:val="00DE5D33"/>
    <w:rsid w:val="00DE5F0F"/>
    <w:rsid w:val="00DE612A"/>
    <w:rsid w:val="00DE6B88"/>
    <w:rsid w:val="00DE6B9B"/>
    <w:rsid w:val="00DE6C82"/>
    <w:rsid w:val="00DE6E49"/>
    <w:rsid w:val="00DE759C"/>
    <w:rsid w:val="00DE7992"/>
    <w:rsid w:val="00DE7CDF"/>
    <w:rsid w:val="00DE7FE5"/>
    <w:rsid w:val="00DF003F"/>
    <w:rsid w:val="00DF026C"/>
    <w:rsid w:val="00DF0AD9"/>
    <w:rsid w:val="00DF100B"/>
    <w:rsid w:val="00DF1136"/>
    <w:rsid w:val="00DF1856"/>
    <w:rsid w:val="00DF1AE7"/>
    <w:rsid w:val="00DF232B"/>
    <w:rsid w:val="00DF286F"/>
    <w:rsid w:val="00DF303F"/>
    <w:rsid w:val="00DF3D23"/>
    <w:rsid w:val="00DF3DAB"/>
    <w:rsid w:val="00DF45EF"/>
    <w:rsid w:val="00DF489F"/>
    <w:rsid w:val="00DF4E1D"/>
    <w:rsid w:val="00DF509C"/>
    <w:rsid w:val="00DF5184"/>
    <w:rsid w:val="00DF5309"/>
    <w:rsid w:val="00DF5E6D"/>
    <w:rsid w:val="00DF5E7C"/>
    <w:rsid w:val="00DF605E"/>
    <w:rsid w:val="00DF62EF"/>
    <w:rsid w:val="00DF63AF"/>
    <w:rsid w:val="00DF671E"/>
    <w:rsid w:val="00DF7AC9"/>
    <w:rsid w:val="00DF7B52"/>
    <w:rsid w:val="00DF7E2E"/>
    <w:rsid w:val="00E009DB"/>
    <w:rsid w:val="00E01512"/>
    <w:rsid w:val="00E0158B"/>
    <w:rsid w:val="00E01EC5"/>
    <w:rsid w:val="00E023C5"/>
    <w:rsid w:val="00E02795"/>
    <w:rsid w:val="00E02B21"/>
    <w:rsid w:val="00E02D91"/>
    <w:rsid w:val="00E0405F"/>
    <w:rsid w:val="00E044B3"/>
    <w:rsid w:val="00E05563"/>
    <w:rsid w:val="00E060CB"/>
    <w:rsid w:val="00E06314"/>
    <w:rsid w:val="00E064C6"/>
    <w:rsid w:val="00E0681E"/>
    <w:rsid w:val="00E06BF0"/>
    <w:rsid w:val="00E07B0C"/>
    <w:rsid w:val="00E1032A"/>
    <w:rsid w:val="00E104A8"/>
    <w:rsid w:val="00E1128A"/>
    <w:rsid w:val="00E11499"/>
    <w:rsid w:val="00E116EF"/>
    <w:rsid w:val="00E11E3E"/>
    <w:rsid w:val="00E12C8A"/>
    <w:rsid w:val="00E130E8"/>
    <w:rsid w:val="00E13352"/>
    <w:rsid w:val="00E139FA"/>
    <w:rsid w:val="00E13B27"/>
    <w:rsid w:val="00E1419A"/>
    <w:rsid w:val="00E1452B"/>
    <w:rsid w:val="00E155C9"/>
    <w:rsid w:val="00E155F5"/>
    <w:rsid w:val="00E15D0F"/>
    <w:rsid w:val="00E16190"/>
    <w:rsid w:val="00E169E4"/>
    <w:rsid w:val="00E16B6A"/>
    <w:rsid w:val="00E16D17"/>
    <w:rsid w:val="00E175A9"/>
    <w:rsid w:val="00E17A72"/>
    <w:rsid w:val="00E206E1"/>
    <w:rsid w:val="00E209C0"/>
    <w:rsid w:val="00E21290"/>
    <w:rsid w:val="00E215B4"/>
    <w:rsid w:val="00E21975"/>
    <w:rsid w:val="00E219F1"/>
    <w:rsid w:val="00E21AB7"/>
    <w:rsid w:val="00E21C01"/>
    <w:rsid w:val="00E22208"/>
    <w:rsid w:val="00E226A4"/>
    <w:rsid w:val="00E227C1"/>
    <w:rsid w:val="00E22D50"/>
    <w:rsid w:val="00E231DF"/>
    <w:rsid w:val="00E23414"/>
    <w:rsid w:val="00E23C00"/>
    <w:rsid w:val="00E2412F"/>
    <w:rsid w:val="00E250D6"/>
    <w:rsid w:val="00E254D8"/>
    <w:rsid w:val="00E25807"/>
    <w:rsid w:val="00E259D7"/>
    <w:rsid w:val="00E25BCE"/>
    <w:rsid w:val="00E26680"/>
    <w:rsid w:val="00E273F6"/>
    <w:rsid w:val="00E279C2"/>
    <w:rsid w:val="00E27B0B"/>
    <w:rsid w:val="00E30763"/>
    <w:rsid w:val="00E31173"/>
    <w:rsid w:val="00E31200"/>
    <w:rsid w:val="00E31523"/>
    <w:rsid w:val="00E31AFC"/>
    <w:rsid w:val="00E31B99"/>
    <w:rsid w:val="00E31C9C"/>
    <w:rsid w:val="00E31FE1"/>
    <w:rsid w:val="00E325B7"/>
    <w:rsid w:val="00E32828"/>
    <w:rsid w:val="00E32A41"/>
    <w:rsid w:val="00E32CF3"/>
    <w:rsid w:val="00E32CF5"/>
    <w:rsid w:val="00E32EEC"/>
    <w:rsid w:val="00E33098"/>
    <w:rsid w:val="00E33191"/>
    <w:rsid w:val="00E33950"/>
    <w:rsid w:val="00E33F45"/>
    <w:rsid w:val="00E340B1"/>
    <w:rsid w:val="00E341C7"/>
    <w:rsid w:val="00E346BC"/>
    <w:rsid w:val="00E353AA"/>
    <w:rsid w:val="00E358B6"/>
    <w:rsid w:val="00E36062"/>
    <w:rsid w:val="00E3625C"/>
    <w:rsid w:val="00E36730"/>
    <w:rsid w:val="00E36EE5"/>
    <w:rsid w:val="00E3707D"/>
    <w:rsid w:val="00E3747A"/>
    <w:rsid w:val="00E3798E"/>
    <w:rsid w:val="00E4050B"/>
    <w:rsid w:val="00E40833"/>
    <w:rsid w:val="00E40973"/>
    <w:rsid w:val="00E40B32"/>
    <w:rsid w:val="00E40BB1"/>
    <w:rsid w:val="00E41043"/>
    <w:rsid w:val="00E41384"/>
    <w:rsid w:val="00E41447"/>
    <w:rsid w:val="00E41795"/>
    <w:rsid w:val="00E41A64"/>
    <w:rsid w:val="00E4229B"/>
    <w:rsid w:val="00E424D2"/>
    <w:rsid w:val="00E4253E"/>
    <w:rsid w:val="00E42A8D"/>
    <w:rsid w:val="00E43157"/>
    <w:rsid w:val="00E4362A"/>
    <w:rsid w:val="00E43769"/>
    <w:rsid w:val="00E439D9"/>
    <w:rsid w:val="00E43A10"/>
    <w:rsid w:val="00E43BCD"/>
    <w:rsid w:val="00E44472"/>
    <w:rsid w:val="00E444CB"/>
    <w:rsid w:val="00E44E87"/>
    <w:rsid w:val="00E45D61"/>
    <w:rsid w:val="00E463F7"/>
    <w:rsid w:val="00E46FA2"/>
    <w:rsid w:val="00E47052"/>
    <w:rsid w:val="00E471AD"/>
    <w:rsid w:val="00E476A0"/>
    <w:rsid w:val="00E505EB"/>
    <w:rsid w:val="00E50E17"/>
    <w:rsid w:val="00E51FF4"/>
    <w:rsid w:val="00E52B7A"/>
    <w:rsid w:val="00E53561"/>
    <w:rsid w:val="00E53850"/>
    <w:rsid w:val="00E53AA3"/>
    <w:rsid w:val="00E55699"/>
    <w:rsid w:val="00E55D9F"/>
    <w:rsid w:val="00E56683"/>
    <w:rsid w:val="00E5719E"/>
    <w:rsid w:val="00E57B3D"/>
    <w:rsid w:val="00E57F0D"/>
    <w:rsid w:val="00E6024F"/>
    <w:rsid w:val="00E602FF"/>
    <w:rsid w:val="00E6030C"/>
    <w:rsid w:val="00E610E2"/>
    <w:rsid w:val="00E618E8"/>
    <w:rsid w:val="00E62864"/>
    <w:rsid w:val="00E63B26"/>
    <w:rsid w:val="00E644C3"/>
    <w:rsid w:val="00E6457B"/>
    <w:rsid w:val="00E64ACF"/>
    <w:rsid w:val="00E65FB3"/>
    <w:rsid w:val="00E66165"/>
    <w:rsid w:val="00E663F0"/>
    <w:rsid w:val="00E6660D"/>
    <w:rsid w:val="00E669A0"/>
    <w:rsid w:val="00E6775D"/>
    <w:rsid w:val="00E6778A"/>
    <w:rsid w:val="00E70CB7"/>
    <w:rsid w:val="00E70DFA"/>
    <w:rsid w:val="00E724AD"/>
    <w:rsid w:val="00E7311A"/>
    <w:rsid w:val="00E73AE9"/>
    <w:rsid w:val="00E74E96"/>
    <w:rsid w:val="00E756FE"/>
    <w:rsid w:val="00E763E3"/>
    <w:rsid w:val="00E779E5"/>
    <w:rsid w:val="00E801CE"/>
    <w:rsid w:val="00E8099F"/>
    <w:rsid w:val="00E80B40"/>
    <w:rsid w:val="00E80D7B"/>
    <w:rsid w:val="00E814EF"/>
    <w:rsid w:val="00E8267B"/>
    <w:rsid w:val="00E83CF5"/>
    <w:rsid w:val="00E840D7"/>
    <w:rsid w:val="00E84C5D"/>
    <w:rsid w:val="00E84F68"/>
    <w:rsid w:val="00E860FD"/>
    <w:rsid w:val="00E86301"/>
    <w:rsid w:val="00E864F7"/>
    <w:rsid w:val="00E86DB6"/>
    <w:rsid w:val="00E8737C"/>
    <w:rsid w:val="00E87684"/>
    <w:rsid w:val="00E90351"/>
    <w:rsid w:val="00E908B0"/>
    <w:rsid w:val="00E9183B"/>
    <w:rsid w:val="00E9209C"/>
    <w:rsid w:val="00E926B6"/>
    <w:rsid w:val="00E9317C"/>
    <w:rsid w:val="00E935A8"/>
    <w:rsid w:val="00E93826"/>
    <w:rsid w:val="00E93A95"/>
    <w:rsid w:val="00E93B10"/>
    <w:rsid w:val="00E943C5"/>
    <w:rsid w:val="00E946C7"/>
    <w:rsid w:val="00E94B8B"/>
    <w:rsid w:val="00E94C8A"/>
    <w:rsid w:val="00E956EA"/>
    <w:rsid w:val="00E96292"/>
    <w:rsid w:val="00E967D0"/>
    <w:rsid w:val="00E96ADC"/>
    <w:rsid w:val="00E973E7"/>
    <w:rsid w:val="00E973F7"/>
    <w:rsid w:val="00E9785F"/>
    <w:rsid w:val="00E978CE"/>
    <w:rsid w:val="00E97900"/>
    <w:rsid w:val="00E97ACC"/>
    <w:rsid w:val="00E97B5F"/>
    <w:rsid w:val="00E97CF1"/>
    <w:rsid w:val="00EA03EA"/>
    <w:rsid w:val="00EA0DC2"/>
    <w:rsid w:val="00EA1CAA"/>
    <w:rsid w:val="00EA21A6"/>
    <w:rsid w:val="00EA29F7"/>
    <w:rsid w:val="00EA38D4"/>
    <w:rsid w:val="00EA3BFE"/>
    <w:rsid w:val="00EA48D6"/>
    <w:rsid w:val="00EA49A3"/>
    <w:rsid w:val="00EA4FA1"/>
    <w:rsid w:val="00EA56BD"/>
    <w:rsid w:val="00EA5A47"/>
    <w:rsid w:val="00EA5B1B"/>
    <w:rsid w:val="00EA5E4F"/>
    <w:rsid w:val="00EA655B"/>
    <w:rsid w:val="00EA6CEF"/>
    <w:rsid w:val="00EA7167"/>
    <w:rsid w:val="00EB0104"/>
    <w:rsid w:val="00EB1051"/>
    <w:rsid w:val="00EB13A6"/>
    <w:rsid w:val="00EB14F9"/>
    <w:rsid w:val="00EB18F1"/>
    <w:rsid w:val="00EB1A43"/>
    <w:rsid w:val="00EB2025"/>
    <w:rsid w:val="00EB2978"/>
    <w:rsid w:val="00EB3FF7"/>
    <w:rsid w:val="00EB4AB3"/>
    <w:rsid w:val="00EB5026"/>
    <w:rsid w:val="00EB5FA2"/>
    <w:rsid w:val="00EB631F"/>
    <w:rsid w:val="00EB6F0D"/>
    <w:rsid w:val="00EB702D"/>
    <w:rsid w:val="00EB709C"/>
    <w:rsid w:val="00EB720C"/>
    <w:rsid w:val="00EB7D42"/>
    <w:rsid w:val="00EB7D5A"/>
    <w:rsid w:val="00EBB385"/>
    <w:rsid w:val="00EC029A"/>
    <w:rsid w:val="00EC0414"/>
    <w:rsid w:val="00EC0791"/>
    <w:rsid w:val="00EC0A85"/>
    <w:rsid w:val="00EC0B5A"/>
    <w:rsid w:val="00EC12F3"/>
    <w:rsid w:val="00EC15F3"/>
    <w:rsid w:val="00EC1C4C"/>
    <w:rsid w:val="00EC1F1B"/>
    <w:rsid w:val="00EC2137"/>
    <w:rsid w:val="00EC24E2"/>
    <w:rsid w:val="00EC2531"/>
    <w:rsid w:val="00EC282E"/>
    <w:rsid w:val="00EC3431"/>
    <w:rsid w:val="00EC3BBE"/>
    <w:rsid w:val="00EC3F57"/>
    <w:rsid w:val="00EC402C"/>
    <w:rsid w:val="00EC405F"/>
    <w:rsid w:val="00EC49A5"/>
    <w:rsid w:val="00EC4A71"/>
    <w:rsid w:val="00EC6666"/>
    <w:rsid w:val="00EC68D9"/>
    <w:rsid w:val="00EC6B38"/>
    <w:rsid w:val="00EC7E6D"/>
    <w:rsid w:val="00EC7FF9"/>
    <w:rsid w:val="00ED03C7"/>
    <w:rsid w:val="00ED07D4"/>
    <w:rsid w:val="00ED0943"/>
    <w:rsid w:val="00ED0A40"/>
    <w:rsid w:val="00ED0C3D"/>
    <w:rsid w:val="00ED0CF5"/>
    <w:rsid w:val="00ED0E34"/>
    <w:rsid w:val="00ED188D"/>
    <w:rsid w:val="00ED1A18"/>
    <w:rsid w:val="00ED1B73"/>
    <w:rsid w:val="00ED22BF"/>
    <w:rsid w:val="00ED26AD"/>
    <w:rsid w:val="00ED26F9"/>
    <w:rsid w:val="00ED3273"/>
    <w:rsid w:val="00ED3734"/>
    <w:rsid w:val="00ED4C03"/>
    <w:rsid w:val="00ED4CFC"/>
    <w:rsid w:val="00ED559F"/>
    <w:rsid w:val="00ED584F"/>
    <w:rsid w:val="00ED597C"/>
    <w:rsid w:val="00ED5EC3"/>
    <w:rsid w:val="00ED6B1D"/>
    <w:rsid w:val="00ED6C7F"/>
    <w:rsid w:val="00ED713D"/>
    <w:rsid w:val="00ED781C"/>
    <w:rsid w:val="00ED7B45"/>
    <w:rsid w:val="00EE0181"/>
    <w:rsid w:val="00EE143C"/>
    <w:rsid w:val="00EE15A9"/>
    <w:rsid w:val="00EE21E1"/>
    <w:rsid w:val="00EE29A7"/>
    <w:rsid w:val="00EE2AC9"/>
    <w:rsid w:val="00EE36E6"/>
    <w:rsid w:val="00EE381B"/>
    <w:rsid w:val="00EE3969"/>
    <w:rsid w:val="00EE3D7C"/>
    <w:rsid w:val="00EE4274"/>
    <w:rsid w:val="00EE451A"/>
    <w:rsid w:val="00EE46D2"/>
    <w:rsid w:val="00EE471A"/>
    <w:rsid w:val="00EE4F69"/>
    <w:rsid w:val="00EE5049"/>
    <w:rsid w:val="00EE5556"/>
    <w:rsid w:val="00EE616B"/>
    <w:rsid w:val="00EE61B5"/>
    <w:rsid w:val="00EE62EF"/>
    <w:rsid w:val="00EE6AB5"/>
    <w:rsid w:val="00EE6DD6"/>
    <w:rsid w:val="00EE729E"/>
    <w:rsid w:val="00EE78EB"/>
    <w:rsid w:val="00EE7A0D"/>
    <w:rsid w:val="00EE7D1E"/>
    <w:rsid w:val="00EF0213"/>
    <w:rsid w:val="00EF0960"/>
    <w:rsid w:val="00EF1FC3"/>
    <w:rsid w:val="00EF2307"/>
    <w:rsid w:val="00EF2744"/>
    <w:rsid w:val="00EF27D5"/>
    <w:rsid w:val="00EF27D8"/>
    <w:rsid w:val="00EF2912"/>
    <w:rsid w:val="00EF34C7"/>
    <w:rsid w:val="00EF3570"/>
    <w:rsid w:val="00EF35CF"/>
    <w:rsid w:val="00EF3E08"/>
    <w:rsid w:val="00EF45E9"/>
    <w:rsid w:val="00EF4673"/>
    <w:rsid w:val="00EF5974"/>
    <w:rsid w:val="00EF59E6"/>
    <w:rsid w:val="00EF5A7B"/>
    <w:rsid w:val="00EF5A7E"/>
    <w:rsid w:val="00EF6306"/>
    <w:rsid w:val="00EF66C0"/>
    <w:rsid w:val="00EF775D"/>
    <w:rsid w:val="00EF78CE"/>
    <w:rsid w:val="00EF791A"/>
    <w:rsid w:val="00F01043"/>
    <w:rsid w:val="00F014AF"/>
    <w:rsid w:val="00F01900"/>
    <w:rsid w:val="00F01E47"/>
    <w:rsid w:val="00F024DC"/>
    <w:rsid w:val="00F025F0"/>
    <w:rsid w:val="00F028A7"/>
    <w:rsid w:val="00F02B70"/>
    <w:rsid w:val="00F02E84"/>
    <w:rsid w:val="00F036A1"/>
    <w:rsid w:val="00F03837"/>
    <w:rsid w:val="00F039D3"/>
    <w:rsid w:val="00F03CF4"/>
    <w:rsid w:val="00F03F4F"/>
    <w:rsid w:val="00F03FE2"/>
    <w:rsid w:val="00F040CC"/>
    <w:rsid w:val="00F04218"/>
    <w:rsid w:val="00F04A19"/>
    <w:rsid w:val="00F04B96"/>
    <w:rsid w:val="00F04F6E"/>
    <w:rsid w:val="00F05884"/>
    <w:rsid w:val="00F05AF3"/>
    <w:rsid w:val="00F065F6"/>
    <w:rsid w:val="00F06D85"/>
    <w:rsid w:val="00F070CC"/>
    <w:rsid w:val="00F070D9"/>
    <w:rsid w:val="00F0763A"/>
    <w:rsid w:val="00F076C9"/>
    <w:rsid w:val="00F0785D"/>
    <w:rsid w:val="00F079CB"/>
    <w:rsid w:val="00F07BF4"/>
    <w:rsid w:val="00F07E73"/>
    <w:rsid w:val="00F07FA2"/>
    <w:rsid w:val="00F100A4"/>
    <w:rsid w:val="00F11688"/>
    <w:rsid w:val="00F11D36"/>
    <w:rsid w:val="00F12DFD"/>
    <w:rsid w:val="00F12EF2"/>
    <w:rsid w:val="00F1312E"/>
    <w:rsid w:val="00F13264"/>
    <w:rsid w:val="00F135A2"/>
    <w:rsid w:val="00F13B48"/>
    <w:rsid w:val="00F145BF"/>
    <w:rsid w:val="00F14757"/>
    <w:rsid w:val="00F148C5"/>
    <w:rsid w:val="00F14ADB"/>
    <w:rsid w:val="00F152A0"/>
    <w:rsid w:val="00F154C0"/>
    <w:rsid w:val="00F162F2"/>
    <w:rsid w:val="00F16343"/>
    <w:rsid w:val="00F1669C"/>
    <w:rsid w:val="00F17187"/>
    <w:rsid w:val="00F17C70"/>
    <w:rsid w:val="00F201F5"/>
    <w:rsid w:val="00F21855"/>
    <w:rsid w:val="00F2207D"/>
    <w:rsid w:val="00F23F52"/>
    <w:rsid w:val="00F2414D"/>
    <w:rsid w:val="00F242AB"/>
    <w:rsid w:val="00F2523F"/>
    <w:rsid w:val="00F254CB"/>
    <w:rsid w:val="00F255FD"/>
    <w:rsid w:val="00F25ECC"/>
    <w:rsid w:val="00F263F6"/>
    <w:rsid w:val="00F271BB"/>
    <w:rsid w:val="00F275A3"/>
    <w:rsid w:val="00F3006E"/>
    <w:rsid w:val="00F301D7"/>
    <w:rsid w:val="00F3042A"/>
    <w:rsid w:val="00F30666"/>
    <w:rsid w:val="00F3089D"/>
    <w:rsid w:val="00F30CB5"/>
    <w:rsid w:val="00F30D90"/>
    <w:rsid w:val="00F31246"/>
    <w:rsid w:val="00F31935"/>
    <w:rsid w:val="00F319D4"/>
    <w:rsid w:val="00F31FA2"/>
    <w:rsid w:val="00F31FD2"/>
    <w:rsid w:val="00F33164"/>
    <w:rsid w:val="00F33348"/>
    <w:rsid w:val="00F343B6"/>
    <w:rsid w:val="00F3474A"/>
    <w:rsid w:val="00F348F7"/>
    <w:rsid w:val="00F34B02"/>
    <w:rsid w:val="00F34B99"/>
    <w:rsid w:val="00F35722"/>
    <w:rsid w:val="00F359A2"/>
    <w:rsid w:val="00F35B62"/>
    <w:rsid w:val="00F36059"/>
    <w:rsid w:val="00F36C86"/>
    <w:rsid w:val="00F40069"/>
    <w:rsid w:val="00F40CD2"/>
    <w:rsid w:val="00F40F74"/>
    <w:rsid w:val="00F41976"/>
    <w:rsid w:val="00F41AA5"/>
    <w:rsid w:val="00F4273F"/>
    <w:rsid w:val="00F428B2"/>
    <w:rsid w:val="00F429E6"/>
    <w:rsid w:val="00F42ACE"/>
    <w:rsid w:val="00F42CFF"/>
    <w:rsid w:val="00F43259"/>
    <w:rsid w:val="00F438F0"/>
    <w:rsid w:val="00F43CE8"/>
    <w:rsid w:val="00F4487E"/>
    <w:rsid w:val="00F44B9D"/>
    <w:rsid w:val="00F44D0F"/>
    <w:rsid w:val="00F450BF"/>
    <w:rsid w:val="00F454EC"/>
    <w:rsid w:val="00F45574"/>
    <w:rsid w:val="00F459D9"/>
    <w:rsid w:val="00F467E2"/>
    <w:rsid w:val="00F46A39"/>
    <w:rsid w:val="00F46B40"/>
    <w:rsid w:val="00F474BE"/>
    <w:rsid w:val="00F475CC"/>
    <w:rsid w:val="00F476EA"/>
    <w:rsid w:val="00F47D7A"/>
    <w:rsid w:val="00F50A3D"/>
    <w:rsid w:val="00F52484"/>
    <w:rsid w:val="00F5280F"/>
    <w:rsid w:val="00F529DC"/>
    <w:rsid w:val="00F53624"/>
    <w:rsid w:val="00F53706"/>
    <w:rsid w:val="00F53BE4"/>
    <w:rsid w:val="00F541EE"/>
    <w:rsid w:val="00F54282"/>
    <w:rsid w:val="00F5474A"/>
    <w:rsid w:val="00F548F5"/>
    <w:rsid w:val="00F549BA"/>
    <w:rsid w:val="00F549CB"/>
    <w:rsid w:val="00F549EC"/>
    <w:rsid w:val="00F5506C"/>
    <w:rsid w:val="00F5515D"/>
    <w:rsid w:val="00F55248"/>
    <w:rsid w:val="00F553F8"/>
    <w:rsid w:val="00F55CC7"/>
    <w:rsid w:val="00F56338"/>
    <w:rsid w:val="00F56561"/>
    <w:rsid w:val="00F56635"/>
    <w:rsid w:val="00F56D1A"/>
    <w:rsid w:val="00F56F5C"/>
    <w:rsid w:val="00F56FA2"/>
    <w:rsid w:val="00F57280"/>
    <w:rsid w:val="00F572D7"/>
    <w:rsid w:val="00F572DD"/>
    <w:rsid w:val="00F578F9"/>
    <w:rsid w:val="00F57A68"/>
    <w:rsid w:val="00F57B4B"/>
    <w:rsid w:val="00F57BA2"/>
    <w:rsid w:val="00F600FF"/>
    <w:rsid w:val="00F6049A"/>
    <w:rsid w:val="00F604E9"/>
    <w:rsid w:val="00F60A0E"/>
    <w:rsid w:val="00F60A72"/>
    <w:rsid w:val="00F60AB6"/>
    <w:rsid w:val="00F6134E"/>
    <w:rsid w:val="00F619EA"/>
    <w:rsid w:val="00F61AAF"/>
    <w:rsid w:val="00F61D2D"/>
    <w:rsid w:val="00F62F8A"/>
    <w:rsid w:val="00F6324D"/>
    <w:rsid w:val="00F633AA"/>
    <w:rsid w:val="00F63BE3"/>
    <w:rsid w:val="00F640F3"/>
    <w:rsid w:val="00F64588"/>
    <w:rsid w:val="00F64DD8"/>
    <w:rsid w:val="00F64EA4"/>
    <w:rsid w:val="00F659BE"/>
    <w:rsid w:val="00F65BAA"/>
    <w:rsid w:val="00F65FBD"/>
    <w:rsid w:val="00F664B0"/>
    <w:rsid w:val="00F668F4"/>
    <w:rsid w:val="00F66C6C"/>
    <w:rsid w:val="00F67D54"/>
    <w:rsid w:val="00F70053"/>
    <w:rsid w:val="00F701B3"/>
    <w:rsid w:val="00F7045E"/>
    <w:rsid w:val="00F70969"/>
    <w:rsid w:val="00F70CC4"/>
    <w:rsid w:val="00F70FC5"/>
    <w:rsid w:val="00F71B06"/>
    <w:rsid w:val="00F71B07"/>
    <w:rsid w:val="00F71C29"/>
    <w:rsid w:val="00F71DB1"/>
    <w:rsid w:val="00F725F0"/>
    <w:rsid w:val="00F72A0A"/>
    <w:rsid w:val="00F73600"/>
    <w:rsid w:val="00F73C20"/>
    <w:rsid w:val="00F73F33"/>
    <w:rsid w:val="00F7466D"/>
    <w:rsid w:val="00F74827"/>
    <w:rsid w:val="00F74A72"/>
    <w:rsid w:val="00F74D26"/>
    <w:rsid w:val="00F75C6D"/>
    <w:rsid w:val="00F75FD0"/>
    <w:rsid w:val="00F76BE6"/>
    <w:rsid w:val="00F76E2F"/>
    <w:rsid w:val="00F7716D"/>
    <w:rsid w:val="00F775DF"/>
    <w:rsid w:val="00F77A9B"/>
    <w:rsid w:val="00F80154"/>
    <w:rsid w:val="00F802A0"/>
    <w:rsid w:val="00F80AC1"/>
    <w:rsid w:val="00F80E07"/>
    <w:rsid w:val="00F81950"/>
    <w:rsid w:val="00F81B7A"/>
    <w:rsid w:val="00F82197"/>
    <w:rsid w:val="00F8283F"/>
    <w:rsid w:val="00F82B71"/>
    <w:rsid w:val="00F82F0F"/>
    <w:rsid w:val="00F82FA3"/>
    <w:rsid w:val="00F83409"/>
    <w:rsid w:val="00F8361E"/>
    <w:rsid w:val="00F83910"/>
    <w:rsid w:val="00F83A11"/>
    <w:rsid w:val="00F84CF7"/>
    <w:rsid w:val="00F8525B"/>
    <w:rsid w:val="00F85348"/>
    <w:rsid w:val="00F85928"/>
    <w:rsid w:val="00F85B31"/>
    <w:rsid w:val="00F85C8E"/>
    <w:rsid w:val="00F85D91"/>
    <w:rsid w:val="00F85E68"/>
    <w:rsid w:val="00F86743"/>
    <w:rsid w:val="00F86B7D"/>
    <w:rsid w:val="00F87197"/>
    <w:rsid w:val="00F87D75"/>
    <w:rsid w:val="00F90ACE"/>
    <w:rsid w:val="00F90DA7"/>
    <w:rsid w:val="00F915A4"/>
    <w:rsid w:val="00F915BC"/>
    <w:rsid w:val="00F92099"/>
    <w:rsid w:val="00F9243E"/>
    <w:rsid w:val="00F92C8E"/>
    <w:rsid w:val="00F932B6"/>
    <w:rsid w:val="00F937FF"/>
    <w:rsid w:val="00F9384C"/>
    <w:rsid w:val="00F93CE0"/>
    <w:rsid w:val="00F93DD2"/>
    <w:rsid w:val="00F94051"/>
    <w:rsid w:val="00F954F0"/>
    <w:rsid w:val="00F956F7"/>
    <w:rsid w:val="00F959B9"/>
    <w:rsid w:val="00F95C06"/>
    <w:rsid w:val="00F960B5"/>
    <w:rsid w:val="00F9629B"/>
    <w:rsid w:val="00F96DE4"/>
    <w:rsid w:val="00FA06B2"/>
    <w:rsid w:val="00FA0703"/>
    <w:rsid w:val="00FA0713"/>
    <w:rsid w:val="00FA0C77"/>
    <w:rsid w:val="00FA139B"/>
    <w:rsid w:val="00FA17A1"/>
    <w:rsid w:val="00FA274F"/>
    <w:rsid w:val="00FA3047"/>
    <w:rsid w:val="00FA3F49"/>
    <w:rsid w:val="00FA41DA"/>
    <w:rsid w:val="00FA442A"/>
    <w:rsid w:val="00FA4512"/>
    <w:rsid w:val="00FA4611"/>
    <w:rsid w:val="00FA47B7"/>
    <w:rsid w:val="00FA6188"/>
    <w:rsid w:val="00FA70E9"/>
    <w:rsid w:val="00FA722D"/>
    <w:rsid w:val="00FA7335"/>
    <w:rsid w:val="00FA74D0"/>
    <w:rsid w:val="00FA7ECB"/>
    <w:rsid w:val="00FB0AAB"/>
    <w:rsid w:val="00FB2475"/>
    <w:rsid w:val="00FB2566"/>
    <w:rsid w:val="00FB25EC"/>
    <w:rsid w:val="00FB2BA3"/>
    <w:rsid w:val="00FB2E75"/>
    <w:rsid w:val="00FB358D"/>
    <w:rsid w:val="00FB40F2"/>
    <w:rsid w:val="00FB43B1"/>
    <w:rsid w:val="00FB46DF"/>
    <w:rsid w:val="00FB476A"/>
    <w:rsid w:val="00FB4EBB"/>
    <w:rsid w:val="00FB4EE8"/>
    <w:rsid w:val="00FB5692"/>
    <w:rsid w:val="00FB58A9"/>
    <w:rsid w:val="00FB5912"/>
    <w:rsid w:val="00FB5A95"/>
    <w:rsid w:val="00FB6057"/>
    <w:rsid w:val="00FB6750"/>
    <w:rsid w:val="00FB7137"/>
    <w:rsid w:val="00FB7876"/>
    <w:rsid w:val="00FB79C0"/>
    <w:rsid w:val="00FB7F14"/>
    <w:rsid w:val="00FC03D4"/>
    <w:rsid w:val="00FC0407"/>
    <w:rsid w:val="00FC0577"/>
    <w:rsid w:val="00FC0DFE"/>
    <w:rsid w:val="00FC139A"/>
    <w:rsid w:val="00FC1520"/>
    <w:rsid w:val="00FC2768"/>
    <w:rsid w:val="00FC2FA4"/>
    <w:rsid w:val="00FC3073"/>
    <w:rsid w:val="00FC32DA"/>
    <w:rsid w:val="00FC342F"/>
    <w:rsid w:val="00FC35D1"/>
    <w:rsid w:val="00FC3909"/>
    <w:rsid w:val="00FC3DF2"/>
    <w:rsid w:val="00FC4798"/>
    <w:rsid w:val="00FC5544"/>
    <w:rsid w:val="00FC63A9"/>
    <w:rsid w:val="00FC6E14"/>
    <w:rsid w:val="00FC7C00"/>
    <w:rsid w:val="00FD0D4E"/>
    <w:rsid w:val="00FD1418"/>
    <w:rsid w:val="00FD1B03"/>
    <w:rsid w:val="00FD1B56"/>
    <w:rsid w:val="00FD21B4"/>
    <w:rsid w:val="00FD27F8"/>
    <w:rsid w:val="00FD310A"/>
    <w:rsid w:val="00FD38E7"/>
    <w:rsid w:val="00FD3A76"/>
    <w:rsid w:val="00FD436C"/>
    <w:rsid w:val="00FD43BE"/>
    <w:rsid w:val="00FD52F7"/>
    <w:rsid w:val="00FD55FC"/>
    <w:rsid w:val="00FD56A2"/>
    <w:rsid w:val="00FD5773"/>
    <w:rsid w:val="00FD597E"/>
    <w:rsid w:val="00FD5B3F"/>
    <w:rsid w:val="00FD6FB5"/>
    <w:rsid w:val="00FD7523"/>
    <w:rsid w:val="00FD760C"/>
    <w:rsid w:val="00FD76FF"/>
    <w:rsid w:val="00FD788C"/>
    <w:rsid w:val="00FE02F8"/>
    <w:rsid w:val="00FE06C3"/>
    <w:rsid w:val="00FE0B71"/>
    <w:rsid w:val="00FE0ECC"/>
    <w:rsid w:val="00FE14C5"/>
    <w:rsid w:val="00FE17BA"/>
    <w:rsid w:val="00FE1972"/>
    <w:rsid w:val="00FE1C5B"/>
    <w:rsid w:val="00FE26C6"/>
    <w:rsid w:val="00FE2942"/>
    <w:rsid w:val="00FE3A5A"/>
    <w:rsid w:val="00FE3BBE"/>
    <w:rsid w:val="00FE4183"/>
    <w:rsid w:val="00FE4204"/>
    <w:rsid w:val="00FE4B13"/>
    <w:rsid w:val="00FE4DC6"/>
    <w:rsid w:val="00FE51E6"/>
    <w:rsid w:val="00FE52F6"/>
    <w:rsid w:val="00FE57A4"/>
    <w:rsid w:val="00FE5FE0"/>
    <w:rsid w:val="00FE6022"/>
    <w:rsid w:val="00FE76C4"/>
    <w:rsid w:val="00FE785A"/>
    <w:rsid w:val="00FE7C3A"/>
    <w:rsid w:val="00FF0D93"/>
    <w:rsid w:val="00FF0E81"/>
    <w:rsid w:val="00FF0EB4"/>
    <w:rsid w:val="00FF1A6C"/>
    <w:rsid w:val="00FF1DE7"/>
    <w:rsid w:val="00FF225D"/>
    <w:rsid w:val="00FF23B2"/>
    <w:rsid w:val="00FF26F2"/>
    <w:rsid w:val="00FF2AAF"/>
    <w:rsid w:val="00FF2EBA"/>
    <w:rsid w:val="00FF3098"/>
    <w:rsid w:val="00FF3246"/>
    <w:rsid w:val="00FF373B"/>
    <w:rsid w:val="00FF39FF"/>
    <w:rsid w:val="00FF4046"/>
    <w:rsid w:val="00FF405C"/>
    <w:rsid w:val="00FF48E8"/>
    <w:rsid w:val="00FF497F"/>
    <w:rsid w:val="00FF4D05"/>
    <w:rsid w:val="00FF57B5"/>
    <w:rsid w:val="00FF5B66"/>
    <w:rsid w:val="00FF76A1"/>
    <w:rsid w:val="00FF778C"/>
    <w:rsid w:val="00FF794E"/>
    <w:rsid w:val="013B9C6F"/>
    <w:rsid w:val="013CE285"/>
    <w:rsid w:val="016D5441"/>
    <w:rsid w:val="01A03A78"/>
    <w:rsid w:val="01C3AAA9"/>
    <w:rsid w:val="01D2DCFB"/>
    <w:rsid w:val="01F92CF7"/>
    <w:rsid w:val="0213AE64"/>
    <w:rsid w:val="0243B56A"/>
    <w:rsid w:val="0271E4B6"/>
    <w:rsid w:val="0278E97C"/>
    <w:rsid w:val="02A377A7"/>
    <w:rsid w:val="02AD7791"/>
    <w:rsid w:val="02B9851F"/>
    <w:rsid w:val="02B9B170"/>
    <w:rsid w:val="02C54572"/>
    <w:rsid w:val="02F0F655"/>
    <w:rsid w:val="03007374"/>
    <w:rsid w:val="032751F0"/>
    <w:rsid w:val="033FC574"/>
    <w:rsid w:val="038DE4A2"/>
    <w:rsid w:val="03A4B7D9"/>
    <w:rsid w:val="03CB2FC3"/>
    <w:rsid w:val="04405E4D"/>
    <w:rsid w:val="045B7B50"/>
    <w:rsid w:val="0477EE02"/>
    <w:rsid w:val="0484601B"/>
    <w:rsid w:val="04912FF3"/>
    <w:rsid w:val="04AD18B4"/>
    <w:rsid w:val="04F15560"/>
    <w:rsid w:val="0533FF55"/>
    <w:rsid w:val="0539224B"/>
    <w:rsid w:val="053CF4BF"/>
    <w:rsid w:val="0583A343"/>
    <w:rsid w:val="05A315F9"/>
    <w:rsid w:val="05A8BD19"/>
    <w:rsid w:val="06047F89"/>
    <w:rsid w:val="06BADE27"/>
    <w:rsid w:val="06BC4472"/>
    <w:rsid w:val="06CDFE07"/>
    <w:rsid w:val="06E7F1D2"/>
    <w:rsid w:val="06F5C40F"/>
    <w:rsid w:val="0711D88F"/>
    <w:rsid w:val="071D6F91"/>
    <w:rsid w:val="0763D982"/>
    <w:rsid w:val="07708511"/>
    <w:rsid w:val="07BB8D52"/>
    <w:rsid w:val="081A879B"/>
    <w:rsid w:val="08211E6B"/>
    <w:rsid w:val="0833C157"/>
    <w:rsid w:val="08422CEB"/>
    <w:rsid w:val="087BCA11"/>
    <w:rsid w:val="08964209"/>
    <w:rsid w:val="08967C0A"/>
    <w:rsid w:val="08BE5249"/>
    <w:rsid w:val="08D940C1"/>
    <w:rsid w:val="08FDE7C7"/>
    <w:rsid w:val="091196BF"/>
    <w:rsid w:val="09301CE6"/>
    <w:rsid w:val="0941EBFC"/>
    <w:rsid w:val="09B04D4B"/>
    <w:rsid w:val="09B5DC24"/>
    <w:rsid w:val="09D6D97B"/>
    <w:rsid w:val="09E5B5DA"/>
    <w:rsid w:val="0A2C5E35"/>
    <w:rsid w:val="0A4B093F"/>
    <w:rsid w:val="0A8B3E88"/>
    <w:rsid w:val="0A90BA63"/>
    <w:rsid w:val="0A92DDAB"/>
    <w:rsid w:val="0AB8F6E1"/>
    <w:rsid w:val="0AC9BBFA"/>
    <w:rsid w:val="0AD45F0F"/>
    <w:rsid w:val="0AD65DCA"/>
    <w:rsid w:val="0ADF428F"/>
    <w:rsid w:val="0AE111CF"/>
    <w:rsid w:val="0B12651E"/>
    <w:rsid w:val="0B1385D3"/>
    <w:rsid w:val="0B22CAD1"/>
    <w:rsid w:val="0B2DAD3E"/>
    <w:rsid w:val="0B4D2F6E"/>
    <w:rsid w:val="0B712064"/>
    <w:rsid w:val="0B8658BE"/>
    <w:rsid w:val="0BD0CB1B"/>
    <w:rsid w:val="0BDCA1A1"/>
    <w:rsid w:val="0C486D34"/>
    <w:rsid w:val="0C5B9EFD"/>
    <w:rsid w:val="0C63ACB7"/>
    <w:rsid w:val="0C702F70"/>
    <w:rsid w:val="0CA55F7A"/>
    <w:rsid w:val="0CB8D084"/>
    <w:rsid w:val="0CBC1F30"/>
    <w:rsid w:val="0CDDE8E3"/>
    <w:rsid w:val="0CDE0D45"/>
    <w:rsid w:val="0CF47479"/>
    <w:rsid w:val="0CF5D3CC"/>
    <w:rsid w:val="0D26252E"/>
    <w:rsid w:val="0D3E1926"/>
    <w:rsid w:val="0D5DA201"/>
    <w:rsid w:val="0D7F8E08"/>
    <w:rsid w:val="0D8680E9"/>
    <w:rsid w:val="0DAA826B"/>
    <w:rsid w:val="0DDB4F7E"/>
    <w:rsid w:val="0DE70FFB"/>
    <w:rsid w:val="0DE9A9BB"/>
    <w:rsid w:val="0E5F6D3E"/>
    <w:rsid w:val="0EFA5B45"/>
    <w:rsid w:val="0F1C96BE"/>
    <w:rsid w:val="0F27C3F4"/>
    <w:rsid w:val="0F731BFE"/>
    <w:rsid w:val="0F7A4735"/>
    <w:rsid w:val="0FBDDD5E"/>
    <w:rsid w:val="0FC0F88F"/>
    <w:rsid w:val="0FD4FA0F"/>
    <w:rsid w:val="0FD530EE"/>
    <w:rsid w:val="0FD5C71E"/>
    <w:rsid w:val="10467022"/>
    <w:rsid w:val="1050E31C"/>
    <w:rsid w:val="106B08A8"/>
    <w:rsid w:val="1083C9F6"/>
    <w:rsid w:val="10A8FB43"/>
    <w:rsid w:val="10D726D4"/>
    <w:rsid w:val="1124543C"/>
    <w:rsid w:val="11435EC6"/>
    <w:rsid w:val="1159ADBF"/>
    <w:rsid w:val="1184247F"/>
    <w:rsid w:val="118CE88A"/>
    <w:rsid w:val="119023D5"/>
    <w:rsid w:val="119945D4"/>
    <w:rsid w:val="11A833A8"/>
    <w:rsid w:val="11E9D8E6"/>
    <w:rsid w:val="120571F2"/>
    <w:rsid w:val="122A0B5A"/>
    <w:rsid w:val="123502A9"/>
    <w:rsid w:val="128D0F8D"/>
    <w:rsid w:val="135BD96C"/>
    <w:rsid w:val="13B956BA"/>
    <w:rsid w:val="13D7D4F9"/>
    <w:rsid w:val="13EDC0F3"/>
    <w:rsid w:val="13F8BC55"/>
    <w:rsid w:val="141E3626"/>
    <w:rsid w:val="1426B30F"/>
    <w:rsid w:val="1459A0F2"/>
    <w:rsid w:val="149EFAC4"/>
    <w:rsid w:val="14B82FA7"/>
    <w:rsid w:val="14E8077A"/>
    <w:rsid w:val="15436186"/>
    <w:rsid w:val="154FEB6F"/>
    <w:rsid w:val="155224F0"/>
    <w:rsid w:val="155406D0"/>
    <w:rsid w:val="155C5499"/>
    <w:rsid w:val="1563B95A"/>
    <w:rsid w:val="1581A368"/>
    <w:rsid w:val="15DA1A9F"/>
    <w:rsid w:val="15F38E1E"/>
    <w:rsid w:val="1605FE6F"/>
    <w:rsid w:val="16187AB5"/>
    <w:rsid w:val="16196788"/>
    <w:rsid w:val="16375716"/>
    <w:rsid w:val="16523233"/>
    <w:rsid w:val="16B45A0D"/>
    <w:rsid w:val="16C42539"/>
    <w:rsid w:val="16C899CB"/>
    <w:rsid w:val="16D6FCF4"/>
    <w:rsid w:val="1712663F"/>
    <w:rsid w:val="173B6F15"/>
    <w:rsid w:val="174CBCF3"/>
    <w:rsid w:val="17589DE5"/>
    <w:rsid w:val="17C5E2E7"/>
    <w:rsid w:val="17DB9B55"/>
    <w:rsid w:val="17EC55BC"/>
    <w:rsid w:val="181AC5D1"/>
    <w:rsid w:val="18301E65"/>
    <w:rsid w:val="1847EEDE"/>
    <w:rsid w:val="1868E0E1"/>
    <w:rsid w:val="188317E5"/>
    <w:rsid w:val="18EC2993"/>
    <w:rsid w:val="18F06FB4"/>
    <w:rsid w:val="19247267"/>
    <w:rsid w:val="193B84E5"/>
    <w:rsid w:val="1964BFA4"/>
    <w:rsid w:val="19874770"/>
    <w:rsid w:val="1A050E80"/>
    <w:rsid w:val="1A5D3736"/>
    <w:rsid w:val="1A8C48F5"/>
    <w:rsid w:val="1A9A9BBF"/>
    <w:rsid w:val="1AAD856D"/>
    <w:rsid w:val="1AAEEB2E"/>
    <w:rsid w:val="1ABA967C"/>
    <w:rsid w:val="1AC37841"/>
    <w:rsid w:val="1B0F488C"/>
    <w:rsid w:val="1B36A08B"/>
    <w:rsid w:val="1B68CA26"/>
    <w:rsid w:val="1BE8F473"/>
    <w:rsid w:val="1BF7A839"/>
    <w:rsid w:val="1BFA72DB"/>
    <w:rsid w:val="1C69661C"/>
    <w:rsid w:val="1C698EB3"/>
    <w:rsid w:val="1C87334D"/>
    <w:rsid w:val="1C9F7B97"/>
    <w:rsid w:val="1CAF28BC"/>
    <w:rsid w:val="1CF7C7AB"/>
    <w:rsid w:val="1D1D94B1"/>
    <w:rsid w:val="1D1F5185"/>
    <w:rsid w:val="1DA2BFCB"/>
    <w:rsid w:val="1DC55E49"/>
    <w:rsid w:val="1DDE03B0"/>
    <w:rsid w:val="1E07FEE9"/>
    <w:rsid w:val="1E2237BA"/>
    <w:rsid w:val="1E3830C7"/>
    <w:rsid w:val="1E6E5580"/>
    <w:rsid w:val="1E8E1E40"/>
    <w:rsid w:val="1EAF83A0"/>
    <w:rsid w:val="1EB46928"/>
    <w:rsid w:val="1EBEF0FC"/>
    <w:rsid w:val="1EE0DC32"/>
    <w:rsid w:val="1F00EB26"/>
    <w:rsid w:val="1F0627D8"/>
    <w:rsid w:val="1F27FD94"/>
    <w:rsid w:val="1F2EA578"/>
    <w:rsid w:val="1F348F63"/>
    <w:rsid w:val="1F4C89F3"/>
    <w:rsid w:val="1F516C58"/>
    <w:rsid w:val="1FA9FE81"/>
    <w:rsid w:val="1FF5DF90"/>
    <w:rsid w:val="200F4E42"/>
    <w:rsid w:val="201854A2"/>
    <w:rsid w:val="2035D13D"/>
    <w:rsid w:val="205F0BE8"/>
    <w:rsid w:val="206D1B42"/>
    <w:rsid w:val="208C0D2E"/>
    <w:rsid w:val="20903B3A"/>
    <w:rsid w:val="2090DEEE"/>
    <w:rsid w:val="20D1B37C"/>
    <w:rsid w:val="20E936F7"/>
    <w:rsid w:val="20E958EA"/>
    <w:rsid w:val="210CE8D3"/>
    <w:rsid w:val="210F500C"/>
    <w:rsid w:val="21362BF7"/>
    <w:rsid w:val="21438C42"/>
    <w:rsid w:val="2159C45D"/>
    <w:rsid w:val="21615BF6"/>
    <w:rsid w:val="216FD189"/>
    <w:rsid w:val="2172ECBA"/>
    <w:rsid w:val="2181CF79"/>
    <w:rsid w:val="21D93FF3"/>
    <w:rsid w:val="2222C758"/>
    <w:rsid w:val="22C41E63"/>
    <w:rsid w:val="22FC51A6"/>
    <w:rsid w:val="23099705"/>
    <w:rsid w:val="231D7ED1"/>
    <w:rsid w:val="23571643"/>
    <w:rsid w:val="235C94EB"/>
    <w:rsid w:val="23BD9D9F"/>
    <w:rsid w:val="24095879"/>
    <w:rsid w:val="240C67F3"/>
    <w:rsid w:val="240D29C5"/>
    <w:rsid w:val="243AF811"/>
    <w:rsid w:val="2442161C"/>
    <w:rsid w:val="24683ED2"/>
    <w:rsid w:val="24862512"/>
    <w:rsid w:val="24AA570F"/>
    <w:rsid w:val="24F8DE5B"/>
    <w:rsid w:val="25103915"/>
    <w:rsid w:val="2517424F"/>
    <w:rsid w:val="255981FB"/>
    <w:rsid w:val="255A90AA"/>
    <w:rsid w:val="25615CA0"/>
    <w:rsid w:val="257BB97C"/>
    <w:rsid w:val="2599A63C"/>
    <w:rsid w:val="25CF50E8"/>
    <w:rsid w:val="25D39C06"/>
    <w:rsid w:val="25F427A8"/>
    <w:rsid w:val="25FC3CE2"/>
    <w:rsid w:val="2602DDF3"/>
    <w:rsid w:val="261BF817"/>
    <w:rsid w:val="261CF826"/>
    <w:rsid w:val="263FBF22"/>
    <w:rsid w:val="26564A80"/>
    <w:rsid w:val="26BC40AF"/>
    <w:rsid w:val="26CDC730"/>
    <w:rsid w:val="26ED4D70"/>
    <w:rsid w:val="272EA47D"/>
    <w:rsid w:val="27A1F8E3"/>
    <w:rsid w:val="27B83598"/>
    <w:rsid w:val="27DF824C"/>
    <w:rsid w:val="27E07F85"/>
    <w:rsid w:val="27E5A599"/>
    <w:rsid w:val="27F70DFA"/>
    <w:rsid w:val="280CD45D"/>
    <w:rsid w:val="283313B9"/>
    <w:rsid w:val="28619A24"/>
    <w:rsid w:val="290644D7"/>
    <w:rsid w:val="299D2433"/>
    <w:rsid w:val="29D0ED9A"/>
    <w:rsid w:val="29DC8AF1"/>
    <w:rsid w:val="29F5518C"/>
    <w:rsid w:val="29FE097C"/>
    <w:rsid w:val="2A06D2E9"/>
    <w:rsid w:val="2A3544D7"/>
    <w:rsid w:val="2A3C55A7"/>
    <w:rsid w:val="2A3D9BBD"/>
    <w:rsid w:val="2A5208B4"/>
    <w:rsid w:val="2A8071B3"/>
    <w:rsid w:val="2A8ED2DE"/>
    <w:rsid w:val="2AC1E2CF"/>
    <w:rsid w:val="2AD38073"/>
    <w:rsid w:val="2AE3ADD4"/>
    <w:rsid w:val="2AEB57FB"/>
    <w:rsid w:val="2B038701"/>
    <w:rsid w:val="2B1F396C"/>
    <w:rsid w:val="2B41B654"/>
    <w:rsid w:val="2B4E46C0"/>
    <w:rsid w:val="2B52C67F"/>
    <w:rsid w:val="2B8E6AF4"/>
    <w:rsid w:val="2B94E8D1"/>
    <w:rsid w:val="2BA300A8"/>
    <w:rsid w:val="2BC5D94D"/>
    <w:rsid w:val="2C384858"/>
    <w:rsid w:val="2C4D306F"/>
    <w:rsid w:val="2C7D4A5C"/>
    <w:rsid w:val="2C8D390F"/>
    <w:rsid w:val="2C9D1909"/>
    <w:rsid w:val="2CA1F258"/>
    <w:rsid w:val="2CA5671D"/>
    <w:rsid w:val="2CAAD746"/>
    <w:rsid w:val="2CC2D460"/>
    <w:rsid w:val="2CD7C5F4"/>
    <w:rsid w:val="2CF47AC0"/>
    <w:rsid w:val="2D369D20"/>
    <w:rsid w:val="2D3BB00B"/>
    <w:rsid w:val="2D45280E"/>
    <w:rsid w:val="2D528D4F"/>
    <w:rsid w:val="2D73F669"/>
    <w:rsid w:val="2D7F2DF5"/>
    <w:rsid w:val="2D853140"/>
    <w:rsid w:val="2DB02E9A"/>
    <w:rsid w:val="2DBFD23B"/>
    <w:rsid w:val="2DF09828"/>
    <w:rsid w:val="2E0631EA"/>
    <w:rsid w:val="2E093569"/>
    <w:rsid w:val="2E4FA443"/>
    <w:rsid w:val="2E8D94A6"/>
    <w:rsid w:val="2E94C504"/>
    <w:rsid w:val="2E97416E"/>
    <w:rsid w:val="2EABE1E8"/>
    <w:rsid w:val="2F12E1FB"/>
    <w:rsid w:val="2F419F93"/>
    <w:rsid w:val="2F4F2893"/>
    <w:rsid w:val="2FB5F688"/>
    <w:rsid w:val="3006A4EE"/>
    <w:rsid w:val="300D006B"/>
    <w:rsid w:val="3018CA6E"/>
    <w:rsid w:val="303D9EC9"/>
    <w:rsid w:val="30532AB3"/>
    <w:rsid w:val="30D5A8A3"/>
    <w:rsid w:val="30FC4034"/>
    <w:rsid w:val="310EDBAB"/>
    <w:rsid w:val="3143CA43"/>
    <w:rsid w:val="316FE827"/>
    <w:rsid w:val="31BD83C4"/>
    <w:rsid w:val="31EF3868"/>
    <w:rsid w:val="3248ADA2"/>
    <w:rsid w:val="3258E586"/>
    <w:rsid w:val="329C330C"/>
    <w:rsid w:val="32D03985"/>
    <w:rsid w:val="333AA24C"/>
    <w:rsid w:val="3385B222"/>
    <w:rsid w:val="339FB5AA"/>
    <w:rsid w:val="33B809C2"/>
    <w:rsid w:val="33BB5010"/>
    <w:rsid w:val="33C136B5"/>
    <w:rsid w:val="33E39D8F"/>
    <w:rsid w:val="33F11291"/>
    <w:rsid w:val="343CCFDA"/>
    <w:rsid w:val="347E59A4"/>
    <w:rsid w:val="347F2470"/>
    <w:rsid w:val="34AE73DE"/>
    <w:rsid w:val="350F0C83"/>
    <w:rsid w:val="354E5902"/>
    <w:rsid w:val="356A2412"/>
    <w:rsid w:val="3573744A"/>
    <w:rsid w:val="357F6DF0"/>
    <w:rsid w:val="359830AB"/>
    <w:rsid w:val="35C41663"/>
    <w:rsid w:val="35C5EEB7"/>
    <w:rsid w:val="35D6DEDD"/>
    <w:rsid w:val="35D72CD2"/>
    <w:rsid w:val="35F7F5A7"/>
    <w:rsid w:val="36025F37"/>
    <w:rsid w:val="3602BD03"/>
    <w:rsid w:val="360A3E05"/>
    <w:rsid w:val="361146C1"/>
    <w:rsid w:val="36234A05"/>
    <w:rsid w:val="363169FA"/>
    <w:rsid w:val="3677C04A"/>
    <w:rsid w:val="367E3F1A"/>
    <w:rsid w:val="368660D6"/>
    <w:rsid w:val="36ADEEAE"/>
    <w:rsid w:val="36B22D0A"/>
    <w:rsid w:val="36CFADF2"/>
    <w:rsid w:val="36E6238C"/>
    <w:rsid w:val="36E8A17C"/>
    <w:rsid w:val="371B1B81"/>
    <w:rsid w:val="37336DC8"/>
    <w:rsid w:val="37596AAD"/>
    <w:rsid w:val="37873D7A"/>
    <w:rsid w:val="37B8C163"/>
    <w:rsid w:val="3803E631"/>
    <w:rsid w:val="381345AE"/>
    <w:rsid w:val="381F6A93"/>
    <w:rsid w:val="382ADF30"/>
    <w:rsid w:val="383E7662"/>
    <w:rsid w:val="384042D0"/>
    <w:rsid w:val="3864D101"/>
    <w:rsid w:val="3885FE6B"/>
    <w:rsid w:val="38D0BE8D"/>
    <w:rsid w:val="38E78DEC"/>
    <w:rsid w:val="38F7A270"/>
    <w:rsid w:val="391645DB"/>
    <w:rsid w:val="3939D2D8"/>
    <w:rsid w:val="395FFC94"/>
    <w:rsid w:val="39A5DF29"/>
    <w:rsid w:val="39A80A09"/>
    <w:rsid w:val="39AA6C03"/>
    <w:rsid w:val="39EB866C"/>
    <w:rsid w:val="3A0A35EE"/>
    <w:rsid w:val="3A17C7AC"/>
    <w:rsid w:val="3A1C61AB"/>
    <w:rsid w:val="3A276A66"/>
    <w:rsid w:val="3A541AF1"/>
    <w:rsid w:val="3A6837B7"/>
    <w:rsid w:val="3B258C23"/>
    <w:rsid w:val="3B2676AF"/>
    <w:rsid w:val="3B274FE6"/>
    <w:rsid w:val="3B2ED4EF"/>
    <w:rsid w:val="3B3454B0"/>
    <w:rsid w:val="3B79138C"/>
    <w:rsid w:val="3B7C0946"/>
    <w:rsid w:val="3B8DB110"/>
    <w:rsid w:val="3B9EDC1F"/>
    <w:rsid w:val="3BB1BDBC"/>
    <w:rsid w:val="3BC52CB4"/>
    <w:rsid w:val="3BCB50F5"/>
    <w:rsid w:val="3BE6D424"/>
    <w:rsid w:val="3BEE4507"/>
    <w:rsid w:val="3BEE49D2"/>
    <w:rsid w:val="3BF16503"/>
    <w:rsid w:val="3BF63758"/>
    <w:rsid w:val="3C3357E7"/>
    <w:rsid w:val="3C9E7CC5"/>
    <w:rsid w:val="3CA37E12"/>
    <w:rsid w:val="3CC80952"/>
    <w:rsid w:val="3D253932"/>
    <w:rsid w:val="3D60FD15"/>
    <w:rsid w:val="3D7D54C0"/>
    <w:rsid w:val="3D8802E5"/>
    <w:rsid w:val="3D9041F0"/>
    <w:rsid w:val="3D9522EA"/>
    <w:rsid w:val="3DA17592"/>
    <w:rsid w:val="3DB773CD"/>
    <w:rsid w:val="3E03AD8F"/>
    <w:rsid w:val="3E6B42DB"/>
    <w:rsid w:val="3E8EE118"/>
    <w:rsid w:val="3EDABFD7"/>
    <w:rsid w:val="3EE207B5"/>
    <w:rsid w:val="3EE90483"/>
    <w:rsid w:val="3EFBF9FF"/>
    <w:rsid w:val="3F17CAEE"/>
    <w:rsid w:val="3F20CD4B"/>
    <w:rsid w:val="3F270A06"/>
    <w:rsid w:val="3F39080F"/>
    <w:rsid w:val="3F57498F"/>
    <w:rsid w:val="3F7BC24B"/>
    <w:rsid w:val="3F7D421B"/>
    <w:rsid w:val="3F7E52A0"/>
    <w:rsid w:val="3F8B3B9B"/>
    <w:rsid w:val="3FAF4074"/>
    <w:rsid w:val="3FD53EA6"/>
    <w:rsid w:val="3FE71583"/>
    <w:rsid w:val="3FE9371E"/>
    <w:rsid w:val="40515F4B"/>
    <w:rsid w:val="4081BE2C"/>
    <w:rsid w:val="40B5982C"/>
    <w:rsid w:val="40B99619"/>
    <w:rsid w:val="40C76D77"/>
    <w:rsid w:val="40EBCC6D"/>
    <w:rsid w:val="4114BE33"/>
    <w:rsid w:val="411CD680"/>
    <w:rsid w:val="411CFE3D"/>
    <w:rsid w:val="4151E61C"/>
    <w:rsid w:val="416A2AA3"/>
    <w:rsid w:val="4180864A"/>
    <w:rsid w:val="41BE59E2"/>
    <w:rsid w:val="41D60F45"/>
    <w:rsid w:val="41F1D798"/>
    <w:rsid w:val="41F7807A"/>
    <w:rsid w:val="422A7366"/>
    <w:rsid w:val="4244D7EF"/>
    <w:rsid w:val="42541F11"/>
    <w:rsid w:val="4264A929"/>
    <w:rsid w:val="4268940D"/>
    <w:rsid w:val="42837182"/>
    <w:rsid w:val="42AEB376"/>
    <w:rsid w:val="42B523F0"/>
    <w:rsid w:val="42CFC332"/>
    <w:rsid w:val="431A1C22"/>
    <w:rsid w:val="43376F80"/>
    <w:rsid w:val="435F23A8"/>
    <w:rsid w:val="43A4DB02"/>
    <w:rsid w:val="43B1F2F3"/>
    <w:rsid w:val="43B7E80D"/>
    <w:rsid w:val="43B8498F"/>
    <w:rsid w:val="4400EA3E"/>
    <w:rsid w:val="44058D38"/>
    <w:rsid w:val="44497FFF"/>
    <w:rsid w:val="44540379"/>
    <w:rsid w:val="4460ECE8"/>
    <w:rsid w:val="446D63D6"/>
    <w:rsid w:val="44840D63"/>
    <w:rsid w:val="44B8F1FF"/>
    <w:rsid w:val="44BFD9A9"/>
    <w:rsid w:val="44F7062D"/>
    <w:rsid w:val="4509DAF6"/>
    <w:rsid w:val="45166BBB"/>
    <w:rsid w:val="4533DEFC"/>
    <w:rsid w:val="45A034CF"/>
    <w:rsid w:val="45B17623"/>
    <w:rsid w:val="45BDDFF3"/>
    <w:rsid w:val="45BF6BCB"/>
    <w:rsid w:val="45CD02B2"/>
    <w:rsid w:val="45EAAC92"/>
    <w:rsid w:val="465212A3"/>
    <w:rsid w:val="4687C44D"/>
    <w:rsid w:val="468B4A2C"/>
    <w:rsid w:val="46A724D1"/>
    <w:rsid w:val="46C578BB"/>
    <w:rsid w:val="4718CD1C"/>
    <w:rsid w:val="473416C4"/>
    <w:rsid w:val="47701D75"/>
    <w:rsid w:val="4777E626"/>
    <w:rsid w:val="477B0F77"/>
    <w:rsid w:val="479D9EAD"/>
    <w:rsid w:val="47CF9B0E"/>
    <w:rsid w:val="47E378EC"/>
    <w:rsid w:val="47E72E34"/>
    <w:rsid w:val="47EE0038"/>
    <w:rsid w:val="47F14D9F"/>
    <w:rsid w:val="4807C9B7"/>
    <w:rsid w:val="48345DEF"/>
    <w:rsid w:val="483B2D61"/>
    <w:rsid w:val="4882D05D"/>
    <w:rsid w:val="48C4A7FE"/>
    <w:rsid w:val="48F6DE52"/>
    <w:rsid w:val="4908C0FA"/>
    <w:rsid w:val="49446965"/>
    <w:rsid w:val="497B16F9"/>
    <w:rsid w:val="49A657B4"/>
    <w:rsid w:val="49AA929E"/>
    <w:rsid w:val="49BBB8CE"/>
    <w:rsid w:val="4A40D369"/>
    <w:rsid w:val="4A43B995"/>
    <w:rsid w:val="4A5A7D95"/>
    <w:rsid w:val="4A82512E"/>
    <w:rsid w:val="4AA07A80"/>
    <w:rsid w:val="4AC27246"/>
    <w:rsid w:val="4ACC10CF"/>
    <w:rsid w:val="4B1BF89C"/>
    <w:rsid w:val="4B1FC0F2"/>
    <w:rsid w:val="4B21344C"/>
    <w:rsid w:val="4B2B558A"/>
    <w:rsid w:val="4B5EFCA4"/>
    <w:rsid w:val="4B735701"/>
    <w:rsid w:val="4C046D9C"/>
    <w:rsid w:val="4C4C6952"/>
    <w:rsid w:val="4C6A576C"/>
    <w:rsid w:val="4C836213"/>
    <w:rsid w:val="4C9BCAFB"/>
    <w:rsid w:val="4CA277C9"/>
    <w:rsid w:val="4CA2CFEE"/>
    <w:rsid w:val="4D1FC10F"/>
    <w:rsid w:val="4D59622E"/>
    <w:rsid w:val="4D60772A"/>
    <w:rsid w:val="4D66DE6A"/>
    <w:rsid w:val="4D677EB5"/>
    <w:rsid w:val="4D97BA19"/>
    <w:rsid w:val="4DD40407"/>
    <w:rsid w:val="4DF5D1E7"/>
    <w:rsid w:val="4E37380C"/>
    <w:rsid w:val="4E3BB017"/>
    <w:rsid w:val="4E4F579F"/>
    <w:rsid w:val="4E6F8713"/>
    <w:rsid w:val="4E85E14A"/>
    <w:rsid w:val="4EA4CA70"/>
    <w:rsid w:val="4EC6CC52"/>
    <w:rsid w:val="4EFA5C0C"/>
    <w:rsid w:val="4F13E5F0"/>
    <w:rsid w:val="4F202CD9"/>
    <w:rsid w:val="4F2B622F"/>
    <w:rsid w:val="4F3F0A28"/>
    <w:rsid w:val="4F502EE0"/>
    <w:rsid w:val="4F56B93F"/>
    <w:rsid w:val="4F7FD65D"/>
    <w:rsid w:val="4F8B45FC"/>
    <w:rsid w:val="4F9F8476"/>
    <w:rsid w:val="4FD4270B"/>
    <w:rsid w:val="4FFF3DA7"/>
    <w:rsid w:val="505D9681"/>
    <w:rsid w:val="5085F71A"/>
    <w:rsid w:val="50AA5723"/>
    <w:rsid w:val="50DB36A6"/>
    <w:rsid w:val="517FB4D7"/>
    <w:rsid w:val="5191BDE0"/>
    <w:rsid w:val="51921C9F"/>
    <w:rsid w:val="5194B749"/>
    <w:rsid w:val="51C79F19"/>
    <w:rsid w:val="51EB8EF2"/>
    <w:rsid w:val="51F3FA66"/>
    <w:rsid w:val="522CC0C3"/>
    <w:rsid w:val="52AED03C"/>
    <w:rsid w:val="52C31B57"/>
    <w:rsid w:val="52D7824D"/>
    <w:rsid w:val="52D9C5F6"/>
    <w:rsid w:val="52DC1B7C"/>
    <w:rsid w:val="5317178F"/>
    <w:rsid w:val="532BFFBA"/>
    <w:rsid w:val="539C1E4D"/>
    <w:rsid w:val="53B27C1F"/>
    <w:rsid w:val="541652F6"/>
    <w:rsid w:val="5425E298"/>
    <w:rsid w:val="544352BF"/>
    <w:rsid w:val="544449FE"/>
    <w:rsid w:val="5456692E"/>
    <w:rsid w:val="547E9793"/>
    <w:rsid w:val="54816E72"/>
    <w:rsid w:val="54A46CA6"/>
    <w:rsid w:val="54A6DCE0"/>
    <w:rsid w:val="54AFE620"/>
    <w:rsid w:val="54B4E421"/>
    <w:rsid w:val="54CD3910"/>
    <w:rsid w:val="54D776B1"/>
    <w:rsid w:val="55117178"/>
    <w:rsid w:val="5548321B"/>
    <w:rsid w:val="557D4901"/>
    <w:rsid w:val="5599A5A1"/>
    <w:rsid w:val="55AD3D6D"/>
    <w:rsid w:val="565B8B95"/>
    <w:rsid w:val="56EE2874"/>
    <w:rsid w:val="571855A1"/>
    <w:rsid w:val="573CC968"/>
    <w:rsid w:val="575228FA"/>
    <w:rsid w:val="576146F6"/>
    <w:rsid w:val="576D5BFD"/>
    <w:rsid w:val="576DA748"/>
    <w:rsid w:val="5773E685"/>
    <w:rsid w:val="577CCE3C"/>
    <w:rsid w:val="57936143"/>
    <w:rsid w:val="57D9A677"/>
    <w:rsid w:val="57F7F8F4"/>
    <w:rsid w:val="582300EF"/>
    <w:rsid w:val="584CC01D"/>
    <w:rsid w:val="58504E4D"/>
    <w:rsid w:val="5856FEF2"/>
    <w:rsid w:val="586AEF7A"/>
    <w:rsid w:val="587EAB35"/>
    <w:rsid w:val="5897C3AF"/>
    <w:rsid w:val="58D8317A"/>
    <w:rsid w:val="58EDF95B"/>
    <w:rsid w:val="5903BF66"/>
    <w:rsid w:val="599D305E"/>
    <w:rsid w:val="59A831DE"/>
    <w:rsid w:val="59C893F1"/>
    <w:rsid w:val="5A55D87B"/>
    <w:rsid w:val="5A8DE71B"/>
    <w:rsid w:val="5A996BE6"/>
    <w:rsid w:val="5A9F5B01"/>
    <w:rsid w:val="5AD3FB60"/>
    <w:rsid w:val="5B063218"/>
    <w:rsid w:val="5B089E97"/>
    <w:rsid w:val="5B238C95"/>
    <w:rsid w:val="5B417954"/>
    <w:rsid w:val="5B8460DF"/>
    <w:rsid w:val="5BB85FC9"/>
    <w:rsid w:val="5BE88E0D"/>
    <w:rsid w:val="5C48A4E1"/>
    <w:rsid w:val="5C66D266"/>
    <w:rsid w:val="5C73CF3C"/>
    <w:rsid w:val="5CC967F4"/>
    <w:rsid w:val="5CDCE3DD"/>
    <w:rsid w:val="5D130BAB"/>
    <w:rsid w:val="5D297A0C"/>
    <w:rsid w:val="5D332721"/>
    <w:rsid w:val="5D35F018"/>
    <w:rsid w:val="5D40E181"/>
    <w:rsid w:val="5D621A73"/>
    <w:rsid w:val="5D7748BC"/>
    <w:rsid w:val="5DC4A9A3"/>
    <w:rsid w:val="5DD02C34"/>
    <w:rsid w:val="5DD05C46"/>
    <w:rsid w:val="5E14D4A7"/>
    <w:rsid w:val="5E1958FB"/>
    <w:rsid w:val="5E2678FB"/>
    <w:rsid w:val="5E6D0780"/>
    <w:rsid w:val="5E961CF5"/>
    <w:rsid w:val="5E9E6125"/>
    <w:rsid w:val="5EE2247D"/>
    <w:rsid w:val="5F2E28E3"/>
    <w:rsid w:val="5F43073D"/>
    <w:rsid w:val="5F476BA3"/>
    <w:rsid w:val="5F67C99B"/>
    <w:rsid w:val="5F74CA8F"/>
    <w:rsid w:val="5FB27785"/>
    <w:rsid w:val="600BE0D9"/>
    <w:rsid w:val="601D9D7D"/>
    <w:rsid w:val="601EAD18"/>
    <w:rsid w:val="60241B00"/>
    <w:rsid w:val="6037D575"/>
    <w:rsid w:val="60702366"/>
    <w:rsid w:val="60703DE6"/>
    <w:rsid w:val="60738629"/>
    <w:rsid w:val="60C56D7F"/>
    <w:rsid w:val="60D395D7"/>
    <w:rsid w:val="61C9E335"/>
    <w:rsid w:val="61CF010C"/>
    <w:rsid w:val="620DAB34"/>
    <w:rsid w:val="622F3255"/>
    <w:rsid w:val="6245CAB9"/>
    <w:rsid w:val="626BFC3D"/>
    <w:rsid w:val="629352EF"/>
    <w:rsid w:val="62AF241A"/>
    <w:rsid w:val="62B0B08C"/>
    <w:rsid w:val="62B83F63"/>
    <w:rsid w:val="62BCC2F5"/>
    <w:rsid w:val="62CAB8B1"/>
    <w:rsid w:val="62E3EF25"/>
    <w:rsid w:val="631ACB9A"/>
    <w:rsid w:val="63400FA9"/>
    <w:rsid w:val="6340E3B9"/>
    <w:rsid w:val="6361B63F"/>
    <w:rsid w:val="63E14352"/>
    <w:rsid w:val="63E28E47"/>
    <w:rsid w:val="640E455E"/>
    <w:rsid w:val="6477CE4F"/>
    <w:rsid w:val="6478A8D9"/>
    <w:rsid w:val="648F6757"/>
    <w:rsid w:val="64AED18F"/>
    <w:rsid w:val="64D5716D"/>
    <w:rsid w:val="64DB3C90"/>
    <w:rsid w:val="64FA2044"/>
    <w:rsid w:val="64FCB359"/>
    <w:rsid w:val="6500CD64"/>
    <w:rsid w:val="65304EEB"/>
    <w:rsid w:val="654BF366"/>
    <w:rsid w:val="657B5887"/>
    <w:rsid w:val="65943246"/>
    <w:rsid w:val="65B06F1D"/>
    <w:rsid w:val="6639EFC8"/>
    <w:rsid w:val="6674CDA9"/>
    <w:rsid w:val="669FD11B"/>
    <w:rsid w:val="66A3FBC8"/>
    <w:rsid w:val="66DAA823"/>
    <w:rsid w:val="66FEC305"/>
    <w:rsid w:val="67106093"/>
    <w:rsid w:val="67459CF4"/>
    <w:rsid w:val="675C9F35"/>
    <w:rsid w:val="67A6AD11"/>
    <w:rsid w:val="67AEB7C6"/>
    <w:rsid w:val="68014CAA"/>
    <w:rsid w:val="680DAB19"/>
    <w:rsid w:val="6840F141"/>
    <w:rsid w:val="68593A2A"/>
    <w:rsid w:val="685C7EA5"/>
    <w:rsid w:val="686816DA"/>
    <w:rsid w:val="686E81E0"/>
    <w:rsid w:val="68703B36"/>
    <w:rsid w:val="687190CA"/>
    <w:rsid w:val="68966430"/>
    <w:rsid w:val="68BF2309"/>
    <w:rsid w:val="68D6AA1A"/>
    <w:rsid w:val="68F6908D"/>
    <w:rsid w:val="69030569"/>
    <w:rsid w:val="690CF211"/>
    <w:rsid w:val="691A5922"/>
    <w:rsid w:val="6941CF85"/>
    <w:rsid w:val="695D48E1"/>
    <w:rsid w:val="69810D65"/>
    <w:rsid w:val="6989496E"/>
    <w:rsid w:val="699BB706"/>
    <w:rsid w:val="69AE6234"/>
    <w:rsid w:val="69B373E1"/>
    <w:rsid w:val="69BD0EF8"/>
    <w:rsid w:val="69E51892"/>
    <w:rsid w:val="6A59C3F7"/>
    <w:rsid w:val="6A72F9E9"/>
    <w:rsid w:val="6A837498"/>
    <w:rsid w:val="6A8434C0"/>
    <w:rsid w:val="6A8E649D"/>
    <w:rsid w:val="6ABF131A"/>
    <w:rsid w:val="6ADEE4EE"/>
    <w:rsid w:val="6AFA359C"/>
    <w:rsid w:val="6B155AFF"/>
    <w:rsid w:val="6B4E07E7"/>
    <w:rsid w:val="6B57E63A"/>
    <w:rsid w:val="6B5E6F3F"/>
    <w:rsid w:val="6B64C665"/>
    <w:rsid w:val="6B7DB509"/>
    <w:rsid w:val="6BACFB69"/>
    <w:rsid w:val="6BB0ADF8"/>
    <w:rsid w:val="6BC0CD6E"/>
    <w:rsid w:val="6C11BB4A"/>
    <w:rsid w:val="6C2FF06B"/>
    <w:rsid w:val="6C35525A"/>
    <w:rsid w:val="6C3A253A"/>
    <w:rsid w:val="6C4C99BF"/>
    <w:rsid w:val="6CB9CC15"/>
    <w:rsid w:val="6CECAD36"/>
    <w:rsid w:val="6CFAFBC5"/>
    <w:rsid w:val="6D133D4C"/>
    <w:rsid w:val="6D250E02"/>
    <w:rsid w:val="6D3E79F8"/>
    <w:rsid w:val="6D5A26F9"/>
    <w:rsid w:val="6D69C46F"/>
    <w:rsid w:val="6D9F9525"/>
    <w:rsid w:val="6DA3A6E0"/>
    <w:rsid w:val="6DB76FA8"/>
    <w:rsid w:val="6DE73072"/>
    <w:rsid w:val="6DFF5051"/>
    <w:rsid w:val="6E1B33B4"/>
    <w:rsid w:val="6E27D85D"/>
    <w:rsid w:val="6E29E368"/>
    <w:rsid w:val="6E883A02"/>
    <w:rsid w:val="6E92D20F"/>
    <w:rsid w:val="6E9C2E52"/>
    <w:rsid w:val="6EBB677C"/>
    <w:rsid w:val="6EDBDE84"/>
    <w:rsid w:val="6EFE68AE"/>
    <w:rsid w:val="6F06F244"/>
    <w:rsid w:val="6F431FEB"/>
    <w:rsid w:val="6F505183"/>
    <w:rsid w:val="6F5174FB"/>
    <w:rsid w:val="6F57FE6B"/>
    <w:rsid w:val="6F923B9A"/>
    <w:rsid w:val="701EFF3E"/>
    <w:rsid w:val="7026ECCC"/>
    <w:rsid w:val="70542FDB"/>
    <w:rsid w:val="708205ED"/>
    <w:rsid w:val="708FFA39"/>
    <w:rsid w:val="7091C7BB"/>
    <w:rsid w:val="70A7CE6A"/>
    <w:rsid w:val="70CC1259"/>
    <w:rsid w:val="70DF925B"/>
    <w:rsid w:val="711CDD46"/>
    <w:rsid w:val="71298D9A"/>
    <w:rsid w:val="71306C29"/>
    <w:rsid w:val="7136923E"/>
    <w:rsid w:val="7140D909"/>
    <w:rsid w:val="71516CFF"/>
    <w:rsid w:val="71521782"/>
    <w:rsid w:val="7160E1C6"/>
    <w:rsid w:val="7171E3AB"/>
    <w:rsid w:val="719653EB"/>
    <w:rsid w:val="7197D49C"/>
    <w:rsid w:val="71A6081E"/>
    <w:rsid w:val="71BCB930"/>
    <w:rsid w:val="71C56136"/>
    <w:rsid w:val="71C7270D"/>
    <w:rsid w:val="71C7D105"/>
    <w:rsid w:val="71D4BFC8"/>
    <w:rsid w:val="71DE8993"/>
    <w:rsid w:val="71FFF655"/>
    <w:rsid w:val="7237A0CF"/>
    <w:rsid w:val="7291DBC0"/>
    <w:rsid w:val="72B19AD0"/>
    <w:rsid w:val="72B9A800"/>
    <w:rsid w:val="72CE8194"/>
    <w:rsid w:val="72D5A58A"/>
    <w:rsid w:val="72E7A3F3"/>
    <w:rsid w:val="7301A7D3"/>
    <w:rsid w:val="73168BFE"/>
    <w:rsid w:val="732DFA19"/>
    <w:rsid w:val="7338F9D3"/>
    <w:rsid w:val="73403955"/>
    <w:rsid w:val="73613197"/>
    <w:rsid w:val="736A8578"/>
    <w:rsid w:val="738B8336"/>
    <w:rsid w:val="738DD520"/>
    <w:rsid w:val="73D56D3B"/>
    <w:rsid w:val="73DFAF32"/>
    <w:rsid w:val="73EC26DA"/>
    <w:rsid w:val="73F2008C"/>
    <w:rsid w:val="73F7AC3B"/>
    <w:rsid w:val="7411F51D"/>
    <w:rsid w:val="741522E3"/>
    <w:rsid w:val="746641BC"/>
    <w:rsid w:val="7486B06E"/>
    <w:rsid w:val="74B62BF2"/>
    <w:rsid w:val="74D0DFFC"/>
    <w:rsid w:val="74E0CCF0"/>
    <w:rsid w:val="74ED448D"/>
    <w:rsid w:val="74EEB39E"/>
    <w:rsid w:val="74F0BBAF"/>
    <w:rsid w:val="74FA4528"/>
    <w:rsid w:val="74FD01F8"/>
    <w:rsid w:val="74FE2081"/>
    <w:rsid w:val="7502C4B6"/>
    <w:rsid w:val="75058C76"/>
    <w:rsid w:val="7507D0DB"/>
    <w:rsid w:val="7529B32A"/>
    <w:rsid w:val="7599458E"/>
    <w:rsid w:val="75AFD421"/>
    <w:rsid w:val="75DB5B34"/>
    <w:rsid w:val="75DFF2D9"/>
    <w:rsid w:val="7626DE5B"/>
    <w:rsid w:val="767F8699"/>
    <w:rsid w:val="768E28C7"/>
    <w:rsid w:val="769CD763"/>
    <w:rsid w:val="76A3E01F"/>
    <w:rsid w:val="76AA83FC"/>
    <w:rsid w:val="76BD3AC3"/>
    <w:rsid w:val="76C1A186"/>
    <w:rsid w:val="76EFC90F"/>
    <w:rsid w:val="77230F6A"/>
    <w:rsid w:val="7767E8FC"/>
    <w:rsid w:val="778F9DD9"/>
    <w:rsid w:val="77E25A97"/>
    <w:rsid w:val="78023655"/>
    <w:rsid w:val="781A18A2"/>
    <w:rsid w:val="78582BFD"/>
    <w:rsid w:val="78855591"/>
    <w:rsid w:val="78A4FECC"/>
    <w:rsid w:val="78C29227"/>
    <w:rsid w:val="7917BCDD"/>
    <w:rsid w:val="79308A89"/>
    <w:rsid w:val="7948FAE6"/>
    <w:rsid w:val="7949CB77"/>
    <w:rsid w:val="794CCE17"/>
    <w:rsid w:val="79609317"/>
    <w:rsid w:val="79D9DE0D"/>
    <w:rsid w:val="79F4DB85"/>
    <w:rsid w:val="7A0D92CA"/>
    <w:rsid w:val="7A29DEDE"/>
    <w:rsid w:val="7A3274BF"/>
    <w:rsid w:val="7A74B08B"/>
    <w:rsid w:val="7A79FCD1"/>
    <w:rsid w:val="7A7C7200"/>
    <w:rsid w:val="7A83CACF"/>
    <w:rsid w:val="7AC7A6D9"/>
    <w:rsid w:val="7ADF047B"/>
    <w:rsid w:val="7B37E259"/>
    <w:rsid w:val="7B68AD0F"/>
    <w:rsid w:val="7B6C437C"/>
    <w:rsid w:val="7BA847F2"/>
    <w:rsid w:val="7BCAE273"/>
    <w:rsid w:val="7BD89FE7"/>
    <w:rsid w:val="7BE9779C"/>
    <w:rsid w:val="7C063F81"/>
    <w:rsid w:val="7C0A2BC9"/>
    <w:rsid w:val="7C177BB7"/>
    <w:rsid w:val="7C38DA78"/>
    <w:rsid w:val="7C400AD6"/>
    <w:rsid w:val="7C55D975"/>
    <w:rsid w:val="7C5EEF32"/>
    <w:rsid w:val="7C60066F"/>
    <w:rsid w:val="7C764429"/>
    <w:rsid w:val="7D100163"/>
    <w:rsid w:val="7D2AE628"/>
    <w:rsid w:val="7D33EC4A"/>
    <w:rsid w:val="7D45E112"/>
    <w:rsid w:val="7D4BCE41"/>
    <w:rsid w:val="7D6160D9"/>
    <w:rsid w:val="7D6940FF"/>
    <w:rsid w:val="7D74D56F"/>
    <w:rsid w:val="7D9958FE"/>
    <w:rsid w:val="7DA28EF3"/>
    <w:rsid w:val="7E1A61B7"/>
    <w:rsid w:val="7E4BCFAA"/>
    <w:rsid w:val="7EC86465"/>
    <w:rsid w:val="7F394866"/>
    <w:rsid w:val="7F43AA5C"/>
    <w:rsid w:val="7F4FE323"/>
    <w:rsid w:val="7F567EF3"/>
    <w:rsid w:val="7F71521A"/>
    <w:rsid w:val="7F9ACF28"/>
    <w:rsid w:val="7FA2E73E"/>
    <w:rsid w:val="7FAE4F4A"/>
    <w:rsid w:val="7FC0AC20"/>
    <w:rsid w:val="7FE3F9AE"/>
    <w:rsid w:val="7FFDF2B2"/>
    <w:rsid w:val="7FFFDE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4A029C"/>
  <w15:chartTrackingRefBased/>
  <w15:docId w15:val="{BA4A4C5A-5958-4FCA-AFA7-5BC634725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719"/>
    <w:pPr>
      <w:spacing w:after="80"/>
    </w:pPr>
    <w:rPr>
      <w:rFonts w:ascii="Arial" w:hAnsi="Arial"/>
      <w:sz w:val="24"/>
      <w:szCs w:val="22"/>
    </w:rPr>
  </w:style>
  <w:style w:type="paragraph" w:styleId="Heading1">
    <w:name w:val="heading 1"/>
    <w:basedOn w:val="Normal"/>
    <w:next w:val="Normal"/>
    <w:link w:val="Heading1Char"/>
    <w:uiPriority w:val="9"/>
    <w:qFormat/>
    <w:rsid w:val="0039609D"/>
    <w:pPr>
      <w:keepNext/>
      <w:spacing w:before="240" w:after="240"/>
      <w:outlineLvl w:val="0"/>
    </w:pPr>
    <w:rPr>
      <w:rFonts w:eastAsia="Times New Roman"/>
      <w:b/>
      <w:bCs/>
      <w:kern w:val="32"/>
      <w:sz w:val="32"/>
      <w:szCs w:val="32"/>
    </w:rPr>
  </w:style>
  <w:style w:type="paragraph" w:styleId="Heading2">
    <w:name w:val="heading 2"/>
    <w:basedOn w:val="Normal"/>
    <w:next w:val="Normal"/>
    <w:link w:val="Heading2Char"/>
    <w:autoRedefine/>
    <w:uiPriority w:val="9"/>
    <w:unhideWhenUsed/>
    <w:qFormat/>
    <w:rsid w:val="00394277"/>
    <w:pPr>
      <w:keepNext/>
      <w:keepLines/>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unhideWhenUsed/>
    <w:qFormat/>
    <w:rsid w:val="00EE616B"/>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iPriority w:val="9"/>
    <w:unhideWhenUsed/>
    <w:qFormat/>
    <w:rsid w:val="00907916"/>
    <w:pPr>
      <w:keepNext/>
      <w:spacing w:before="240" w:after="60"/>
      <w:outlineLvl w:val="3"/>
    </w:pPr>
    <w:rPr>
      <w:rFonts w:ascii="Calibri" w:eastAsia="Times New Roman" w:hAnsi="Calibri"/>
      <w:b/>
      <w:bCs/>
      <w:sz w:val="28"/>
      <w:szCs w:val="28"/>
    </w:rPr>
  </w:style>
  <w:style w:type="paragraph" w:styleId="Heading5">
    <w:name w:val="heading 5"/>
    <w:basedOn w:val="Normal"/>
    <w:next w:val="Normal"/>
    <w:link w:val="Heading5Char"/>
    <w:uiPriority w:val="9"/>
    <w:unhideWhenUsed/>
    <w:qFormat/>
    <w:rsid w:val="00D91781"/>
    <w:pPr>
      <w:spacing w:before="240" w:after="60"/>
      <w:outlineLvl w:val="4"/>
    </w:pPr>
    <w:rPr>
      <w:rFonts w:ascii="Calibri" w:eastAsia="Times New Roman"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2C59"/>
    <w:pPr>
      <w:ind w:left="720"/>
      <w:contextualSpacing/>
    </w:pPr>
  </w:style>
  <w:style w:type="paragraph" w:customStyle="1" w:styleId="Default">
    <w:name w:val="Default"/>
    <w:rsid w:val="00393DD4"/>
    <w:pPr>
      <w:autoSpaceDE w:val="0"/>
      <w:autoSpaceDN w:val="0"/>
      <w:adjustRightInd w:val="0"/>
    </w:pPr>
    <w:rPr>
      <w:rFonts w:ascii="Arial" w:hAnsi="Arial" w:cs="Arial"/>
      <w:color w:val="000000"/>
      <w:sz w:val="24"/>
      <w:szCs w:val="24"/>
    </w:rPr>
  </w:style>
  <w:style w:type="paragraph" w:customStyle="1" w:styleId="CM5">
    <w:name w:val="CM5"/>
    <w:basedOn w:val="Default"/>
    <w:next w:val="Default"/>
    <w:uiPriority w:val="99"/>
    <w:rsid w:val="00393DD4"/>
    <w:rPr>
      <w:color w:val="auto"/>
    </w:rPr>
  </w:style>
  <w:style w:type="character" w:customStyle="1" w:styleId="Heading1Char">
    <w:name w:val="Heading 1 Char"/>
    <w:link w:val="Heading1"/>
    <w:uiPriority w:val="9"/>
    <w:rsid w:val="0039609D"/>
    <w:rPr>
      <w:rFonts w:ascii="Cambria" w:eastAsia="Times New Roman" w:hAnsi="Cambria"/>
      <w:b/>
      <w:bCs/>
      <w:kern w:val="32"/>
      <w:sz w:val="32"/>
      <w:szCs w:val="32"/>
    </w:rPr>
  </w:style>
  <w:style w:type="paragraph" w:styleId="Header">
    <w:name w:val="header"/>
    <w:basedOn w:val="Normal"/>
    <w:link w:val="HeaderChar"/>
    <w:uiPriority w:val="99"/>
    <w:unhideWhenUsed/>
    <w:rsid w:val="00362530"/>
    <w:pPr>
      <w:tabs>
        <w:tab w:val="center" w:pos="4680"/>
        <w:tab w:val="right" w:pos="9360"/>
      </w:tabs>
    </w:pPr>
  </w:style>
  <w:style w:type="character" w:customStyle="1" w:styleId="HeaderChar">
    <w:name w:val="Header Char"/>
    <w:link w:val="Header"/>
    <w:uiPriority w:val="99"/>
    <w:rsid w:val="00362530"/>
    <w:rPr>
      <w:sz w:val="22"/>
      <w:szCs w:val="22"/>
    </w:rPr>
  </w:style>
  <w:style w:type="paragraph" w:styleId="Footer">
    <w:name w:val="footer"/>
    <w:basedOn w:val="Normal"/>
    <w:link w:val="FooterChar"/>
    <w:uiPriority w:val="99"/>
    <w:unhideWhenUsed/>
    <w:rsid w:val="00362530"/>
    <w:pPr>
      <w:tabs>
        <w:tab w:val="center" w:pos="4680"/>
        <w:tab w:val="right" w:pos="9360"/>
      </w:tabs>
    </w:pPr>
  </w:style>
  <w:style w:type="character" w:customStyle="1" w:styleId="FooterChar">
    <w:name w:val="Footer Char"/>
    <w:link w:val="Footer"/>
    <w:uiPriority w:val="99"/>
    <w:rsid w:val="00362530"/>
    <w:rPr>
      <w:sz w:val="22"/>
      <w:szCs w:val="22"/>
    </w:rPr>
  </w:style>
  <w:style w:type="paragraph" w:styleId="BalloonText">
    <w:name w:val="Balloon Text"/>
    <w:basedOn w:val="Normal"/>
    <w:link w:val="BalloonTextChar"/>
    <w:uiPriority w:val="99"/>
    <w:semiHidden/>
    <w:unhideWhenUsed/>
    <w:rsid w:val="00362530"/>
    <w:rPr>
      <w:rFonts w:ascii="Tahoma" w:hAnsi="Tahoma" w:cs="Tahoma"/>
      <w:sz w:val="16"/>
      <w:szCs w:val="16"/>
    </w:rPr>
  </w:style>
  <w:style w:type="character" w:customStyle="1" w:styleId="BalloonTextChar">
    <w:name w:val="Balloon Text Char"/>
    <w:link w:val="BalloonText"/>
    <w:uiPriority w:val="99"/>
    <w:semiHidden/>
    <w:rsid w:val="00362530"/>
    <w:rPr>
      <w:rFonts w:ascii="Tahoma" w:hAnsi="Tahoma" w:cs="Tahoma"/>
      <w:sz w:val="16"/>
      <w:szCs w:val="16"/>
    </w:rPr>
  </w:style>
  <w:style w:type="numbering" w:customStyle="1" w:styleId="Style1">
    <w:name w:val="Style1"/>
    <w:uiPriority w:val="99"/>
    <w:rsid w:val="007E764C"/>
    <w:pPr>
      <w:numPr>
        <w:numId w:val="1"/>
      </w:numPr>
    </w:pPr>
  </w:style>
  <w:style w:type="numbering" w:customStyle="1" w:styleId="Style2">
    <w:name w:val="Style2"/>
    <w:uiPriority w:val="99"/>
    <w:rsid w:val="008E7190"/>
    <w:pPr>
      <w:numPr>
        <w:numId w:val="2"/>
      </w:numPr>
    </w:pPr>
  </w:style>
  <w:style w:type="character" w:styleId="Hyperlink">
    <w:name w:val="Hyperlink"/>
    <w:uiPriority w:val="99"/>
    <w:rsid w:val="001236C6"/>
    <w:rPr>
      <w:color w:val="0000FF"/>
      <w:u w:val="single"/>
    </w:rPr>
  </w:style>
  <w:style w:type="table" w:styleId="TableGrid">
    <w:name w:val="Table Grid"/>
    <w:basedOn w:val="TableNormal"/>
    <w:uiPriority w:val="59"/>
    <w:rsid w:val="00A557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semiHidden/>
    <w:unhideWhenUsed/>
    <w:rsid w:val="00886255"/>
    <w:rPr>
      <w:rFonts w:ascii="Consolas" w:hAnsi="Consolas"/>
      <w:sz w:val="21"/>
      <w:szCs w:val="21"/>
    </w:rPr>
  </w:style>
  <w:style w:type="character" w:customStyle="1" w:styleId="PlainTextChar">
    <w:name w:val="Plain Text Char"/>
    <w:link w:val="PlainText"/>
    <w:uiPriority w:val="99"/>
    <w:semiHidden/>
    <w:rsid w:val="00886255"/>
    <w:rPr>
      <w:rFonts w:ascii="Consolas" w:hAnsi="Consolas"/>
      <w:sz w:val="21"/>
      <w:szCs w:val="21"/>
    </w:rPr>
  </w:style>
  <w:style w:type="character" w:styleId="CommentReference">
    <w:name w:val="annotation reference"/>
    <w:uiPriority w:val="99"/>
    <w:semiHidden/>
    <w:unhideWhenUsed/>
    <w:rsid w:val="00C72BCF"/>
    <w:rPr>
      <w:sz w:val="16"/>
      <w:szCs w:val="16"/>
    </w:rPr>
  </w:style>
  <w:style w:type="paragraph" w:styleId="CommentText">
    <w:name w:val="annotation text"/>
    <w:basedOn w:val="Normal"/>
    <w:link w:val="CommentTextChar"/>
    <w:uiPriority w:val="99"/>
    <w:unhideWhenUsed/>
    <w:rsid w:val="00C72BCF"/>
    <w:pPr>
      <w:spacing w:after="200" w:line="276" w:lineRule="auto"/>
    </w:pPr>
    <w:rPr>
      <w:sz w:val="20"/>
      <w:szCs w:val="20"/>
    </w:rPr>
  </w:style>
  <w:style w:type="character" w:customStyle="1" w:styleId="CommentTextChar">
    <w:name w:val="Comment Text Char"/>
    <w:basedOn w:val="DefaultParagraphFont"/>
    <w:link w:val="CommentText"/>
    <w:uiPriority w:val="99"/>
    <w:rsid w:val="00C72BCF"/>
  </w:style>
  <w:style w:type="paragraph" w:styleId="NoSpacing">
    <w:name w:val="No Spacing"/>
    <w:uiPriority w:val="1"/>
    <w:qFormat/>
    <w:rsid w:val="00F17C70"/>
    <w:rPr>
      <w:sz w:val="22"/>
      <w:szCs w:val="22"/>
    </w:rPr>
  </w:style>
  <w:style w:type="character" w:styleId="FollowedHyperlink">
    <w:name w:val="FollowedHyperlink"/>
    <w:uiPriority w:val="99"/>
    <w:semiHidden/>
    <w:unhideWhenUsed/>
    <w:rsid w:val="00DE0BDF"/>
    <w:rPr>
      <w:color w:val="800080"/>
      <w:u w:val="single"/>
    </w:rPr>
  </w:style>
  <w:style w:type="paragraph" w:styleId="CommentSubject">
    <w:name w:val="annotation subject"/>
    <w:basedOn w:val="CommentText"/>
    <w:next w:val="CommentText"/>
    <w:link w:val="CommentSubjectChar"/>
    <w:uiPriority w:val="99"/>
    <w:semiHidden/>
    <w:unhideWhenUsed/>
    <w:rsid w:val="004C5F98"/>
    <w:pPr>
      <w:spacing w:after="0" w:line="240" w:lineRule="auto"/>
    </w:pPr>
    <w:rPr>
      <w:b/>
      <w:bCs/>
    </w:rPr>
  </w:style>
  <w:style w:type="character" w:customStyle="1" w:styleId="CommentSubjectChar">
    <w:name w:val="Comment Subject Char"/>
    <w:link w:val="CommentSubject"/>
    <w:uiPriority w:val="99"/>
    <w:semiHidden/>
    <w:rsid w:val="004C5F98"/>
    <w:rPr>
      <w:b/>
      <w:bCs/>
    </w:rPr>
  </w:style>
  <w:style w:type="character" w:styleId="UnresolvedMention">
    <w:name w:val="Unresolved Mention"/>
    <w:uiPriority w:val="99"/>
    <w:unhideWhenUsed/>
    <w:rsid w:val="00D53112"/>
    <w:rPr>
      <w:color w:val="605E5C"/>
      <w:shd w:val="clear" w:color="auto" w:fill="E1DFDD"/>
    </w:rPr>
  </w:style>
  <w:style w:type="character" w:customStyle="1" w:styleId="Heading2Char">
    <w:name w:val="Heading 2 Char"/>
    <w:link w:val="Heading2"/>
    <w:uiPriority w:val="9"/>
    <w:rsid w:val="00394277"/>
    <w:rPr>
      <w:rFonts w:ascii="Calibri Light" w:eastAsia="Times New Roman" w:hAnsi="Calibri Light"/>
      <w:b/>
      <w:bCs/>
      <w:i/>
      <w:iCs/>
      <w:sz w:val="28"/>
      <w:szCs w:val="28"/>
    </w:rPr>
  </w:style>
  <w:style w:type="character" w:customStyle="1" w:styleId="Heading3Char">
    <w:name w:val="Heading 3 Char"/>
    <w:link w:val="Heading3"/>
    <w:uiPriority w:val="9"/>
    <w:rsid w:val="00EE616B"/>
    <w:rPr>
      <w:rFonts w:ascii="Calibri Light" w:eastAsia="Times New Roman" w:hAnsi="Calibri Light" w:cs="Times New Roman"/>
      <w:b/>
      <w:bCs/>
      <w:sz w:val="26"/>
      <w:szCs w:val="26"/>
    </w:rPr>
  </w:style>
  <w:style w:type="paragraph" w:styleId="TOCHeading">
    <w:name w:val="TOC Heading"/>
    <w:basedOn w:val="Heading1"/>
    <w:next w:val="Normal"/>
    <w:uiPriority w:val="39"/>
    <w:unhideWhenUsed/>
    <w:qFormat/>
    <w:rsid w:val="0070010E"/>
    <w:pPr>
      <w:keepLines/>
      <w:spacing w:after="0" w:line="259" w:lineRule="auto"/>
      <w:outlineLvl w:val="9"/>
    </w:pPr>
    <w:rPr>
      <w:rFonts w:ascii="Calibri Light" w:hAnsi="Calibri Light"/>
      <w:b w:val="0"/>
      <w:bCs w:val="0"/>
      <w:color w:val="2F5496"/>
      <w:kern w:val="0"/>
    </w:rPr>
  </w:style>
  <w:style w:type="paragraph" w:styleId="TOC1">
    <w:name w:val="toc 1"/>
    <w:basedOn w:val="Normal"/>
    <w:next w:val="Normal"/>
    <w:autoRedefine/>
    <w:uiPriority w:val="39"/>
    <w:unhideWhenUsed/>
    <w:rsid w:val="00543D97"/>
    <w:pPr>
      <w:tabs>
        <w:tab w:val="right" w:leader="dot" w:pos="9350"/>
      </w:tabs>
    </w:pPr>
    <w:rPr>
      <w:rFonts w:cs="Arial"/>
      <w:noProof/>
      <w:szCs w:val="24"/>
    </w:rPr>
  </w:style>
  <w:style w:type="paragraph" w:styleId="TOC2">
    <w:name w:val="toc 2"/>
    <w:basedOn w:val="Normal"/>
    <w:next w:val="Normal"/>
    <w:autoRedefine/>
    <w:uiPriority w:val="39"/>
    <w:unhideWhenUsed/>
    <w:rsid w:val="00A26E3A"/>
    <w:pPr>
      <w:tabs>
        <w:tab w:val="right" w:leader="dot" w:pos="9350"/>
      </w:tabs>
      <w:ind w:left="220"/>
    </w:pPr>
    <w:rPr>
      <w:rFonts w:cs="Arial"/>
      <w:noProof/>
      <w:sz w:val="22"/>
    </w:rPr>
  </w:style>
  <w:style w:type="paragraph" w:styleId="TOC3">
    <w:name w:val="toc 3"/>
    <w:basedOn w:val="Normal"/>
    <w:next w:val="Normal"/>
    <w:autoRedefine/>
    <w:uiPriority w:val="39"/>
    <w:unhideWhenUsed/>
    <w:rsid w:val="008C6AB9"/>
    <w:pPr>
      <w:tabs>
        <w:tab w:val="right" w:leader="dot" w:pos="9350"/>
      </w:tabs>
      <w:ind w:left="440"/>
    </w:pPr>
    <w:rPr>
      <w:rFonts w:eastAsia="Times New Roman" w:cs="Arial"/>
      <w:noProof/>
      <w:szCs w:val="24"/>
    </w:rPr>
  </w:style>
  <w:style w:type="character" w:customStyle="1" w:styleId="Heading4Char">
    <w:name w:val="Heading 4 Char"/>
    <w:link w:val="Heading4"/>
    <w:uiPriority w:val="9"/>
    <w:rsid w:val="00907916"/>
    <w:rPr>
      <w:rFonts w:ascii="Calibri" w:eastAsia="Times New Roman" w:hAnsi="Calibri" w:cs="Times New Roman"/>
      <w:b/>
      <w:bCs/>
      <w:sz w:val="28"/>
      <w:szCs w:val="28"/>
    </w:rPr>
  </w:style>
  <w:style w:type="paragraph" w:styleId="TOC4">
    <w:name w:val="toc 4"/>
    <w:basedOn w:val="Normal"/>
    <w:next w:val="Normal"/>
    <w:autoRedefine/>
    <w:uiPriority w:val="39"/>
    <w:unhideWhenUsed/>
    <w:rsid w:val="00EF3570"/>
    <w:pPr>
      <w:tabs>
        <w:tab w:val="left" w:leader="dot" w:pos="1100"/>
        <w:tab w:val="right" w:leader="dot" w:pos="9350"/>
      </w:tabs>
      <w:ind w:left="660"/>
    </w:pPr>
  </w:style>
  <w:style w:type="paragraph" w:styleId="Revision">
    <w:name w:val="Revision"/>
    <w:hidden/>
    <w:uiPriority w:val="99"/>
    <w:semiHidden/>
    <w:rsid w:val="0000773A"/>
    <w:rPr>
      <w:sz w:val="22"/>
      <w:szCs w:val="22"/>
    </w:rPr>
  </w:style>
  <w:style w:type="character" w:customStyle="1" w:styleId="Heading5Char">
    <w:name w:val="Heading 5 Char"/>
    <w:link w:val="Heading5"/>
    <w:uiPriority w:val="9"/>
    <w:rsid w:val="00D91781"/>
    <w:rPr>
      <w:rFonts w:ascii="Calibri" w:eastAsia="Times New Roman" w:hAnsi="Calibri" w:cs="Times New Roman"/>
      <w:b/>
      <w:bCs/>
      <w:i/>
      <w:iCs/>
      <w:sz w:val="26"/>
      <w:szCs w:val="26"/>
    </w:rPr>
  </w:style>
  <w:style w:type="paragraph" w:styleId="TOC5">
    <w:name w:val="toc 5"/>
    <w:basedOn w:val="Normal"/>
    <w:next w:val="Normal"/>
    <w:autoRedefine/>
    <w:uiPriority w:val="39"/>
    <w:unhideWhenUsed/>
    <w:rsid w:val="00C9169F"/>
    <w:pPr>
      <w:ind w:left="880"/>
    </w:pPr>
  </w:style>
  <w:style w:type="paragraph" w:styleId="Caption">
    <w:name w:val="caption"/>
    <w:basedOn w:val="Normal"/>
    <w:next w:val="Normal"/>
    <w:autoRedefine/>
    <w:uiPriority w:val="35"/>
    <w:unhideWhenUsed/>
    <w:qFormat/>
    <w:rsid w:val="00AB03F2"/>
    <w:pPr>
      <w:spacing w:after="200"/>
      <w:jc w:val="center"/>
    </w:pPr>
    <w:rPr>
      <w:i/>
      <w:iCs/>
      <w:color w:val="44546A" w:themeColor="text2"/>
      <w:sz w:val="18"/>
      <w:szCs w:val="18"/>
    </w:rPr>
  </w:style>
  <w:style w:type="paragraph" w:customStyle="1" w:styleId="paragraph">
    <w:name w:val="paragraph"/>
    <w:basedOn w:val="Normal"/>
    <w:rsid w:val="00FD76FF"/>
    <w:pPr>
      <w:spacing w:before="100" w:beforeAutospacing="1" w:after="100" w:afterAutospacing="1"/>
    </w:pPr>
    <w:rPr>
      <w:rFonts w:ascii="Times New Roman" w:eastAsia="Times New Roman" w:hAnsi="Times New Roman"/>
      <w:szCs w:val="24"/>
    </w:rPr>
  </w:style>
  <w:style w:type="character" w:customStyle="1" w:styleId="normaltextrun">
    <w:name w:val="normaltextrun"/>
    <w:basedOn w:val="DefaultParagraphFont"/>
    <w:rsid w:val="00FD76FF"/>
  </w:style>
  <w:style w:type="character" w:customStyle="1" w:styleId="eop">
    <w:name w:val="eop"/>
    <w:basedOn w:val="DefaultParagraphFont"/>
    <w:rsid w:val="00FD76FF"/>
  </w:style>
  <w:style w:type="paragraph" w:customStyle="1" w:styleId="ListStyle3">
    <w:name w:val="ListStyle3"/>
    <w:basedOn w:val="Heading1"/>
    <w:link w:val="ListStyle3Char"/>
    <w:qFormat/>
    <w:rsid w:val="00F40069"/>
    <w:pPr>
      <w:numPr>
        <w:numId w:val="16"/>
      </w:numPr>
    </w:pPr>
  </w:style>
  <w:style w:type="paragraph" w:customStyle="1" w:styleId="ListStyle4">
    <w:name w:val="ListStyle4"/>
    <w:basedOn w:val="Heading2"/>
    <w:link w:val="ListStyle4Char"/>
    <w:qFormat/>
    <w:rsid w:val="00AE1F86"/>
    <w:pPr>
      <w:numPr>
        <w:numId w:val="17"/>
      </w:numPr>
      <w:spacing w:after="120"/>
      <w:outlineLvl w:val="0"/>
    </w:pPr>
    <w:rPr>
      <w:sz w:val="32"/>
    </w:rPr>
  </w:style>
  <w:style w:type="character" w:customStyle="1" w:styleId="ListStyle3Char">
    <w:name w:val="ListStyle3 Char"/>
    <w:basedOn w:val="Heading1Char"/>
    <w:link w:val="ListStyle3"/>
    <w:rsid w:val="00F40069"/>
    <w:rPr>
      <w:rFonts w:ascii="Arial" w:eastAsia="Times New Roman" w:hAnsi="Arial"/>
      <w:b/>
      <w:bCs/>
      <w:kern w:val="32"/>
      <w:sz w:val="32"/>
      <w:szCs w:val="32"/>
    </w:rPr>
  </w:style>
  <w:style w:type="table" w:styleId="GridTable4-Accent3">
    <w:name w:val="Grid Table 4 Accent 3"/>
    <w:basedOn w:val="TableNormal"/>
    <w:uiPriority w:val="49"/>
    <w:rsid w:val="00B70C40"/>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ListStyle4Char">
    <w:name w:val="ListStyle4 Char"/>
    <w:basedOn w:val="Heading2Char"/>
    <w:link w:val="ListStyle4"/>
    <w:rsid w:val="00AE1F86"/>
    <w:rPr>
      <w:rFonts w:ascii="Calibri Light" w:eastAsia="Times New Roman" w:hAnsi="Calibri Light" w:cs="Times New Roman"/>
      <w:b/>
      <w:bCs/>
      <w:i/>
      <w:iCs/>
      <w:sz w:val="32"/>
      <w:szCs w:val="28"/>
    </w:rPr>
  </w:style>
  <w:style w:type="paragraph" w:styleId="NormalWeb">
    <w:name w:val="Normal (Web)"/>
    <w:basedOn w:val="Normal"/>
    <w:uiPriority w:val="99"/>
    <w:semiHidden/>
    <w:unhideWhenUsed/>
    <w:rsid w:val="00D42280"/>
    <w:rPr>
      <w:rFonts w:ascii="Times New Roman" w:hAnsi="Times New Roman"/>
      <w:szCs w:val="24"/>
    </w:rPr>
  </w:style>
  <w:style w:type="paragraph" w:styleId="FootnoteText">
    <w:name w:val="footnote text"/>
    <w:basedOn w:val="Normal"/>
    <w:link w:val="FootnoteTextChar"/>
    <w:uiPriority w:val="99"/>
    <w:unhideWhenUsed/>
    <w:rsid w:val="004C6DAD"/>
    <w:pPr>
      <w:spacing w:after="0"/>
    </w:pPr>
    <w:rPr>
      <w:sz w:val="20"/>
      <w:szCs w:val="20"/>
    </w:rPr>
  </w:style>
  <w:style w:type="character" w:customStyle="1" w:styleId="FootnoteTextChar">
    <w:name w:val="Footnote Text Char"/>
    <w:basedOn w:val="DefaultParagraphFont"/>
    <w:link w:val="FootnoteText"/>
    <w:uiPriority w:val="99"/>
    <w:rsid w:val="004C6DAD"/>
    <w:rPr>
      <w:rFonts w:ascii="Arial" w:hAnsi="Arial"/>
    </w:rPr>
  </w:style>
  <w:style w:type="character" w:styleId="FootnoteReference">
    <w:name w:val="footnote reference"/>
    <w:basedOn w:val="DefaultParagraphFont"/>
    <w:uiPriority w:val="99"/>
    <w:semiHidden/>
    <w:unhideWhenUsed/>
    <w:rsid w:val="004C6DAD"/>
    <w:rPr>
      <w:vertAlign w:val="superscript"/>
    </w:rPr>
  </w:style>
  <w:style w:type="table" w:styleId="GridTable4">
    <w:name w:val="Grid Table 4"/>
    <w:basedOn w:val="TableNormal"/>
    <w:uiPriority w:val="49"/>
    <w:rsid w:val="00EC029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superscript">
    <w:name w:val="superscript"/>
    <w:basedOn w:val="DefaultParagraphFont"/>
    <w:rsid w:val="00EC029A"/>
  </w:style>
  <w:style w:type="paragraph" w:customStyle="1" w:styleId="Typewriter">
    <w:name w:val="Typewriter"/>
    <w:basedOn w:val="Normal"/>
    <w:link w:val="TypewriterChar"/>
    <w:autoRedefine/>
    <w:qFormat/>
    <w:rsid w:val="00EC2531"/>
    <w:pPr>
      <w:keepNext/>
      <w:keepLines/>
      <w:pBdr>
        <w:top w:val="single" w:sz="4" w:space="1" w:color="auto"/>
        <w:left w:val="single" w:sz="4" w:space="4" w:color="auto"/>
        <w:bottom w:val="single" w:sz="4" w:space="1" w:color="auto"/>
        <w:right w:val="single" w:sz="4" w:space="4" w:color="auto"/>
      </w:pBdr>
      <w:spacing w:after="0"/>
      <w:ind w:left="720"/>
      <w:contextualSpacing/>
    </w:pPr>
    <w:rPr>
      <w:rFonts w:ascii="MS Gothic" w:hAnsi="MS Gothic"/>
    </w:rPr>
  </w:style>
  <w:style w:type="character" w:customStyle="1" w:styleId="TypewriterChar">
    <w:name w:val="Typewriter Char"/>
    <w:basedOn w:val="DefaultParagraphFont"/>
    <w:link w:val="Typewriter"/>
    <w:rsid w:val="00EC2531"/>
    <w:rPr>
      <w:rFonts w:ascii="MS Gothic" w:hAnsi="MS Gothic"/>
      <w:sz w:val="24"/>
      <w:szCs w:val="22"/>
    </w:rPr>
  </w:style>
  <w:style w:type="character" w:styleId="SmartLink">
    <w:name w:val="Smart Link"/>
    <w:basedOn w:val="DefaultParagraphFont"/>
    <w:uiPriority w:val="99"/>
    <w:semiHidden/>
    <w:unhideWhenUsed/>
    <w:rsid w:val="0024785F"/>
    <w:rPr>
      <w:color w:val="0000FF"/>
      <w:u w:val="single"/>
      <w:shd w:val="clear" w:color="auto" w:fill="F3F2F1"/>
    </w:rPr>
  </w:style>
  <w:style w:type="character" w:customStyle="1" w:styleId="ui-provider">
    <w:name w:val="ui-provider"/>
    <w:basedOn w:val="DefaultParagraphFont"/>
    <w:rsid w:val="00D036EF"/>
  </w:style>
  <w:style w:type="paragraph" w:styleId="TOAHeading">
    <w:name w:val="toa heading"/>
    <w:basedOn w:val="Normal"/>
    <w:next w:val="Normal"/>
    <w:uiPriority w:val="99"/>
    <w:semiHidden/>
    <w:unhideWhenUsed/>
    <w:rsid w:val="00FF2AAF"/>
    <w:pPr>
      <w:spacing w:before="120"/>
    </w:pPr>
    <w:rPr>
      <w:rFonts w:asciiTheme="majorHAnsi" w:eastAsiaTheme="majorEastAsia" w:hAnsiTheme="majorHAnsi" w:cstheme="majorBidi"/>
      <w:b/>
      <w:bCs/>
      <w:szCs w:val="24"/>
    </w:rPr>
  </w:style>
  <w:style w:type="paragraph" w:styleId="Index1">
    <w:name w:val="index 1"/>
    <w:basedOn w:val="Normal"/>
    <w:next w:val="Normal"/>
    <w:autoRedefine/>
    <w:uiPriority w:val="99"/>
    <w:semiHidden/>
    <w:unhideWhenUsed/>
    <w:rsid w:val="00FF2AAF"/>
    <w:pPr>
      <w:spacing w:after="0"/>
      <w:ind w:left="240" w:hanging="240"/>
    </w:pPr>
  </w:style>
  <w:style w:type="paragraph" w:styleId="Index2">
    <w:name w:val="index 2"/>
    <w:basedOn w:val="Normal"/>
    <w:next w:val="Normal"/>
    <w:autoRedefine/>
    <w:uiPriority w:val="99"/>
    <w:semiHidden/>
    <w:unhideWhenUsed/>
    <w:rsid w:val="00FF2AAF"/>
    <w:pPr>
      <w:spacing w:after="0"/>
      <w:ind w:left="480" w:hanging="240"/>
    </w:pPr>
  </w:style>
  <w:style w:type="character" w:styleId="Mention">
    <w:name w:val="Mention"/>
    <w:basedOn w:val="DefaultParagraphFont"/>
    <w:uiPriority w:val="99"/>
    <w:unhideWhenUsed/>
    <w:rsid w:val="00E80B40"/>
    <w:rPr>
      <w:color w:val="2B579A"/>
      <w:shd w:val="clear" w:color="auto" w:fill="E1DFDD"/>
    </w:rPr>
  </w:style>
  <w:style w:type="paragraph" w:styleId="TableofFigures">
    <w:name w:val="table of figures"/>
    <w:basedOn w:val="Normal"/>
    <w:next w:val="Normal"/>
    <w:uiPriority w:val="99"/>
    <w:unhideWhenUsed/>
    <w:rsid w:val="00385357"/>
    <w:pPr>
      <w:spacing w:after="0"/>
    </w:pPr>
  </w:style>
  <w:style w:type="paragraph" w:styleId="TOC6">
    <w:name w:val="toc 6"/>
    <w:basedOn w:val="Normal"/>
    <w:next w:val="Normal"/>
    <w:autoRedefine/>
    <w:uiPriority w:val="39"/>
    <w:unhideWhenUsed/>
    <w:rsid w:val="00BB7924"/>
    <w:pPr>
      <w:spacing w:after="100" w:line="259" w:lineRule="auto"/>
      <w:ind w:left="1100"/>
    </w:pPr>
    <w:rPr>
      <w:rFonts w:asciiTheme="minorHAnsi" w:eastAsiaTheme="minorEastAsia" w:hAnsiTheme="minorHAnsi" w:cstheme="minorBidi"/>
      <w:kern w:val="2"/>
      <w:sz w:val="22"/>
      <w14:ligatures w14:val="standardContextual"/>
    </w:rPr>
  </w:style>
  <w:style w:type="paragraph" w:styleId="TOC7">
    <w:name w:val="toc 7"/>
    <w:basedOn w:val="Normal"/>
    <w:next w:val="Normal"/>
    <w:autoRedefine/>
    <w:uiPriority w:val="39"/>
    <w:unhideWhenUsed/>
    <w:rsid w:val="00BB7924"/>
    <w:pPr>
      <w:spacing w:after="100" w:line="259" w:lineRule="auto"/>
      <w:ind w:left="1320"/>
    </w:pPr>
    <w:rPr>
      <w:rFonts w:asciiTheme="minorHAnsi" w:eastAsiaTheme="minorEastAsia" w:hAnsiTheme="minorHAnsi" w:cstheme="minorBidi"/>
      <w:kern w:val="2"/>
      <w:sz w:val="22"/>
      <w14:ligatures w14:val="standardContextual"/>
    </w:rPr>
  </w:style>
  <w:style w:type="paragraph" w:styleId="TOC8">
    <w:name w:val="toc 8"/>
    <w:basedOn w:val="Normal"/>
    <w:next w:val="Normal"/>
    <w:autoRedefine/>
    <w:uiPriority w:val="39"/>
    <w:unhideWhenUsed/>
    <w:rsid w:val="00BB7924"/>
    <w:pPr>
      <w:spacing w:after="100" w:line="259" w:lineRule="auto"/>
      <w:ind w:left="1540"/>
    </w:pPr>
    <w:rPr>
      <w:rFonts w:asciiTheme="minorHAnsi" w:eastAsiaTheme="minorEastAsia" w:hAnsiTheme="minorHAnsi" w:cstheme="minorBidi"/>
      <w:kern w:val="2"/>
      <w:sz w:val="22"/>
      <w14:ligatures w14:val="standardContextual"/>
    </w:rPr>
  </w:style>
  <w:style w:type="paragraph" w:styleId="TOC9">
    <w:name w:val="toc 9"/>
    <w:basedOn w:val="Normal"/>
    <w:next w:val="Normal"/>
    <w:autoRedefine/>
    <w:uiPriority w:val="39"/>
    <w:unhideWhenUsed/>
    <w:rsid w:val="00BB7924"/>
    <w:pPr>
      <w:spacing w:after="100" w:line="259" w:lineRule="auto"/>
      <w:ind w:left="1760"/>
    </w:pPr>
    <w:rPr>
      <w:rFonts w:asciiTheme="minorHAnsi" w:eastAsiaTheme="minorEastAsia" w:hAnsiTheme="minorHAnsi" w:cstheme="minorBidi"/>
      <w:kern w:val="2"/>
      <w:sz w:val="22"/>
      <w14:ligatures w14:val="standardContextual"/>
    </w:rPr>
  </w:style>
  <w:style w:type="paragraph" w:styleId="IntenseQuote">
    <w:name w:val="Intense Quote"/>
    <w:basedOn w:val="Normal"/>
    <w:next w:val="Normal"/>
    <w:link w:val="IntenseQuoteChar"/>
    <w:uiPriority w:val="30"/>
    <w:qFormat/>
    <w:rsid w:val="00690D9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690D9F"/>
    <w:rPr>
      <w:rFonts w:ascii="Arial" w:hAnsi="Arial"/>
      <w:i/>
      <w:iCs/>
      <w:color w:val="4472C4" w:themeColor="accent1"/>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5819">
      <w:bodyDiv w:val="1"/>
      <w:marLeft w:val="0"/>
      <w:marRight w:val="0"/>
      <w:marTop w:val="0"/>
      <w:marBottom w:val="0"/>
      <w:divBdr>
        <w:top w:val="none" w:sz="0" w:space="0" w:color="auto"/>
        <w:left w:val="none" w:sz="0" w:space="0" w:color="auto"/>
        <w:bottom w:val="none" w:sz="0" w:space="0" w:color="auto"/>
        <w:right w:val="none" w:sz="0" w:space="0" w:color="auto"/>
      </w:divBdr>
    </w:div>
    <w:div w:id="16397900">
      <w:bodyDiv w:val="1"/>
      <w:marLeft w:val="0"/>
      <w:marRight w:val="0"/>
      <w:marTop w:val="0"/>
      <w:marBottom w:val="0"/>
      <w:divBdr>
        <w:top w:val="none" w:sz="0" w:space="0" w:color="auto"/>
        <w:left w:val="none" w:sz="0" w:space="0" w:color="auto"/>
        <w:bottom w:val="none" w:sz="0" w:space="0" w:color="auto"/>
        <w:right w:val="none" w:sz="0" w:space="0" w:color="auto"/>
      </w:divBdr>
    </w:div>
    <w:div w:id="40062776">
      <w:bodyDiv w:val="1"/>
      <w:marLeft w:val="0"/>
      <w:marRight w:val="0"/>
      <w:marTop w:val="0"/>
      <w:marBottom w:val="0"/>
      <w:divBdr>
        <w:top w:val="none" w:sz="0" w:space="0" w:color="auto"/>
        <w:left w:val="none" w:sz="0" w:space="0" w:color="auto"/>
        <w:bottom w:val="none" w:sz="0" w:space="0" w:color="auto"/>
        <w:right w:val="none" w:sz="0" w:space="0" w:color="auto"/>
      </w:divBdr>
    </w:div>
    <w:div w:id="75590171">
      <w:bodyDiv w:val="1"/>
      <w:marLeft w:val="0"/>
      <w:marRight w:val="0"/>
      <w:marTop w:val="0"/>
      <w:marBottom w:val="0"/>
      <w:divBdr>
        <w:top w:val="none" w:sz="0" w:space="0" w:color="auto"/>
        <w:left w:val="none" w:sz="0" w:space="0" w:color="auto"/>
        <w:bottom w:val="none" w:sz="0" w:space="0" w:color="auto"/>
        <w:right w:val="none" w:sz="0" w:space="0" w:color="auto"/>
      </w:divBdr>
    </w:div>
    <w:div w:id="86779599">
      <w:bodyDiv w:val="1"/>
      <w:marLeft w:val="0"/>
      <w:marRight w:val="0"/>
      <w:marTop w:val="0"/>
      <w:marBottom w:val="0"/>
      <w:divBdr>
        <w:top w:val="none" w:sz="0" w:space="0" w:color="auto"/>
        <w:left w:val="none" w:sz="0" w:space="0" w:color="auto"/>
        <w:bottom w:val="none" w:sz="0" w:space="0" w:color="auto"/>
        <w:right w:val="none" w:sz="0" w:space="0" w:color="auto"/>
      </w:divBdr>
    </w:div>
    <w:div w:id="98374113">
      <w:bodyDiv w:val="1"/>
      <w:marLeft w:val="0"/>
      <w:marRight w:val="0"/>
      <w:marTop w:val="0"/>
      <w:marBottom w:val="0"/>
      <w:divBdr>
        <w:top w:val="none" w:sz="0" w:space="0" w:color="auto"/>
        <w:left w:val="none" w:sz="0" w:space="0" w:color="auto"/>
        <w:bottom w:val="none" w:sz="0" w:space="0" w:color="auto"/>
        <w:right w:val="none" w:sz="0" w:space="0" w:color="auto"/>
      </w:divBdr>
    </w:div>
    <w:div w:id="129707889">
      <w:bodyDiv w:val="1"/>
      <w:marLeft w:val="0"/>
      <w:marRight w:val="0"/>
      <w:marTop w:val="0"/>
      <w:marBottom w:val="0"/>
      <w:divBdr>
        <w:top w:val="none" w:sz="0" w:space="0" w:color="auto"/>
        <w:left w:val="none" w:sz="0" w:space="0" w:color="auto"/>
        <w:bottom w:val="none" w:sz="0" w:space="0" w:color="auto"/>
        <w:right w:val="none" w:sz="0" w:space="0" w:color="auto"/>
      </w:divBdr>
    </w:div>
    <w:div w:id="133451663">
      <w:bodyDiv w:val="1"/>
      <w:marLeft w:val="0"/>
      <w:marRight w:val="0"/>
      <w:marTop w:val="0"/>
      <w:marBottom w:val="0"/>
      <w:divBdr>
        <w:top w:val="none" w:sz="0" w:space="0" w:color="auto"/>
        <w:left w:val="none" w:sz="0" w:space="0" w:color="auto"/>
        <w:bottom w:val="none" w:sz="0" w:space="0" w:color="auto"/>
        <w:right w:val="none" w:sz="0" w:space="0" w:color="auto"/>
      </w:divBdr>
    </w:div>
    <w:div w:id="166796111">
      <w:bodyDiv w:val="1"/>
      <w:marLeft w:val="0"/>
      <w:marRight w:val="0"/>
      <w:marTop w:val="0"/>
      <w:marBottom w:val="0"/>
      <w:divBdr>
        <w:top w:val="none" w:sz="0" w:space="0" w:color="auto"/>
        <w:left w:val="none" w:sz="0" w:space="0" w:color="auto"/>
        <w:bottom w:val="none" w:sz="0" w:space="0" w:color="auto"/>
        <w:right w:val="none" w:sz="0" w:space="0" w:color="auto"/>
      </w:divBdr>
    </w:div>
    <w:div w:id="231081525">
      <w:bodyDiv w:val="1"/>
      <w:marLeft w:val="0"/>
      <w:marRight w:val="0"/>
      <w:marTop w:val="0"/>
      <w:marBottom w:val="0"/>
      <w:divBdr>
        <w:top w:val="none" w:sz="0" w:space="0" w:color="auto"/>
        <w:left w:val="none" w:sz="0" w:space="0" w:color="auto"/>
        <w:bottom w:val="none" w:sz="0" w:space="0" w:color="auto"/>
        <w:right w:val="none" w:sz="0" w:space="0" w:color="auto"/>
      </w:divBdr>
    </w:div>
    <w:div w:id="270939807">
      <w:bodyDiv w:val="1"/>
      <w:marLeft w:val="0"/>
      <w:marRight w:val="0"/>
      <w:marTop w:val="0"/>
      <w:marBottom w:val="0"/>
      <w:divBdr>
        <w:top w:val="none" w:sz="0" w:space="0" w:color="auto"/>
        <w:left w:val="none" w:sz="0" w:space="0" w:color="auto"/>
        <w:bottom w:val="none" w:sz="0" w:space="0" w:color="auto"/>
        <w:right w:val="none" w:sz="0" w:space="0" w:color="auto"/>
      </w:divBdr>
    </w:div>
    <w:div w:id="299307501">
      <w:bodyDiv w:val="1"/>
      <w:marLeft w:val="0"/>
      <w:marRight w:val="0"/>
      <w:marTop w:val="0"/>
      <w:marBottom w:val="0"/>
      <w:divBdr>
        <w:top w:val="none" w:sz="0" w:space="0" w:color="auto"/>
        <w:left w:val="none" w:sz="0" w:space="0" w:color="auto"/>
        <w:bottom w:val="none" w:sz="0" w:space="0" w:color="auto"/>
        <w:right w:val="none" w:sz="0" w:space="0" w:color="auto"/>
      </w:divBdr>
    </w:div>
    <w:div w:id="304044611">
      <w:bodyDiv w:val="1"/>
      <w:marLeft w:val="0"/>
      <w:marRight w:val="0"/>
      <w:marTop w:val="0"/>
      <w:marBottom w:val="0"/>
      <w:divBdr>
        <w:top w:val="none" w:sz="0" w:space="0" w:color="auto"/>
        <w:left w:val="none" w:sz="0" w:space="0" w:color="auto"/>
        <w:bottom w:val="none" w:sz="0" w:space="0" w:color="auto"/>
        <w:right w:val="none" w:sz="0" w:space="0" w:color="auto"/>
      </w:divBdr>
    </w:div>
    <w:div w:id="310445144">
      <w:bodyDiv w:val="1"/>
      <w:marLeft w:val="0"/>
      <w:marRight w:val="0"/>
      <w:marTop w:val="0"/>
      <w:marBottom w:val="0"/>
      <w:divBdr>
        <w:top w:val="none" w:sz="0" w:space="0" w:color="auto"/>
        <w:left w:val="none" w:sz="0" w:space="0" w:color="auto"/>
        <w:bottom w:val="none" w:sz="0" w:space="0" w:color="auto"/>
        <w:right w:val="none" w:sz="0" w:space="0" w:color="auto"/>
      </w:divBdr>
    </w:div>
    <w:div w:id="352270862">
      <w:bodyDiv w:val="1"/>
      <w:marLeft w:val="0"/>
      <w:marRight w:val="0"/>
      <w:marTop w:val="0"/>
      <w:marBottom w:val="0"/>
      <w:divBdr>
        <w:top w:val="none" w:sz="0" w:space="0" w:color="auto"/>
        <w:left w:val="none" w:sz="0" w:space="0" w:color="auto"/>
        <w:bottom w:val="none" w:sz="0" w:space="0" w:color="auto"/>
        <w:right w:val="none" w:sz="0" w:space="0" w:color="auto"/>
      </w:divBdr>
    </w:div>
    <w:div w:id="410008458">
      <w:bodyDiv w:val="1"/>
      <w:marLeft w:val="0"/>
      <w:marRight w:val="0"/>
      <w:marTop w:val="0"/>
      <w:marBottom w:val="0"/>
      <w:divBdr>
        <w:top w:val="none" w:sz="0" w:space="0" w:color="auto"/>
        <w:left w:val="none" w:sz="0" w:space="0" w:color="auto"/>
        <w:bottom w:val="none" w:sz="0" w:space="0" w:color="auto"/>
        <w:right w:val="none" w:sz="0" w:space="0" w:color="auto"/>
      </w:divBdr>
    </w:div>
    <w:div w:id="550535063">
      <w:bodyDiv w:val="1"/>
      <w:marLeft w:val="0"/>
      <w:marRight w:val="0"/>
      <w:marTop w:val="0"/>
      <w:marBottom w:val="0"/>
      <w:divBdr>
        <w:top w:val="none" w:sz="0" w:space="0" w:color="auto"/>
        <w:left w:val="none" w:sz="0" w:space="0" w:color="auto"/>
        <w:bottom w:val="none" w:sz="0" w:space="0" w:color="auto"/>
        <w:right w:val="none" w:sz="0" w:space="0" w:color="auto"/>
      </w:divBdr>
    </w:div>
    <w:div w:id="613827060">
      <w:bodyDiv w:val="1"/>
      <w:marLeft w:val="0"/>
      <w:marRight w:val="0"/>
      <w:marTop w:val="0"/>
      <w:marBottom w:val="0"/>
      <w:divBdr>
        <w:top w:val="none" w:sz="0" w:space="0" w:color="auto"/>
        <w:left w:val="none" w:sz="0" w:space="0" w:color="auto"/>
        <w:bottom w:val="none" w:sz="0" w:space="0" w:color="auto"/>
        <w:right w:val="none" w:sz="0" w:space="0" w:color="auto"/>
      </w:divBdr>
    </w:div>
    <w:div w:id="631518308">
      <w:bodyDiv w:val="1"/>
      <w:marLeft w:val="0"/>
      <w:marRight w:val="0"/>
      <w:marTop w:val="0"/>
      <w:marBottom w:val="0"/>
      <w:divBdr>
        <w:top w:val="none" w:sz="0" w:space="0" w:color="auto"/>
        <w:left w:val="none" w:sz="0" w:space="0" w:color="auto"/>
        <w:bottom w:val="none" w:sz="0" w:space="0" w:color="auto"/>
        <w:right w:val="none" w:sz="0" w:space="0" w:color="auto"/>
      </w:divBdr>
    </w:div>
    <w:div w:id="650211737">
      <w:bodyDiv w:val="1"/>
      <w:marLeft w:val="0"/>
      <w:marRight w:val="0"/>
      <w:marTop w:val="0"/>
      <w:marBottom w:val="0"/>
      <w:divBdr>
        <w:top w:val="none" w:sz="0" w:space="0" w:color="auto"/>
        <w:left w:val="none" w:sz="0" w:space="0" w:color="auto"/>
        <w:bottom w:val="none" w:sz="0" w:space="0" w:color="auto"/>
        <w:right w:val="none" w:sz="0" w:space="0" w:color="auto"/>
      </w:divBdr>
      <w:divsChild>
        <w:div w:id="1979725639">
          <w:marLeft w:val="0"/>
          <w:marRight w:val="0"/>
          <w:marTop w:val="0"/>
          <w:marBottom w:val="0"/>
          <w:divBdr>
            <w:top w:val="none" w:sz="0" w:space="0" w:color="auto"/>
            <w:left w:val="none" w:sz="0" w:space="0" w:color="auto"/>
            <w:bottom w:val="none" w:sz="0" w:space="0" w:color="auto"/>
            <w:right w:val="none" w:sz="0" w:space="0" w:color="auto"/>
          </w:divBdr>
        </w:div>
      </w:divsChild>
    </w:div>
    <w:div w:id="721562301">
      <w:bodyDiv w:val="1"/>
      <w:marLeft w:val="0"/>
      <w:marRight w:val="0"/>
      <w:marTop w:val="0"/>
      <w:marBottom w:val="0"/>
      <w:divBdr>
        <w:top w:val="none" w:sz="0" w:space="0" w:color="auto"/>
        <w:left w:val="none" w:sz="0" w:space="0" w:color="auto"/>
        <w:bottom w:val="none" w:sz="0" w:space="0" w:color="auto"/>
        <w:right w:val="none" w:sz="0" w:space="0" w:color="auto"/>
      </w:divBdr>
    </w:div>
    <w:div w:id="725107025">
      <w:bodyDiv w:val="1"/>
      <w:marLeft w:val="0"/>
      <w:marRight w:val="0"/>
      <w:marTop w:val="0"/>
      <w:marBottom w:val="0"/>
      <w:divBdr>
        <w:top w:val="none" w:sz="0" w:space="0" w:color="auto"/>
        <w:left w:val="none" w:sz="0" w:space="0" w:color="auto"/>
        <w:bottom w:val="none" w:sz="0" w:space="0" w:color="auto"/>
        <w:right w:val="none" w:sz="0" w:space="0" w:color="auto"/>
      </w:divBdr>
    </w:div>
    <w:div w:id="752746924">
      <w:bodyDiv w:val="1"/>
      <w:marLeft w:val="0"/>
      <w:marRight w:val="0"/>
      <w:marTop w:val="0"/>
      <w:marBottom w:val="0"/>
      <w:divBdr>
        <w:top w:val="none" w:sz="0" w:space="0" w:color="auto"/>
        <w:left w:val="none" w:sz="0" w:space="0" w:color="auto"/>
        <w:bottom w:val="none" w:sz="0" w:space="0" w:color="auto"/>
        <w:right w:val="none" w:sz="0" w:space="0" w:color="auto"/>
      </w:divBdr>
    </w:div>
    <w:div w:id="780345935">
      <w:bodyDiv w:val="1"/>
      <w:marLeft w:val="0"/>
      <w:marRight w:val="0"/>
      <w:marTop w:val="0"/>
      <w:marBottom w:val="0"/>
      <w:divBdr>
        <w:top w:val="none" w:sz="0" w:space="0" w:color="auto"/>
        <w:left w:val="none" w:sz="0" w:space="0" w:color="auto"/>
        <w:bottom w:val="none" w:sz="0" w:space="0" w:color="auto"/>
        <w:right w:val="none" w:sz="0" w:space="0" w:color="auto"/>
      </w:divBdr>
    </w:div>
    <w:div w:id="781341539">
      <w:bodyDiv w:val="1"/>
      <w:marLeft w:val="0"/>
      <w:marRight w:val="0"/>
      <w:marTop w:val="0"/>
      <w:marBottom w:val="0"/>
      <w:divBdr>
        <w:top w:val="none" w:sz="0" w:space="0" w:color="auto"/>
        <w:left w:val="none" w:sz="0" w:space="0" w:color="auto"/>
        <w:bottom w:val="none" w:sz="0" w:space="0" w:color="auto"/>
        <w:right w:val="none" w:sz="0" w:space="0" w:color="auto"/>
      </w:divBdr>
    </w:div>
    <w:div w:id="787312286">
      <w:bodyDiv w:val="1"/>
      <w:marLeft w:val="0"/>
      <w:marRight w:val="0"/>
      <w:marTop w:val="0"/>
      <w:marBottom w:val="0"/>
      <w:divBdr>
        <w:top w:val="none" w:sz="0" w:space="0" w:color="auto"/>
        <w:left w:val="none" w:sz="0" w:space="0" w:color="auto"/>
        <w:bottom w:val="none" w:sz="0" w:space="0" w:color="auto"/>
        <w:right w:val="none" w:sz="0" w:space="0" w:color="auto"/>
      </w:divBdr>
    </w:div>
    <w:div w:id="790635875">
      <w:bodyDiv w:val="1"/>
      <w:marLeft w:val="0"/>
      <w:marRight w:val="0"/>
      <w:marTop w:val="0"/>
      <w:marBottom w:val="0"/>
      <w:divBdr>
        <w:top w:val="none" w:sz="0" w:space="0" w:color="auto"/>
        <w:left w:val="none" w:sz="0" w:space="0" w:color="auto"/>
        <w:bottom w:val="none" w:sz="0" w:space="0" w:color="auto"/>
        <w:right w:val="none" w:sz="0" w:space="0" w:color="auto"/>
      </w:divBdr>
    </w:div>
    <w:div w:id="803740124">
      <w:bodyDiv w:val="1"/>
      <w:marLeft w:val="0"/>
      <w:marRight w:val="0"/>
      <w:marTop w:val="0"/>
      <w:marBottom w:val="0"/>
      <w:divBdr>
        <w:top w:val="none" w:sz="0" w:space="0" w:color="auto"/>
        <w:left w:val="none" w:sz="0" w:space="0" w:color="auto"/>
        <w:bottom w:val="none" w:sz="0" w:space="0" w:color="auto"/>
        <w:right w:val="none" w:sz="0" w:space="0" w:color="auto"/>
      </w:divBdr>
    </w:div>
    <w:div w:id="844904131">
      <w:bodyDiv w:val="1"/>
      <w:marLeft w:val="0"/>
      <w:marRight w:val="0"/>
      <w:marTop w:val="0"/>
      <w:marBottom w:val="0"/>
      <w:divBdr>
        <w:top w:val="none" w:sz="0" w:space="0" w:color="auto"/>
        <w:left w:val="none" w:sz="0" w:space="0" w:color="auto"/>
        <w:bottom w:val="none" w:sz="0" w:space="0" w:color="auto"/>
        <w:right w:val="none" w:sz="0" w:space="0" w:color="auto"/>
      </w:divBdr>
    </w:div>
    <w:div w:id="964509594">
      <w:bodyDiv w:val="1"/>
      <w:marLeft w:val="0"/>
      <w:marRight w:val="0"/>
      <w:marTop w:val="0"/>
      <w:marBottom w:val="0"/>
      <w:divBdr>
        <w:top w:val="none" w:sz="0" w:space="0" w:color="auto"/>
        <w:left w:val="none" w:sz="0" w:space="0" w:color="auto"/>
        <w:bottom w:val="none" w:sz="0" w:space="0" w:color="auto"/>
        <w:right w:val="none" w:sz="0" w:space="0" w:color="auto"/>
      </w:divBdr>
    </w:div>
    <w:div w:id="1034693193">
      <w:bodyDiv w:val="1"/>
      <w:marLeft w:val="0"/>
      <w:marRight w:val="0"/>
      <w:marTop w:val="0"/>
      <w:marBottom w:val="0"/>
      <w:divBdr>
        <w:top w:val="none" w:sz="0" w:space="0" w:color="auto"/>
        <w:left w:val="none" w:sz="0" w:space="0" w:color="auto"/>
        <w:bottom w:val="none" w:sz="0" w:space="0" w:color="auto"/>
        <w:right w:val="none" w:sz="0" w:space="0" w:color="auto"/>
      </w:divBdr>
    </w:div>
    <w:div w:id="1050954911">
      <w:bodyDiv w:val="1"/>
      <w:marLeft w:val="0"/>
      <w:marRight w:val="0"/>
      <w:marTop w:val="0"/>
      <w:marBottom w:val="0"/>
      <w:divBdr>
        <w:top w:val="none" w:sz="0" w:space="0" w:color="auto"/>
        <w:left w:val="none" w:sz="0" w:space="0" w:color="auto"/>
        <w:bottom w:val="none" w:sz="0" w:space="0" w:color="auto"/>
        <w:right w:val="none" w:sz="0" w:space="0" w:color="auto"/>
      </w:divBdr>
    </w:div>
    <w:div w:id="1066148289">
      <w:bodyDiv w:val="1"/>
      <w:marLeft w:val="0"/>
      <w:marRight w:val="0"/>
      <w:marTop w:val="0"/>
      <w:marBottom w:val="0"/>
      <w:divBdr>
        <w:top w:val="none" w:sz="0" w:space="0" w:color="auto"/>
        <w:left w:val="none" w:sz="0" w:space="0" w:color="auto"/>
        <w:bottom w:val="none" w:sz="0" w:space="0" w:color="auto"/>
        <w:right w:val="none" w:sz="0" w:space="0" w:color="auto"/>
      </w:divBdr>
    </w:div>
    <w:div w:id="1156727058">
      <w:bodyDiv w:val="1"/>
      <w:marLeft w:val="0"/>
      <w:marRight w:val="0"/>
      <w:marTop w:val="0"/>
      <w:marBottom w:val="0"/>
      <w:divBdr>
        <w:top w:val="none" w:sz="0" w:space="0" w:color="auto"/>
        <w:left w:val="none" w:sz="0" w:space="0" w:color="auto"/>
        <w:bottom w:val="none" w:sz="0" w:space="0" w:color="auto"/>
        <w:right w:val="none" w:sz="0" w:space="0" w:color="auto"/>
      </w:divBdr>
    </w:div>
    <w:div w:id="1200168211">
      <w:bodyDiv w:val="1"/>
      <w:marLeft w:val="0"/>
      <w:marRight w:val="0"/>
      <w:marTop w:val="0"/>
      <w:marBottom w:val="0"/>
      <w:divBdr>
        <w:top w:val="none" w:sz="0" w:space="0" w:color="auto"/>
        <w:left w:val="none" w:sz="0" w:space="0" w:color="auto"/>
        <w:bottom w:val="none" w:sz="0" w:space="0" w:color="auto"/>
        <w:right w:val="none" w:sz="0" w:space="0" w:color="auto"/>
      </w:divBdr>
      <w:divsChild>
        <w:div w:id="68039832">
          <w:marLeft w:val="0"/>
          <w:marRight w:val="0"/>
          <w:marTop w:val="0"/>
          <w:marBottom w:val="0"/>
          <w:divBdr>
            <w:top w:val="none" w:sz="0" w:space="0" w:color="auto"/>
            <w:left w:val="none" w:sz="0" w:space="0" w:color="auto"/>
            <w:bottom w:val="none" w:sz="0" w:space="0" w:color="auto"/>
            <w:right w:val="none" w:sz="0" w:space="0" w:color="auto"/>
          </w:divBdr>
        </w:div>
        <w:div w:id="446241516">
          <w:marLeft w:val="0"/>
          <w:marRight w:val="0"/>
          <w:marTop w:val="0"/>
          <w:marBottom w:val="0"/>
          <w:divBdr>
            <w:top w:val="none" w:sz="0" w:space="0" w:color="auto"/>
            <w:left w:val="none" w:sz="0" w:space="0" w:color="auto"/>
            <w:bottom w:val="none" w:sz="0" w:space="0" w:color="auto"/>
            <w:right w:val="none" w:sz="0" w:space="0" w:color="auto"/>
          </w:divBdr>
        </w:div>
      </w:divsChild>
    </w:div>
    <w:div w:id="1208299087">
      <w:bodyDiv w:val="1"/>
      <w:marLeft w:val="0"/>
      <w:marRight w:val="0"/>
      <w:marTop w:val="0"/>
      <w:marBottom w:val="0"/>
      <w:divBdr>
        <w:top w:val="none" w:sz="0" w:space="0" w:color="auto"/>
        <w:left w:val="none" w:sz="0" w:space="0" w:color="auto"/>
        <w:bottom w:val="none" w:sz="0" w:space="0" w:color="auto"/>
        <w:right w:val="none" w:sz="0" w:space="0" w:color="auto"/>
      </w:divBdr>
    </w:div>
    <w:div w:id="1224292293">
      <w:bodyDiv w:val="1"/>
      <w:marLeft w:val="0"/>
      <w:marRight w:val="0"/>
      <w:marTop w:val="0"/>
      <w:marBottom w:val="0"/>
      <w:divBdr>
        <w:top w:val="none" w:sz="0" w:space="0" w:color="auto"/>
        <w:left w:val="none" w:sz="0" w:space="0" w:color="auto"/>
        <w:bottom w:val="none" w:sz="0" w:space="0" w:color="auto"/>
        <w:right w:val="none" w:sz="0" w:space="0" w:color="auto"/>
      </w:divBdr>
    </w:div>
    <w:div w:id="1262834552">
      <w:bodyDiv w:val="1"/>
      <w:marLeft w:val="0"/>
      <w:marRight w:val="0"/>
      <w:marTop w:val="0"/>
      <w:marBottom w:val="0"/>
      <w:divBdr>
        <w:top w:val="none" w:sz="0" w:space="0" w:color="auto"/>
        <w:left w:val="none" w:sz="0" w:space="0" w:color="auto"/>
        <w:bottom w:val="none" w:sz="0" w:space="0" w:color="auto"/>
        <w:right w:val="none" w:sz="0" w:space="0" w:color="auto"/>
      </w:divBdr>
    </w:div>
    <w:div w:id="1281953091">
      <w:bodyDiv w:val="1"/>
      <w:marLeft w:val="0"/>
      <w:marRight w:val="0"/>
      <w:marTop w:val="0"/>
      <w:marBottom w:val="0"/>
      <w:divBdr>
        <w:top w:val="none" w:sz="0" w:space="0" w:color="auto"/>
        <w:left w:val="none" w:sz="0" w:space="0" w:color="auto"/>
        <w:bottom w:val="none" w:sz="0" w:space="0" w:color="auto"/>
        <w:right w:val="none" w:sz="0" w:space="0" w:color="auto"/>
      </w:divBdr>
    </w:div>
    <w:div w:id="1322151349">
      <w:bodyDiv w:val="1"/>
      <w:marLeft w:val="0"/>
      <w:marRight w:val="0"/>
      <w:marTop w:val="0"/>
      <w:marBottom w:val="0"/>
      <w:divBdr>
        <w:top w:val="none" w:sz="0" w:space="0" w:color="auto"/>
        <w:left w:val="none" w:sz="0" w:space="0" w:color="auto"/>
        <w:bottom w:val="none" w:sz="0" w:space="0" w:color="auto"/>
        <w:right w:val="none" w:sz="0" w:space="0" w:color="auto"/>
      </w:divBdr>
    </w:div>
    <w:div w:id="1361321116">
      <w:bodyDiv w:val="1"/>
      <w:marLeft w:val="0"/>
      <w:marRight w:val="0"/>
      <w:marTop w:val="0"/>
      <w:marBottom w:val="0"/>
      <w:divBdr>
        <w:top w:val="none" w:sz="0" w:space="0" w:color="auto"/>
        <w:left w:val="none" w:sz="0" w:space="0" w:color="auto"/>
        <w:bottom w:val="none" w:sz="0" w:space="0" w:color="auto"/>
        <w:right w:val="none" w:sz="0" w:space="0" w:color="auto"/>
      </w:divBdr>
    </w:div>
    <w:div w:id="1553349533">
      <w:bodyDiv w:val="1"/>
      <w:marLeft w:val="0"/>
      <w:marRight w:val="0"/>
      <w:marTop w:val="0"/>
      <w:marBottom w:val="0"/>
      <w:divBdr>
        <w:top w:val="none" w:sz="0" w:space="0" w:color="auto"/>
        <w:left w:val="none" w:sz="0" w:space="0" w:color="auto"/>
        <w:bottom w:val="none" w:sz="0" w:space="0" w:color="auto"/>
        <w:right w:val="none" w:sz="0" w:space="0" w:color="auto"/>
      </w:divBdr>
    </w:div>
    <w:div w:id="1569539531">
      <w:bodyDiv w:val="1"/>
      <w:marLeft w:val="0"/>
      <w:marRight w:val="0"/>
      <w:marTop w:val="0"/>
      <w:marBottom w:val="0"/>
      <w:divBdr>
        <w:top w:val="none" w:sz="0" w:space="0" w:color="auto"/>
        <w:left w:val="none" w:sz="0" w:space="0" w:color="auto"/>
        <w:bottom w:val="none" w:sz="0" w:space="0" w:color="auto"/>
        <w:right w:val="none" w:sz="0" w:space="0" w:color="auto"/>
      </w:divBdr>
    </w:div>
    <w:div w:id="1588072715">
      <w:bodyDiv w:val="1"/>
      <w:marLeft w:val="0"/>
      <w:marRight w:val="0"/>
      <w:marTop w:val="0"/>
      <w:marBottom w:val="0"/>
      <w:divBdr>
        <w:top w:val="none" w:sz="0" w:space="0" w:color="auto"/>
        <w:left w:val="none" w:sz="0" w:space="0" w:color="auto"/>
        <w:bottom w:val="none" w:sz="0" w:space="0" w:color="auto"/>
        <w:right w:val="none" w:sz="0" w:space="0" w:color="auto"/>
      </w:divBdr>
    </w:div>
    <w:div w:id="1604147632">
      <w:bodyDiv w:val="1"/>
      <w:marLeft w:val="0"/>
      <w:marRight w:val="0"/>
      <w:marTop w:val="0"/>
      <w:marBottom w:val="0"/>
      <w:divBdr>
        <w:top w:val="none" w:sz="0" w:space="0" w:color="auto"/>
        <w:left w:val="none" w:sz="0" w:space="0" w:color="auto"/>
        <w:bottom w:val="none" w:sz="0" w:space="0" w:color="auto"/>
        <w:right w:val="none" w:sz="0" w:space="0" w:color="auto"/>
      </w:divBdr>
    </w:div>
    <w:div w:id="1623221608">
      <w:bodyDiv w:val="1"/>
      <w:marLeft w:val="0"/>
      <w:marRight w:val="0"/>
      <w:marTop w:val="0"/>
      <w:marBottom w:val="0"/>
      <w:divBdr>
        <w:top w:val="none" w:sz="0" w:space="0" w:color="auto"/>
        <w:left w:val="none" w:sz="0" w:space="0" w:color="auto"/>
        <w:bottom w:val="none" w:sz="0" w:space="0" w:color="auto"/>
        <w:right w:val="none" w:sz="0" w:space="0" w:color="auto"/>
      </w:divBdr>
      <w:divsChild>
        <w:div w:id="1468091156">
          <w:marLeft w:val="0"/>
          <w:marRight w:val="0"/>
          <w:marTop w:val="0"/>
          <w:marBottom w:val="0"/>
          <w:divBdr>
            <w:top w:val="none" w:sz="0" w:space="0" w:color="auto"/>
            <w:left w:val="none" w:sz="0" w:space="0" w:color="auto"/>
            <w:bottom w:val="none" w:sz="0" w:space="0" w:color="auto"/>
            <w:right w:val="none" w:sz="0" w:space="0" w:color="auto"/>
          </w:divBdr>
        </w:div>
      </w:divsChild>
    </w:div>
    <w:div w:id="1626234203">
      <w:bodyDiv w:val="1"/>
      <w:marLeft w:val="0"/>
      <w:marRight w:val="0"/>
      <w:marTop w:val="0"/>
      <w:marBottom w:val="0"/>
      <w:divBdr>
        <w:top w:val="none" w:sz="0" w:space="0" w:color="auto"/>
        <w:left w:val="none" w:sz="0" w:space="0" w:color="auto"/>
        <w:bottom w:val="none" w:sz="0" w:space="0" w:color="auto"/>
        <w:right w:val="none" w:sz="0" w:space="0" w:color="auto"/>
      </w:divBdr>
    </w:div>
    <w:div w:id="1636176454">
      <w:bodyDiv w:val="1"/>
      <w:marLeft w:val="0"/>
      <w:marRight w:val="0"/>
      <w:marTop w:val="0"/>
      <w:marBottom w:val="0"/>
      <w:divBdr>
        <w:top w:val="none" w:sz="0" w:space="0" w:color="auto"/>
        <w:left w:val="none" w:sz="0" w:space="0" w:color="auto"/>
        <w:bottom w:val="none" w:sz="0" w:space="0" w:color="auto"/>
        <w:right w:val="none" w:sz="0" w:space="0" w:color="auto"/>
      </w:divBdr>
    </w:div>
    <w:div w:id="1662197595">
      <w:bodyDiv w:val="1"/>
      <w:marLeft w:val="0"/>
      <w:marRight w:val="0"/>
      <w:marTop w:val="0"/>
      <w:marBottom w:val="0"/>
      <w:divBdr>
        <w:top w:val="none" w:sz="0" w:space="0" w:color="auto"/>
        <w:left w:val="none" w:sz="0" w:space="0" w:color="auto"/>
        <w:bottom w:val="none" w:sz="0" w:space="0" w:color="auto"/>
        <w:right w:val="none" w:sz="0" w:space="0" w:color="auto"/>
      </w:divBdr>
    </w:div>
    <w:div w:id="1688679099">
      <w:bodyDiv w:val="1"/>
      <w:marLeft w:val="0"/>
      <w:marRight w:val="0"/>
      <w:marTop w:val="0"/>
      <w:marBottom w:val="0"/>
      <w:divBdr>
        <w:top w:val="none" w:sz="0" w:space="0" w:color="auto"/>
        <w:left w:val="none" w:sz="0" w:space="0" w:color="auto"/>
        <w:bottom w:val="none" w:sz="0" w:space="0" w:color="auto"/>
        <w:right w:val="none" w:sz="0" w:space="0" w:color="auto"/>
      </w:divBdr>
    </w:div>
    <w:div w:id="1805001088">
      <w:bodyDiv w:val="1"/>
      <w:marLeft w:val="0"/>
      <w:marRight w:val="0"/>
      <w:marTop w:val="0"/>
      <w:marBottom w:val="0"/>
      <w:divBdr>
        <w:top w:val="none" w:sz="0" w:space="0" w:color="auto"/>
        <w:left w:val="none" w:sz="0" w:space="0" w:color="auto"/>
        <w:bottom w:val="none" w:sz="0" w:space="0" w:color="auto"/>
        <w:right w:val="none" w:sz="0" w:space="0" w:color="auto"/>
      </w:divBdr>
      <w:divsChild>
        <w:div w:id="921720050">
          <w:marLeft w:val="1166"/>
          <w:marRight w:val="0"/>
          <w:marTop w:val="0"/>
          <w:marBottom w:val="0"/>
          <w:divBdr>
            <w:top w:val="none" w:sz="0" w:space="0" w:color="auto"/>
            <w:left w:val="none" w:sz="0" w:space="0" w:color="auto"/>
            <w:bottom w:val="none" w:sz="0" w:space="0" w:color="auto"/>
            <w:right w:val="none" w:sz="0" w:space="0" w:color="auto"/>
          </w:divBdr>
        </w:div>
      </w:divsChild>
    </w:div>
    <w:div w:id="1846167115">
      <w:bodyDiv w:val="1"/>
      <w:marLeft w:val="0"/>
      <w:marRight w:val="0"/>
      <w:marTop w:val="0"/>
      <w:marBottom w:val="0"/>
      <w:divBdr>
        <w:top w:val="none" w:sz="0" w:space="0" w:color="auto"/>
        <w:left w:val="none" w:sz="0" w:space="0" w:color="auto"/>
        <w:bottom w:val="none" w:sz="0" w:space="0" w:color="auto"/>
        <w:right w:val="none" w:sz="0" w:space="0" w:color="auto"/>
      </w:divBdr>
      <w:divsChild>
        <w:div w:id="114032721">
          <w:marLeft w:val="0"/>
          <w:marRight w:val="0"/>
          <w:marTop w:val="0"/>
          <w:marBottom w:val="0"/>
          <w:divBdr>
            <w:top w:val="none" w:sz="0" w:space="0" w:color="auto"/>
            <w:left w:val="none" w:sz="0" w:space="0" w:color="auto"/>
            <w:bottom w:val="none" w:sz="0" w:space="0" w:color="auto"/>
            <w:right w:val="none" w:sz="0" w:space="0" w:color="auto"/>
          </w:divBdr>
        </w:div>
        <w:div w:id="275648173">
          <w:marLeft w:val="0"/>
          <w:marRight w:val="0"/>
          <w:marTop w:val="0"/>
          <w:marBottom w:val="0"/>
          <w:divBdr>
            <w:top w:val="none" w:sz="0" w:space="0" w:color="auto"/>
            <w:left w:val="none" w:sz="0" w:space="0" w:color="auto"/>
            <w:bottom w:val="none" w:sz="0" w:space="0" w:color="auto"/>
            <w:right w:val="none" w:sz="0" w:space="0" w:color="auto"/>
          </w:divBdr>
        </w:div>
        <w:div w:id="352612015">
          <w:marLeft w:val="0"/>
          <w:marRight w:val="0"/>
          <w:marTop w:val="0"/>
          <w:marBottom w:val="0"/>
          <w:divBdr>
            <w:top w:val="none" w:sz="0" w:space="0" w:color="auto"/>
            <w:left w:val="none" w:sz="0" w:space="0" w:color="auto"/>
            <w:bottom w:val="none" w:sz="0" w:space="0" w:color="auto"/>
            <w:right w:val="none" w:sz="0" w:space="0" w:color="auto"/>
          </w:divBdr>
        </w:div>
        <w:div w:id="413937722">
          <w:marLeft w:val="0"/>
          <w:marRight w:val="0"/>
          <w:marTop w:val="0"/>
          <w:marBottom w:val="0"/>
          <w:divBdr>
            <w:top w:val="none" w:sz="0" w:space="0" w:color="auto"/>
            <w:left w:val="none" w:sz="0" w:space="0" w:color="auto"/>
            <w:bottom w:val="none" w:sz="0" w:space="0" w:color="auto"/>
            <w:right w:val="none" w:sz="0" w:space="0" w:color="auto"/>
          </w:divBdr>
        </w:div>
        <w:div w:id="414202918">
          <w:marLeft w:val="0"/>
          <w:marRight w:val="0"/>
          <w:marTop w:val="0"/>
          <w:marBottom w:val="0"/>
          <w:divBdr>
            <w:top w:val="none" w:sz="0" w:space="0" w:color="auto"/>
            <w:left w:val="none" w:sz="0" w:space="0" w:color="auto"/>
            <w:bottom w:val="none" w:sz="0" w:space="0" w:color="auto"/>
            <w:right w:val="none" w:sz="0" w:space="0" w:color="auto"/>
          </w:divBdr>
        </w:div>
        <w:div w:id="529224487">
          <w:marLeft w:val="0"/>
          <w:marRight w:val="0"/>
          <w:marTop w:val="0"/>
          <w:marBottom w:val="0"/>
          <w:divBdr>
            <w:top w:val="none" w:sz="0" w:space="0" w:color="auto"/>
            <w:left w:val="none" w:sz="0" w:space="0" w:color="auto"/>
            <w:bottom w:val="none" w:sz="0" w:space="0" w:color="auto"/>
            <w:right w:val="none" w:sz="0" w:space="0" w:color="auto"/>
          </w:divBdr>
        </w:div>
        <w:div w:id="613440363">
          <w:marLeft w:val="0"/>
          <w:marRight w:val="0"/>
          <w:marTop w:val="0"/>
          <w:marBottom w:val="0"/>
          <w:divBdr>
            <w:top w:val="none" w:sz="0" w:space="0" w:color="auto"/>
            <w:left w:val="none" w:sz="0" w:space="0" w:color="auto"/>
            <w:bottom w:val="none" w:sz="0" w:space="0" w:color="auto"/>
            <w:right w:val="none" w:sz="0" w:space="0" w:color="auto"/>
          </w:divBdr>
        </w:div>
        <w:div w:id="704210997">
          <w:marLeft w:val="0"/>
          <w:marRight w:val="0"/>
          <w:marTop w:val="0"/>
          <w:marBottom w:val="0"/>
          <w:divBdr>
            <w:top w:val="none" w:sz="0" w:space="0" w:color="auto"/>
            <w:left w:val="none" w:sz="0" w:space="0" w:color="auto"/>
            <w:bottom w:val="none" w:sz="0" w:space="0" w:color="auto"/>
            <w:right w:val="none" w:sz="0" w:space="0" w:color="auto"/>
          </w:divBdr>
        </w:div>
        <w:div w:id="821459440">
          <w:marLeft w:val="0"/>
          <w:marRight w:val="0"/>
          <w:marTop w:val="0"/>
          <w:marBottom w:val="0"/>
          <w:divBdr>
            <w:top w:val="none" w:sz="0" w:space="0" w:color="auto"/>
            <w:left w:val="none" w:sz="0" w:space="0" w:color="auto"/>
            <w:bottom w:val="none" w:sz="0" w:space="0" w:color="auto"/>
            <w:right w:val="none" w:sz="0" w:space="0" w:color="auto"/>
          </w:divBdr>
        </w:div>
        <w:div w:id="1038705950">
          <w:marLeft w:val="0"/>
          <w:marRight w:val="0"/>
          <w:marTop w:val="0"/>
          <w:marBottom w:val="0"/>
          <w:divBdr>
            <w:top w:val="none" w:sz="0" w:space="0" w:color="auto"/>
            <w:left w:val="none" w:sz="0" w:space="0" w:color="auto"/>
            <w:bottom w:val="none" w:sz="0" w:space="0" w:color="auto"/>
            <w:right w:val="none" w:sz="0" w:space="0" w:color="auto"/>
          </w:divBdr>
        </w:div>
        <w:div w:id="1072124193">
          <w:marLeft w:val="0"/>
          <w:marRight w:val="0"/>
          <w:marTop w:val="0"/>
          <w:marBottom w:val="0"/>
          <w:divBdr>
            <w:top w:val="none" w:sz="0" w:space="0" w:color="auto"/>
            <w:left w:val="none" w:sz="0" w:space="0" w:color="auto"/>
            <w:bottom w:val="none" w:sz="0" w:space="0" w:color="auto"/>
            <w:right w:val="none" w:sz="0" w:space="0" w:color="auto"/>
          </w:divBdr>
        </w:div>
        <w:div w:id="1078018621">
          <w:marLeft w:val="0"/>
          <w:marRight w:val="0"/>
          <w:marTop w:val="0"/>
          <w:marBottom w:val="0"/>
          <w:divBdr>
            <w:top w:val="none" w:sz="0" w:space="0" w:color="auto"/>
            <w:left w:val="none" w:sz="0" w:space="0" w:color="auto"/>
            <w:bottom w:val="none" w:sz="0" w:space="0" w:color="auto"/>
            <w:right w:val="none" w:sz="0" w:space="0" w:color="auto"/>
          </w:divBdr>
        </w:div>
        <w:div w:id="1149902135">
          <w:marLeft w:val="0"/>
          <w:marRight w:val="0"/>
          <w:marTop w:val="0"/>
          <w:marBottom w:val="0"/>
          <w:divBdr>
            <w:top w:val="none" w:sz="0" w:space="0" w:color="auto"/>
            <w:left w:val="none" w:sz="0" w:space="0" w:color="auto"/>
            <w:bottom w:val="none" w:sz="0" w:space="0" w:color="auto"/>
            <w:right w:val="none" w:sz="0" w:space="0" w:color="auto"/>
          </w:divBdr>
        </w:div>
        <w:div w:id="1213273227">
          <w:marLeft w:val="0"/>
          <w:marRight w:val="0"/>
          <w:marTop w:val="0"/>
          <w:marBottom w:val="0"/>
          <w:divBdr>
            <w:top w:val="none" w:sz="0" w:space="0" w:color="auto"/>
            <w:left w:val="none" w:sz="0" w:space="0" w:color="auto"/>
            <w:bottom w:val="none" w:sz="0" w:space="0" w:color="auto"/>
            <w:right w:val="none" w:sz="0" w:space="0" w:color="auto"/>
          </w:divBdr>
        </w:div>
        <w:div w:id="1586954943">
          <w:marLeft w:val="0"/>
          <w:marRight w:val="0"/>
          <w:marTop w:val="0"/>
          <w:marBottom w:val="0"/>
          <w:divBdr>
            <w:top w:val="none" w:sz="0" w:space="0" w:color="auto"/>
            <w:left w:val="none" w:sz="0" w:space="0" w:color="auto"/>
            <w:bottom w:val="none" w:sz="0" w:space="0" w:color="auto"/>
            <w:right w:val="none" w:sz="0" w:space="0" w:color="auto"/>
          </w:divBdr>
        </w:div>
        <w:div w:id="1616398315">
          <w:marLeft w:val="0"/>
          <w:marRight w:val="0"/>
          <w:marTop w:val="0"/>
          <w:marBottom w:val="0"/>
          <w:divBdr>
            <w:top w:val="none" w:sz="0" w:space="0" w:color="auto"/>
            <w:left w:val="none" w:sz="0" w:space="0" w:color="auto"/>
            <w:bottom w:val="none" w:sz="0" w:space="0" w:color="auto"/>
            <w:right w:val="none" w:sz="0" w:space="0" w:color="auto"/>
          </w:divBdr>
        </w:div>
        <w:div w:id="1703936145">
          <w:marLeft w:val="0"/>
          <w:marRight w:val="0"/>
          <w:marTop w:val="0"/>
          <w:marBottom w:val="0"/>
          <w:divBdr>
            <w:top w:val="none" w:sz="0" w:space="0" w:color="auto"/>
            <w:left w:val="none" w:sz="0" w:space="0" w:color="auto"/>
            <w:bottom w:val="none" w:sz="0" w:space="0" w:color="auto"/>
            <w:right w:val="none" w:sz="0" w:space="0" w:color="auto"/>
          </w:divBdr>
        </w:div>
        <w:div w:id="1772816158">
          <w:marLeft w:val="0"/>
          <w:marRight w:val="0"/>
          <w:marTop w:val="0"/>
          <w:marBottom w:val="0"/>
          <w:divBdr>
            <w:top w:val="none" w:sz="0" w:space="0" w:color="auto"/>
            <w:left w:val="none" w:sz="0" w:space="0" w:color="auto"/>
            <w:bottom w:val="none" w:sz="0" w:space="0" w:color="auto"/>
            <w:right w:val="none" w:sz="0" w:space="0" w:color="auto"/>
          </w:divBdr>
        </w:div>
      </w:divsChild>
    </w:div>
    <w:div w:id="1895433589">
      <w:bodyDiv w:val="1"/>
      <w:marLeft w:val="0"/>
      <w:marRight w:val="0"/>
      <w:marTop w:val="0"/>
      <w:marBottom w:val="0"/>
      <w:divBdr>
        <w:top w:val="none" w:sz="0" w:space="0" w:color="auto"/>
        <w:left w:val="none" w:sz="0" w:space="0" w:color="auto"/>
        <w:bottom w:val="none" w:sz="0" w:space="0" w:color="auto"/>
        <w:right w:val="none" w:sz="0" w:space="0" w:color="auto"/>
      </w:divBdr>
    </w:div>
    <w:div w:id="1984890319">
      <w:bodyDiv w:val="1"/>
      <w:marLeft w:val="0"/>
      <w:marRight w:val="0"/>
      <w:marTop w:val="0"/>
      <w:marBottom w:val="0"/>
      <w:divBdr>
        <w:top w:val="none" w:sz="0" w:space="0" w:color="auto"/>
        <w:left w:val="none" w:sz="0" w:space="0" w:color="auto"/>
        <w:bottom w:val="none" w:sz="0" w:space="0" w:color="auto"/>
        <w:right w:val="none" w:sz="0" w:space="0" w:color="auto"/>
      </w:divBdr>
    </w:div>
    <w:div w:id="1995059754">
      <w:bodyDiv w:val="1"/>
      <w:marLeft w:val="0"/>
      <w:marRight w:val="0"/>
      <w:marTop w:val="0"/>
      <w:marBottom w:val="0"/>
      <w:divBdr>
        <w:top w:val="none" w:sz="0" w:space="0" w:color="auto"/>
        <w:left w:val="none" w:sz="0" w:space="0" w:color="auto"/>
        <w:bottom w:val="none" w:sz="0" w:space="0" w:color="auto"/>
        <w:right w:val="none" w:sz="0" w:space="0" w:color="auto"/>
      </w:divBdr>
    </w:div>
    <w:div w:id="2081293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eader" Target="header4.xml"/><Relationship Id="rId21" Type="http://schemas.openxmlformats.org/officeDocument/2006/relationships/hyperlink" Target="https://github.com/GSA/EDX/blob/main/processes/data-collections.md" TargetMode="External"/><Relationship Id="rId42" Type="http://schemas.openxmlformats.org/officeDocument/2006/relationships/image" Target="media/image16.png"/><Relationship Id="rId47" Type="http://schemas.openxmlformats.org/officeDocument/2006/relationships/footer" Target="footer3.xml"/><Relationship Id="rId63" Type="http://schemas.openxmlformats.org/officeDocument/2006/relationships/hyperlink" Target="https://www.va.gov/vapubs/search_action.cfm?formno=0900" TargetMode="External"/><Relationship Id="rId68" Type="http://schemas.openxmlformats.org/officeDocument/2006/relationships/hyperlink" Target="http://vaww.nca.va.gov/policies/directives.asp?order=desc&amp;orderby=issue_date" TargetMode="External"/><Relationship Id="rId84" Type="http://schemas.openxmlformats.org/officeDocument/2006/relationships/hyperlink" Target="https://usdagcc.sharepoint.com/:u:/r/sites/MRP-APHIS-MRPBS-IT-DADIVNInfrastructure/Shared%20Documents/Architecture%20and%20Technical/Most%20Recent%20Diagrams/Visio%20format/IVN%20SystemArchitecture%20V0.1.0.vsdx?d=w6b9521c5fdfe46669c09d240cfc95bfd&amp;csf=1&amp;web=1&amp;e=psJ88d" TargetMode="External"/><Relationship Id="rId89" Type="http://schemas.openxmlformats.org/officeDocument/2006/relationships/header" Target="header9.xml"/><Relationship Id="rId16" Type="http://schemas.openxmlformats.org/officeDocument/2006/relationships/package" Target="embeddings/Microsoft_Visio_Drawing.vsdx"/><Relationship Id="rId11" Type="http://schemas.openxmlformats.org/officeDocument/2006/relationships/image" Target="media/image1.png"/><Relationship Id="rId32" Type="http://schemas.openxmlformats.org/officeDocument/2006/relationships/image" Target="media/image9.svg"/><Relationship Id="rId37" Type="http://schemas.openxmlformats.org/officeDocument/2006/relationships/hyperlink" Target="https://www.law.cornell.edu/topn/0" TargetMode="External"/><Relationship Id="rId53" Type="http://schemas.openxmlformats.org/officeDocument/2006/relationships/hyperlink" Target="https://va.my.salesforce.com/00O3d000000WvaY" TargetMode="External"/><Relationship Id="rId58" Type="http://schemas.openxmlformats.org/officeDocument/2006/relationships/hyperlink" Target="https://va.my.salesforce.com/00O/o" TargetMode="External"/><Relationship Id="rId74" Type="http://schemas.openxmlformats.org/officeDocument/2006/relationships/image" Target="media/image21.png"/><Relationship Id="rId79" Type="http://schemas.openxmlformats.org/officeDocument/2006/relationships/hyperlink" Target="https://mim.va.gov/IdentityManagement/aspx/groups/AllDLs.aspx" TargetMode="External"/><Relationship Id="rId5" Type="http://schemas.openxmlformats.org/officeDocument/2006/relationships/numbering" Target="numbering.xml"/><Relationship Id="rId90" Type="http://schemas.openxmlformats.org/officeDocument/2006/relationships/footer" Target="footer5.xml"/><Relationship Id="rId22" Type="http://schemas.openxmlformats.org/officeDocument/2006/relationships/image" Target="media/image5.emf"/><Relationship Id="rId27" Type="http://schemas.openxmlformats.org/officeDocument/2006/relationships/image" Target="media/image6.emf"/><Relationship Id="rId43" Type="http://schemas.openxmlformats.org/officeDocument/2006/relationships/hyperlink" Target="https://www.whitehouse.gov/wp-content/uploads/2018/06/a11.pdf" TargetMode="External"/><Relationship Id="rId48" Type="http://schemas.openxmlformats.org/officeDocument/2006/relationships/header" Target="header6.xml"/><Relationship Id="rId64" Type="http://schemas.openxmlformats.org/officeDocument/2006/relationships/hyperlink" Target="https://www.va.gov/vhapublications/publications.cfm?Pub=1" TargetMode="External"/><Relationship Id="rId69" Type="http://schemas.openxmlformats.org/officeDocument/2006/relationships/hyperlink" Target="https://www.va.gov/modernization/" TargetMode="External"/><Relationship Id="rId8" Type="http://schemas.openxmlformats.org/officeDocument/2006/relationships/webSettings" Target="webSettings.xml"/><Relationship Id="rId51" Type="http://schemas.openxmlformats.org/officeDocument/2006/relationships/hyperlink" Target="https://va.my.salesforce.com/00O3d000000WvaY" TargetMode="External"/><Relationship Id="rId72" Type="http://schemas.openxmlformats.org/officeDocument/2006/relationships/hyperlink" Target="https://www.va.gov/vhapublications/publications.cfm?pub=1" TargetMode="External"/><Relationship Id="rId80" Type="http://schemas.openxmlformats.org/officeDocument/2006/relationships/hyperlink" Target="https://mim.va.gov/IdentityManagement/aspx/groups/MyDLs.aspx" TargetMode="External"/><Relationship Id="rId85" Type="http://schemas.openxmlformats.org/officeDocument/2006/relationships/header" Target="header7.xml"/><Relationship Id="rId93" Type="http://schemas.microsoft.com/office/2011/relationships/people" Target="people.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3.emf"/><Relationship Id="rId25" Type="http://schemas.openxmlformats.org/officeDocument/2006/relationships/footer" Target="footer2.xml"/><Relationship Id="rId33" Type="http://schemas.openxmlformats.org/officeDocument/2006/relationships/hyperlink" Target="https://uscode.house.gov/classification/tables.shtml" TargetMode="External"/><Relationship Id="rId38" Type="http://schemas.openxmlformats.org/officeDocument/2006/relationships/image" Target="media/image12.png"/><Relationship Id="rId46" Type="http://schemas.openxmlformats.org/officeDocument/2006/relationships/header" Target="header5.xml"/><Relationship Id="rId59" Type="http://schemas.openxmlformats.org/officeDocument/2006/relationships/hyperlink" Target="mailto:Surya.Gobburi@va.gov" TargetMode="External"/><Relationship Id="rId67" Type="http://schemas.openxmlformats.org/officeDocument/2006/relationships/hyperlink" Target="https://www.va.gov/landing_organizations.htm" TargetMode="External"/><Relationship Id="rId20" Type="http://schemas.openxmlformats.org/officeDocument/2006/relationships/hyperlink" Target="https://github.com/GSA/EDX/blob/main/processes/data-collections.md" TargetMode="External"/><Relationship Id="rId41" Type="http://schemas.openxmlformats.org/officeDocument/2006/relationships/image" Target="media/image15.png"/><Relationship Id="rId54" Type="http://schemas.openxmlformats.org/officeDocument/2006/relationships/hyperlink" Target="file:///C:/Users/pquimby/Downloads/Initiative-to-component%20to%20delete%20&#8211;%20IVM%20~%20Salesforce%20-%20Unlimited%20Edition" TargetMode="External"/><Relationship Id="rId62" Type="http://schemas.openxmlformats.org/officeDocument/2006/relationships/hyperlink" Target="https://www.ea.oit.va.gov/VA_EA/Business-Models_Reports.asp" TargetMode="External"/><Relationship Id="rId70" Type="http://schemas.openxmlformats.org/officeDocument/2006/relationships/hyperlink" Target="https://www.va.gov/vapubs/search_action.cfm?dType=1" TargetMode="External"/><Relationship Id="rId75" Type="http://schemas.openxmlformats.org/officeDocument/2006/relationships/image" Target="media/image22.png"/><Relationship Id="rId83" Type="http://schemas.openxmlformats.org/officeDocument/2006/relationships/hyperlink" Target="https://mim.va.gov/IdentityManagement/aspx/groups/MyDLs.aspx" TargetMode="External"/><Relationship Id="rId88" Type="http://schemas.openxmlformats.org/officeDocument/2006/relationships/image" Target="media/image24.png"/><Relationship Id="rId91"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emf"/><Relationship Id="rId23" Type="http://schemas.openxmlformats.org/officeDocument/2006/relationships/package" Target="embeddings/Microsoft_Visio_Drawing2.vsdx"/><Relationship Id="rId28" Type="http://schemas.openxmlformats.org/officeDocument/2006/relationships/image" Target="media/image7.png"/><Relationship Id="rId36" Type="http://schemas.openxmlformats.org/officeDocument/2006/relationships/image" Target="media/image11.svg"/><Relationship Id="rId49" Type="http://schemas.openxmlformats.org/officeDocument/2006/relationships/image" Target="media/image17.png"/><Relationship Id="rId57" Type="http://schemas.openxmlformats.org/officeDocument/2006/relationships/hyperlink" Target="https://va.my.salesforce.com/00O3d000000WvaY" TargetMode="External"/><Relationship Id="rId10" Type="http://schemas.openxmlformats.org/officeDocument/2006/relationships/endnotes" Target="endnotes.xml"/><Relationship Id="rId31" Type="http://schemas.openxmlformats.org/officeDocument/2006/relationships/hyperlink" Target="https://www.youtube.com/watch?v=n9GaJUlY9vw" TargetMode="External"/><Relationship Id="rId44" Type="http://schemas.openxmlformats.org/officeDocument/2006/relationships/hyperlink" Target="https://www.congress.gov/114/plaws/publ264/PLAW-114publ264.pdf" TargetMode="External"/><Relationship Id="rId52" Type="http://schemas.openxmlformats.org/officeDocument/2006/relationships/hyperlink" Target="file:///C:/Users/pquimby/Downloads/Initiative-to-component%20to%20delete%20&#8211;%20IVM%20~%20Salesforce%20-%20Unlimited%20Edition" TargetMode="External"/><Relationship Id="rId60" Type="http://schemas.openxmlformats.org/officeDocument/2006/relationships/image" Target="media/image18.png"/><Relationship Id="rId65" Type="http://schemas.openxmlformats.org/officeDocument/2006/relationships/hyperlink" Target="https://www.cem.va.gov/policies/directives.asp" TargetMode="External"/><Relationship Id="rId73" Type="http://schemas.openxmlformats.org/officeDocument/2006/relationships/image" Target="media/image20.png"/><Relationship Id="rId78" Type="http://schemas.openxmlformats.org/officeDocument/2006/relationships/hyperlink" Target="file:///C:/Users/vacowhiteb/OneDrive%20-%20Department%20of%20Veterans%20Affairs" TargetMode="External"/><Relationship Id="rId81" Type="http://schemas.openxmlformats.org/officeDocument/2006/relationships/hyperlink" Target="mailto:IVMSubscribers@va.gov" TargetMode="External"/><Relationship Id="rId86" Type="http://schemas.openxmlformats.org/officeDocument/2006/relationships/footer" Target="footer4.xml"/><Relationship Id="rId9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package" Target="embeddings/Microsoft_Visio_Drawing1.vsdx"/><Relationship Id="rId39" Type="http://schemas.openxmlformats.org/officeDocument/2006/relationships/image" Target="media/image13.png"/><Relationship Id="rId34" Type="http://schemas.openxmlformats.org/officeDocument/2006/relationships/hyperlink" Target="https://uscode.house.gov/table3/113_291.htm" TargetMode="External"/><Relationship Id="rId50" Type="http://schemas.openxmlformats.org/officeDocument/2006/relationships/hyperlink" Target="file:///C:/Users/pquimby/Downloads/Initiative-to-component%20to%20delete%20&#8211;%20IVM%20~%20Salesforce%20-%20Unlimited%20Edition" TargetMode="External"/><Relationship Id="rId55" Type="http://schemas.openxmlformats.org/officeDocument/2006/relationships/hyperlink" Target="https://va.my.salesforce.com/00O3d000000WvaY" TargetMode="External"/><Relationship Id="rId76" Type="http://schemas.openxmlformats.org/officeDocument/2006/relationships/hyperlink" Target="https://teams.microsoft.com/_" TargetMode="External"/><Relationship Id="rId7" Type="http://schemas.openxmlformats.org/officeDocument/2006/relationships/settings" Target="settings.xml"/><Relationship Id="rId71" Type="http://schemas.openxmlformats.org/officeDocument/2006/relationships/hyperlink" Target="https://benefits.va.gov/warms/" TargetMode="External"/><Relationship Id="rId9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image" Target="media/image8.svg"/><Relationship Id="rId24" Type="http://schemas.openxmlformats.org/officeDocument/2006/relationships/header" Target="header3.xml"/><Relationship Id="rId40" Type="http://schemas.openxmlformats.org/officeDocument/2006/relationships/image" Target="media/image14.png"/><Relationship Id="rId45" Type="http://schemas.openxmlformats.org/officeDocument/2006/relationships/hyperlink" Target="https://www.congress.gov/111/plaws/publ352/PLAW-111publ352.pdf" TargetMode="External"/><Relationship Id="rId66" Type="http://schemas.openxmlformats.org/officeDocument/2006/relationships/hyperlink" Target="https://www.benefits.va.gov/WARMS/20M_Directives.asp" TargetMode="External"/><Relationship Id="rId87" Type="http://schemas.openxmlformats.org/officeDocument/2006/relationships/header" Target="header8.xml"/><Relationship Id="rId61" Type="http://schemas.openxmlformats.org/officeDocument/2006/relationships/image" Target="media/image19.png"/><Relationship Id="rId82" Type="http://schemas.openxmlformats.org/officeDocument/2006/relationships/hyperlink" Target="file://vacohsm01.dva.va.gov/VACO_WorkgroupsABE$/Enterprise%20Integration/008/Strategic%20Integration/IVM/IVM%20RACI.docx" TargetMode="External"/><Relationship Id="rId19" Type="http://schemas.openxmlformats.org/officeDocument/2006/relationships/image" Target="media/image4.png"/><Relationship Id="rId14" Type="http://schemas.openxmlformats.org/officeDocument/2006/relationships/header" Target="header2.xml"/><Relationship Id="rId30" Type="http://schemas.openxmlformats.org/officeDocument/2006/relationships/hyperlink" Target="https://www.govinfo.gov/collection/gpo-style-manual" TargetMode="External"/><Relationship Id="rId35" Type="http://schemas.openxmlformats.org/officeDocument/2006/relationships/image" Target="media/image10.png"/><Relationship Id="rId56" Type="http://schemas.openxmlformats.org/officeDocument/2006/relationships/hyperlink" Target="file:///C:/Users/pquimby/Downloads/Initiative-to-component%20to%20delete%20&#8211;%20IVM%20~%20Salesforce%20-%20Unlimited%20Edition" TargetMode="External"/><Relationship Id="rId77" Type="http://schemas.openxmlformats.org/officeDocument/2006/relationships/image" Target="media/image23.png"/></Relationships>
</file>

<file path=word/_rels/footnotes.xml.rels><?xml version="1.0" encoding="UTF-8" standalone="yes"?>
<Relationships xmlns="http://schemas.openxmlformats.org/package/2006/relationships"><Relationship Id="rId2" Type="http://schemas.openxmlformats.org/officeDocument/2006/relationships/hyperlink" Target="https://www.iiba.org/knowledgehub/business-analysis-body-of-knowledge-babok-guide/2-business-analysis-key-concepts/2-3-requirements-classification-schema" TargetMode="External"/><Relationship Id="rId1" Type="http://schemas.openxmlformats.org/officeDocument/2006/relationships/hyperlink" Target="https://www.whitehouse.gov/omb/information-for-agenc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2DCD627C832C4DA57EDA2CDAF725E1" ma:contentTypeVersion="7" ma:contentTypeDescription="Create a new document." ma:contentTypeScope="" ma:versionID="6168e700ba7e3e8bde47851995992822">
  <xsd:schema xmlns:xsd="http://www.w3.org/2001/XMLSchema" xmlns:xs="http://www.w3.org/2001/XMLSchema" xmlns:p="http://schemas.microsoft.com/office/2006/metadata/properties" xmlns:ns2="25685d6f-7858-4832-8692-0b6f01073148" targetNamespace="http://schemas.microsoft.com/office/2006/metadata/properties" ma:root="true" ma:fieldsID="8ca5c69b892e9a99a921901fd1e590d5" ns2:_="">
    <xsd:import namespace="25685d6f-7858-4832-8692-0b6f010731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685d6f-7858-4832-8692-0b6f010731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517437-8726-4945-8385-FFEDE525A97B}"/>
</file>

<file path=customXml/itemProps2.xml><?xml version="1.0" encoding="utf-8"?>
<ds:datastoreItem xmlns:ds="http://schemas.openxmlformats.org/officeDocument/2006/customXml" ds:itemID="{6E98309F-4443-465C-A713-E8CE2BD0819E}">
  <ds:schemaRefs>
    <ds:schemaRef ds:uri="http://schemas.microsoft.com/office/2006/metadata/properties"/>
    <ds:schemaRef ds:uri="http://schemas.microsoft.com/office/infopath/2007/PartnerControls"/>
    <ds:schemaRef ds:uri="73fb875a-8af9-4255-b008-0995492d31cd"/>
    <ds:schemaRef ds:uri="0e609417-2a00-43b1-a88d-9413f100b2dc"/>
    <ds:schemaRef ds:uri="93131e7f-6230-4aee-b0f3-000b9be08391"/>
  </ds:schemaRefs>
</ds:datastoreItem>
</file>

<file path=customXml/itemProps3.xml><?xml version="1.0" encoding="utf-8"?>
<ds:datastoreItem xmlns:ds="http://schemas.openxmlformats.org/officeDocument/2006/customXml" ds:itemID="{48F74712-3A00-47F4-A96F-4AB039336AAC}">
  <ds:schemaRefs>
    <ds:schemaRef ds:uri="http://schemas.microsoft.com/sharepoint/v3/contenttype/forms"/>
  </ds:schemaRefs>
</ds:datastoreItem>
</file>

<file path=customXml/itemProps4.xml><?xml version="1.0" encoding="utf-8"?>
<ds:datastoreItem xmlns:ds="http://schemas.openxmlformats.org/officeDocument/2006/customXml" ds:itemID="{811C01E2-CFD8-4553-A435-81FF0FE98F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28547</Words>
  <Characters>162719</Characters>
  <Application>Microsoft Office Word</Application>
  <DocSecurity>0</DocSecurity>
  <PresentationFormat/>
  <Lines>1355</Lines>
  <Paragraphs>381</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Lilyestrom, Lynda - FSIS</dc:creator>
  <cp:keywords/>
  <dc:description/>
  <cp:lastModifiedBy>White, Basil - MRP-APHIS</cp:lastModifiedBy>
  <cp:revision>23</cp:revision>
  <cp:lastPrinted>2011-09-01T08:59:00Z</cp:lastPrinted>
  <dcterms:created xsi:type="dcterms:W3CDTF">2025-05-28T16:44:00Z</dcterms:created>
  <dcterms:modified xsi:type="dcterms:W3CDTF">2025-07-11T15:56:00Z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0x010100F02DCD627C832C4DA57EDA2CDAF725E1</vt:lpwstr>
  </property>
  <property fmtid="{D5CDD505-2E9C-101B-9397-08002B2CF9AE}" pid="3" name="MediaServiceImageTags">
    <vt:lpwstr/>
  </property>
  <property fmtid="{D5CDD505-2E9C-101B-9397-08002B2CF9AE}" pid="4" name="NewFilePath">
    <vt:lpwstr>https://usdagcc.sharepoint.com/sites/MRP-APHIS-VS-SharePointTeam/IVN_Document_Library/IVN_SOPandInstructions.docx, https://usdagcc.sharepoint.com/sites/MRP-APHIS-VS-SharePointTeam/IVN_Document_Library/IVN_SOPandInstructions.docx</vt:lpwstr>
  </property>
  <property fmtid="{D5CDD505-2E9C-101B-9397-08002B2CF9AE}" pid="5" name="LastModifiedBy">
    <vt:lpwstr>Basil.White@usda.gov</vt:lpwstr>
  </property>
  <property fmtid="{D5CDD505-2E9C-101B-9397-08002B2CF9AE}" pid="6" name="Isbeingmapped">
    <vt:lpwstr>N/A</vt:lpwstr>
  </property>
  <property fmtid="{D5CDD505-2E9C-101B-9397-08002B2CF9AE}" pid="7" name="Product Category">
    <vt:lpwstr>To Be Filed</vt:lpwstr>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y fmtid="{D5CDD505-2E9C-101B-9397-08002B2CF9AE}" pid="15" name="Document Type">
    <vt:lpwstr>Guidance / Training</vt:lpwstr>
  </property>
  <property fmtid="{D5CDD505-2E9C-101B-9397-08002B2CF9AE}" pid="16" name="xd_Signature">
    <vt:bool>false</vt:bool>
  </property>
  <property fmtid="{D5CDD505-2E9C-101B-9397-08002B2CF9AE}" pid="17" name="SharedWithUsers">
    <vt:lpwstr>300;#Korobov, Marina;#89;#Martin, Beth A;#774;#White, Basil - MRP-APHIS;#1113;#Witt, Derek - MRP-APHIS</vt:lpwstr>
  </property>
  <property fmtid="{D5CDD505-2E9C-101B-9397-08002B2CF9AE}" pid="18" name="Status">
    <vt:lpwstr>To Be Filed</vt:lpwstr>
  </property>
</Properties>
</file>